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footer18.xml" ContentType="application/vnd.openxmlformats-officedocument.wordprocessingml.footer+xml"/>
  <Override PartName="/word/header15.xml" ContentType="application/vnd.openxmlformats-officedocument.wordprocessingml.header+xml"/>
  <Override PartName="/word/footer19.xml" ContentType="application/vnd.openxmlformats-officedocument.wordprocessingml.footer+xml"/>
  <Override PartName="/word/header16.xml" ContentType="application/vnd.openxmlformats-officedocument.wordprocessingml.header+xml"/>
  <Override PartName="/word/footer20.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footer24.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B7185B6" w14:textId="77777777" w:rsidR="00B513FC" w:rsidRDefault="004F4D39">
      <w:pPr>
        <w:framePr w:w="6921" w:h="1134" w:hSpace="142" w:wrap="notBeside" w:vAnchor="page" w:hAnchor="page" w:x="2296" w:y="1429"/>
        <w:spacing w:afterLines="50" w:after="120" w:line="276" w:lineRule="auto"/>
        <w:rPr>
          <w:sz w:val="18"/>
        </w:rPr>
      </w:pPr>
      <w:r>
        <w:rPr>
          <w:sz w:val="18"/>
        </w:rPr>
        <w:t>FACULTY OF SCIENCE AND BIO-ENGINEERING SCIENCES</w:t>
      </w:r>
    </w:p>
    <w:p w14:paraId="6D236065" w14:textId="77777777" w:rsidR="00B513FC" w:rsidRDefault="004F4D39">
      <w:pPr>
        <w:framePr w:w="6921" w:h="1134" w:hSpace="142" w:wrap="notBeside" w:vAnchor="page" w:hAnchor="page" w:x="2296" w:y="1429"/>
        <w:spacing w:afterLines="50" w:after="120" w:line="276" w:lineRule="auto"/>
        <w:rPr>
          <w:sz w:val="18"/>
        </w:rPr>
      </w:pPr>
      <w:r>
        <w:rPr>
          <w:sz w:val="18"/>
        </w:rPr>
        <w:t>Department of Computer Science</w:t>
      </w:r>
    </w:p>
    <w:p w14:paraId="0135F543" w14:textId="77777777" w:rsidR="00B513FC" w:rsidRDefault="004F4D39">
      <w:pPr>
        <w:framePr w:w="6921" w:h="1134" w:hSpace="142" w:wrap="notBeside" w:vAnchor="page" w:hAnchor="page" w:x="2296" w:y="1429"/>
        <w:spacing w:afterLines="50" w:after="120" w:line="276" w:lineRule="auto"/>
        <w:rPr>
          <w:sz w:val="18"/>
        </w:rPr>
      </w:pPr>
      <w:r>
        <w:rPr>
          <w:sz w:val="18"/>
        </w:rPr>
        <w:t>Software Languages Lab</w:t>
      </w:r>
    </w:p>
    <w:p w14:paraId="0E0EB47B" w14:textId="77777777" w:rsidR="00B513FC" w:rsidRDefault="0057338F">
      <w:pPr>
        <w:framePr w:w="6921" w:h="1134" w:hSpace="142" w:wrap="notBeside" w:vAnchor="page" w:hAnchor="page" w:x="2296" w:y="1429"/>
        <w:spacing w:afterLines="50" w:after="120" w:line="276" w:lineRule="auto"/>
        <w:rPr>
          <w:rFonts w:ascii="Times New Roman" w:hAnsi="Times New Roman"/>
          <w:sz w:val="32"/>
        </w:rPr>
      </w:pPr>
      <w:r>
        <w:pict w14:anchorId="29340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9" o:spid="_x0000_s1074" type="#_x0000_t75" style="position:absolute;margin-left:-67.15pt;margin-top:-112.7pt;width:214.3pt;height:51.45pt;z-index:-251658240">
            <v:imagedata r:id="rId8" o:title="VUB_logo"/>
          </v:shape>
        </w:pict>
      </w:r>
      <w:r>
        <w:pict w14:anchorId="4B8638AA">
          <v:line id="Line_x0020_2" o:spid="_x0000_s1075" style="position:absolute;z-index:251695104;mso-position-horizontal-relative:page;mso-position-vertical-relative:page" from="109.45pt,73.7pt" to="109.5pt,773.85pt" o:preferrelative="t" o:allowincell="f">
            <v:stroke miterlimit="2"/>
            <w10:wrap anchorx="page" anchory="page"/>
          </v:line>
        </w:pict>
      </w:r>
    </w:p>
    <w:p w14:paraId="652E7B72" w14:textId="77777777" w:rsidR="00B513FC" w:rsidRDefault="00B513FC">
      <w:pPr>
        <w:spacing w:afterLines="50" w:after="120" w:line="276" w:lineRule="auto"/>
        <w:jc w:val="both"/>
        <w:rPr>
          <w:rFonts w:ascii="Times New Roman" w:eastAsia="黑体" w:hAnsi="Times New Roman"/>
          <w:sz w:val="52"/>
        </w:rPr>
      </w:pPr>
    </w:p>
    <w:p w14:paraId="4342A290" w14:textId="77777777" w:rsidR="00B513FC" w:rsidRDefault="00B513FC">
      <w:pPr>
        <w:spacing w:afterLines="50" w:after="120" w:line="276" w:lineRule="auto"/>
        <w:jc w:val="both"/>
        <w:rPr>
          <w:rFonts w:ascii="Times New Roman" w:eastAsia="黑体" w:hAnsi="Times New Roman"/>
          <w:sz w:val="52"/>
        </w:rPr>
      </w:pPr>
    </w:p>
    <w:p w14:paraId="6E633DE2" w14:textId="77777777" w:rsidR="00B513FC" w:rsidRDefault="00B513FC">
      <w:pPr>
        <w:spacing w:afterLines="50" w:after="120" w:line="276" w:lineRule="auto"/>
        <w:ind w:left="540"/>
        <w:jc w:val="both"/>
        <w:rPr>
          <w:sz w:val="28"/>
        </w:rPr>
      </w:pPr>
    </w:p>
    <w:p w14:paraId="704A038E" w14:textId="77777777" w:rsidR="00B513FC" w:rsidRDefault="00B513FC">
      <w:pPr>
        <w:spacing w:afterLines="50" w:after="120" w:line="276" w:lineRule="auto"/>
        <w:ind w:left="540"/>
        <w:jc w:val="both"/>
        <w:rPr>
          <w:sz w:val="28"/>
        </w:rPr>
      </w:pPr>
    </w:p>
    <w:p w14:paraId="6277538C" w14:textId="77777777" w:rsidR="00B513FC" w:rsidRDefault="004F4D39">
      <w:pPr>
        <w:spacing w:afterLines="50" w:after="120" w:line="276" w:lineRule="auto"/>
        <w:ind w:left="540"/>
        <w:jc w:val="both"/>
      </w:pPr>
      <w:r>
        <w:rPr>
          <w:sz w:val="44"/>
          <w:szCs w:val="44"/>
        </w:rPr>
        <w:t>Tier splitting using Static analysis</w:t>
      </w:r>
      <w:r>
        <w:rPr>
          <w:rFonts w:ascii="Calibri" w:eastAsia="黑体" w:hAnsi="Calibri" w:cs="Calibri" w:hint="eastAsia"/>
          <w:sz w:val="52"/>
        </w:rPr>
        <w:t xml:space="preserve"> </w:t>
      </w:r>
    </w:p>
    <w:p w14:paraId="16CD1088" w14:textId="77777777" w:rsidR="00B513FC" w:rsidRDefault="0057338F">
      <w:pPr>
        <w:spacing w:after="50" w:line="276" w:lineRule="auto"/>
        <w:jc w:val="both"/>
      </w:pPr>
      <w:r>
        <w:pict w14:anchorId="7738AEBE">
          <v:line id="Line_x0020_3" o:spid="_x0000_s1076" style="position:absolute;left:0;text-align:left;z-index:251696128;mso-position-horizontal-relative:page;mso-position-vertical-relative:page" from="109.15pt,368.55pt" to="566.95pt,368.6pt" o:preferrelative="t" o:allowincell="f">
            <v:stroke miterlimit="2"/>
            <w10:wrap anchorx="page" anchory="page"/>
          </v:line>
        </w:pict>
      </w:r>
    </w:p>
    <w:p w14:paraId="53FFEFBF" w14:textId="77777777" w:rsidR="00B513FC" w:rsidRDefault="004F4D39">
      <w:pPr>
        <w:tabs>
          <w:tab w:val="left" w:pos="1260"/>
        </w:tabs>
        <w:spacing w:after="50" w:line="240" w:lineRule="auto"/>
        <w:ind w:left="540"/>
        <w:jc w:val="both"/>
      </w:pPr>
      <w:r>
        <w:rPr>
          <w:rFonts w:hint="eastAsia"/>
        </w:rPr>
        <w:t xml:space="preserve">Thesis </w:t>
      </w:r>
      <w:r>
        <w:t>submitted in partial fulfilment of the requirements for the Master :</w:t>
      </w:r>
    </w:p>
    <w:p w14:paraId="1C9D5106" w14:textId="77777777" w:rsidR="00B513FC" w:rsidRDefault="004F4D39">
      <w:pPr>
        <w:tabs>
          <w:tab w:val="left" w:pos="1260"/>
        </w:tabs>
        <w:spacing w:line="240" w:lineRule="auto"/>
        <w:ind w:left="540"/>
        <w:jc w:val="both"/>
      </w:pPr>
      <w:r>
        <w:t>Master of Science in Applied Sciences and Engineering: Applied Computer Science</w:t>
      </w:r>
      <w:r>
        <w:rPr>
          <w:rFonts w:hint="eastAsia"/>
        </w:rPr>
        <w:t>, by</w:t>
      </w:r>
    </w:p>
    <w:p w14:paraId="5A3A1677" w14:textId="77777777" w:rsidR="00B513FC" w:rsidRDefault="0057338F">
      <w:pPr>
        <w:spacing w:beforeLines="100" w:before="240" w:afterLines="50" w:after="120" w:line="240" w:lineRule="auto"/>
        <w:ind w:left="540"/>
        <w:jc w:val="both"/>
        <w:rPr>
          <w:sz w:val="28"/>
        </w:rPr>
      </w:pPr>
      <w:r>
        <w:rPr>
          <w:sz w:val="28"/>
        </w:rPr>
        <w:pict w14:anchorId="549498D2">
          <v:line id="Line_x0020_4" o:spid="_x0000_s1077" style="position:absolute;left:0;text-align:left;z-index:251697152;mso-position-horizontal-relative:page;mso-position-vertical-relative:page" from="109.15pt,425.25pt" to="566.95pt,425.3pt" o:preferrelative="t" o:allowincell="f">
            <v:stroke miterlimit="2"/>
            <w10:wrap anchorx="page" anchory="page"/>
          </v:line>
        </w:pict>
      </w:r>
      <w:r w:rsidR="004F4D39">
        <w:rPr>
          <w:rFonts w:hint="eastAsia"/>
          <w:sz w:val="28"/>
        </w:rPr>
        <w:t>AI Xinran</w:t>
      </w:r>
    </w:p>
    <w:p w14:paraId="017CB16B" w14:textId="77777777" w:rsidR="00B513FC" w:rsidRDefault="00B513FC">
      <w:pPr>
        <w:spacing w:afterLines="50" w:after="120" w:line="276" w:lineRule="auto"/>
        <w:ind w:left="540"/>
        <w:jc w:val="both"/>
      </w:pPr>
    </w:p>
    <w:p w14:paraId="27AF15B6" w14:textId="77777777" w:rsidR="00B513FC" w:rsidRDefault="004F4D39">
      <w:pPr>
        <w:spacing w:afterLines="50" w:after="120" w:line="276" w:lineRule="auto"/>
        <w:ind w:left="540"/>
        <w:jc w:val="both"/>
      </w:pPr>
      <w:r>
        <w:t>Academic year: 2014-2015</w:t>
      </w:r>
    </w:p>
    <w:p w14:paraId="02E0B7AC" w14:textId="77777777" w:rsidR="00B513FC" w:rsidRDefault="00B513FC">
      <w:pPr>
        <w:spacing w:afterLines="50" w:after="120" w:line="276" w:lineRule="auto"/>
        <w:ind w:left="540"/>
        <w:jc w:val="both"/>
      </w:pPr>
    </w:p>
    <w:p w14:paraId="01F2E438" w14:textId="77777777" w:rsidR="00B513FC" w:rsidRDefault="004F4D39">
      <w:pPr>
        <w:spacing w:afterLines="50" w:after="120" w:line="276" w:lineRule="auto"/>
        <w:ind w:left="540"/>
        <w:jc w:val="both"/>
      </w:pPr>
      <w:r>
        <w:t>Promoter: Prof. dr. Coen De Roover</w:t>
      </w:r>
    </w:p>
    <w:p w14:paraId="5E29DFF2" w14:textId="77777777" w:rsidR="00B513FC" w:rsidRDefault="004F4D39">
      <w:pPr>
        <w:spacing w:afterLines="50" w:after="120" w:line="276" w:lineRule="auto"/>
        <w:ind w:left="540"/>
        <w:jc w:val="both"/>
      </w:pPr>
      <w:r>
        <w:t>Guidance by: Laure Philips</w:t>
      </w:r>
    </w:p>
    <w:p w14:paraId="07812476" w14:textId="77777777" w:rsidR="00B513FC" w:rsidRDefault="004F4D39">
      <w:pPr>
        <w:spacing w:afterLines="50" w:after="120" w:line="276" w:lineRule="auto"/>
        <w:ind w:firstLine="700"/>
        <w:jc w:val="both"/>
      </w:pPr>
      <w:r>
        <w:rPr>
          <w:rFonts w:hint="eastAsia"/>
        </w:rPr>
        <w:t xml:space="preserve">                 </w:t>
      </w:r>
      <w:r>
        <w:t>Jens Nicolay</w:t>
      </w:r>
    </w:p>
    <w:p w14:paraId="0060796B" w14:textId="77777777" w:rsidR="00B513FC" w:rsidRDefault="00B513FC">
      <w:pPr>
        <w:spacing w:afterLines="50" w:after="120" w:line="276" w:lineRule="auto"/>
        <w:ind w:left="540"/>
        <w:jc w:val="both"/>
      </w:pPr>
    </w:p>
    <w:p w14:paraId="101EBA57" w14:textId="77777777" w:rsidR="00B513FC" w:rsidRDefault="00B513FC">
      <w:pPr>
        <w:spacing w:afterLines="50" w:after="120" w:line="276" w:lineRule="auto"/>
        <w:jc w:val="both"/>
        <w:rPr>
          <w:sz w:val="20"/>
        </w:rPr>
      </w:pPr>
    </w:p>
    <w:p w14:paraId="05DF657D" w14:textId="77777777" w:rsidR="00B513FC" w:rsidRDefault="00B513FC">
      <w:pPr>
        <w:spacing w:afterLines="50" w:after="120" w:line="276" w:lineRule="auto"/>
        <w:jc w:val="both"/>
      </w:pPr>
    </w:p>
    <w:p w14:paraId="664531FF" w14:textId="77777777" w:rsidR="00B513FC" w:rsidRDefault="00B513FC">
      <w:pPr>
        <w:spacing w:afterLines="50" w:after="120" w:line="276" w:lineRule="auto"/>
        <w:jc w:val="both"/>
      </w:pPr>
    </w:p>
    <w:p w14:paraId="079C01E0" w14:textId="77777777" w:rsidR="00B513FC" w:rsidRDefault="00B513FC">
      <w:pPr>
        <w:spacing w:afterLines="50" w:after="120" w:line="276" w:lineRule="auto"/>
        <w:jc w:val="both"/>
      </w:pPr>
    </w:p>
    <w:p w14:paraId="0700AC32" w14:textId="77777777" w:rsidR="00B513FC" w:rsidRDefault="00B513FC">
      <w:pPr>
        <w:spacing w:afterLines="50" w:after="120" w:line="276" w:lineRule="auto"/>
        <w:jc w:val="both"/>
      </w:pPr>
    </w:p>
    <w:p w14:paraId="3FDAA805" w14:textId="77777777" w:rsidR="00B513FC" w:rsidRDefault="0057338F">
      <w:pPr>
        <w:spacing w:afterLines="50" w:after="120" w:line="276" w:lineRule="auto"/>
        <w:jc w:val="both"/>
      </w:pPr>
      <w:r>
        <w:rPr>
          <w:sz w:val="20"/>
        </w:rPr>
        <w:pict w14:anchorId="63B79C69">
          <v:shape id="Picture_x0020_6" o:spid="_x0000_s1078" type="#_x0000_t75" style="position:absolute;left:0;text-align:left;margin-left:436.3pt;margin-top:641.1pt;width:121.9pt;height:118.95pt;z-index:251699200;mso-position-horizontal-relative:page;mso-position-vertical-relative:page">
            <v:imagedata r:id="rId9" o:title="" blacklevel="17694f"/>
            <w10:wrap anchorx="page" anchory="page"/>
          </v:shape>
        </w:pict>
      </w:r>
    </w:p>
    <w:p w14:paraId="426CA7F3" w14:textId="77777777" w:rsidR="00B513FC" w:rsidRDefault="00B513FC">
      <w:pPr>
        <w:spacing w:afterLines="50" w:after="120" w:line="276" w:lineRule="auto"/>
        <w:jc w:val="both"/>
      </w:pPr>
    </w:p>
    <w:p w14:paraId="5D73F0D7" w14:textId="77777777" w:rsidR="00B513FC" w:rsidRDefault="00B513FC">
      <w:pPr>
        <w:spacing w:afterLines="50" w:after="120" w:line="276" w:lineRule="auto"/>
        <w:jc w:val="both"/>
      </w:pPr>
    </w:p>
    <w:p w14:paraId="43EB4099" w14:textId="77777777" w:rsidR="00B513FC" w:rsidRDefault="00B513FC">
      <w:pPr>
        <w:spacing w:afterLines="50" w:after="120" w:line="276" w:lineRule="auto"/>
        <w:jc w:val="both"/>
      </w:pPr>
    </w:p>
    <w:p w14:paraId="3319F4EA" w14:textId="77777777" w:rsidR="00B513FC" w:rsidRDefault="00B513FC">
      <w:pPr>
        <w:spacing w:afterLines="50" w:after="120" w:line="276" w:lineRule="auto"/>
        <w:jc w:val="both"/>
        <w:sectPr w:rsidR="00B513FC">
          <w:headerReference w:type="even" r:id="rId10"/>
          <w:headerReference w:type="default" r:id="rId11"/>
          <w:footerReference w:type="even" r:id="rId12"/>
          <w:footerReference w:type="default" r:id="rId13"/>
          <w:headerReference w:type="first" r:id="rId14"/>
          <w:footerReference w:type="first" r:id="rId15"/>
          <w:type w:val="continuous"/>
          <w:pgSz w:w="11900" w:h="16838"/>
          <w:pgMar w:top="2154" w:right="2341" w:bottom="2154" w:left="2341" w:header="720" w:footer="0" w:gutter="0"/>
          <w:pgNumType w:fmt="upperRoman" w:start="1"/>
          <w:cols w:space="720"/>
          <w:docGrid w:linePitch="360"/>
        </w:sectPr>
      </w:pPr>
    </w:p>
    <w:p w14:paraId="05D58BDB" w14:textId="77777777" w:rsidR="00B513FC" w:rsidRDefault="00B513FC">
      <w:pPr>
        <w:spacing w:afterLines="50" w:after="120" w:line="276" w:lineRule="auto"/>
        <w:jc w:val="both"/>
      </w:pPr>
    </w:p>
    <w:p w14:paraId="6C62F1AD" w14:textId="77777777" w:rsidR="00B513FC" w:rsidRDefault="00B513FC">
      <w:pPr>
        <w:spacing w:afterLines="50" w:after="120" w:line="276" w:lineRule="auto"/>
        <w:jc w:val="both"/>
      </w:pPr>
    </w:p>
    <w:p w14:paraId="2ADE5EA1" w14:textId="77777777" w:rsidR="00B513FC" w:rsidRDefault="0057338F">
      <w:pPr>
        <w:spacing w:afterLines="50" w:after="120" w:line="276" w:lineRule="auto"/>
        <w:ind w:left="540"/>
        <w:jc w:val="both"/>
        <w:rPr>
          <w:rFonts w:ascii="Traditional Arabic" w:hAnsi="Traditional Arabic" w:cs="Traditional Arabic"/>
          <w:sz w:val="21"/>
          <w:szCs w:val="21"/>
        </w:rPr>
      </w:pPr>
      <w:r>
        <w:rPr>
          <w:sz w:val="20"/>
        </w:rPr>
        <w:object w:dxaOrig="6597" w:dyaOrig="1490" w14:anchorId="15F8461C">
          <v:shape id="Picture_x0020_5" o:spid="_x0000_s1370" type="#_x0000_t75" style="position:absolute;left:0;text-align:left;margin-left:358.1pt;margin-top:-242.5pt;width:73.85pt;height:73.4pt;z-index:251698176" o:allowincell="f">
            <v:imagedata r:id="rId16" o:title=""/>
          </v:shape>
          <o:OLEObject Type="Embed" ProgID="Word.Picture.8" ShapeID="Picture_x0020_5" DrawAspect="Content" ObjectID="_1501677960" r:id="rId17"/>
        </w:object>
      </w:r>
      <w:r>
        <w:rPr>
          <w:rFonts w:ascii="Times New Roman" w:eastAsia="Arial Unicode MS" w:hAnsi="Times New Roman"/>
          <w:color w:val="000000"/>
          <w:kern w:val="2"/>
          <w:sz w:val="21"/>
          <w:szCs w:val="21"/>
          <w:u w:color="000000"/>
          <w:lang w:eastAsia="en-US"/>
        </w:rPr>
        <w:pict w14:anchorId="70A64B1A">
          <v:shapetype id="_x0000_t202" coordsize="21600,21600" o:spt="202" path="m0,0l0,21600,21600,21600,21600,0xe">
            <v:stroke joinstyle="miter"/>
            <v:path gradientshapeok="t" o:connecttype="rect"/>
          </v:shapetype>
          <v:shape id="Text_x0020_Box_x0020_2" o:spid="_x0000_s1080" type="#_x0000_t202" style="position:absolute;left:0;text-align:left;margin-left:-23pt;margin-top:113.4pt;width:405.75pt;height:117.1pt;z-index:251700224" o:preferrelative="t" filled="f" stroked="f">
            <v:textbox>
              <w:txbxContent>
                <w:p w14:paraId="5AF9E09C" w14:textId="77777777" w:rsidR="0057338F" w:rsidRDefault="0057338F"/>
              </w:txbxContent>
            </v:textbox>
          </v:shape>
        </w:pict>
      </w:r>
    </w:p>
    <w:p w14:paraId="2FE105CE" w14:textId="77777777" w:rsidR="00B513FC" w:rsidRDefault="00B513FC">
      <w:pPr>
        <w:spacing w:afterLines="50" w:after="120" w:line="276" w:lineRule="auto"/>
        <w:rPr>
          <w:rFonts w:ascii="Traditional Arabic" w:hAnsi="Traditional Arabic" w:cs="Traditional Arabic"/>
          <w:sz w:val="21"/>
          <w:szCs w:val="21"/>
        </w:rPr>
      </w:pPr>
    </w:p>
    <w:p w14:paraId="66A875F7" w14:textId="77777777" w:rsidR="00B513FC" w:rsidRDefault="00B513FC">
      <w:pPr>
        <w:spacing w:afterLines="50" w:after="120" w:line="276" w:lineRule="auto"/>
        <w:rPr>
          <w:rFonts w:ascii="Traditional Arabic" w:hAnsi="Traditional Arabic" w:cs="Traditional Arabic"/>
          <w:sz w:val="21"/>
          <w:szCs w:val="21"/>
        </w:rPr>
      </w:pPr>
    </w:p>
    <w:p w14:paraId="67C28588" w14:textId="77777777" w:rsidR="00B513FC" w:rsidRDefault="00B513FC">
      <w:pPr>
        <w:spacing w:afterLines="50" w:after="120" w:line="276" w:lineRule="auto"/>
        <w:rPr>
          <w:rFonts w:ascii="Traditional Arabic" w:hAnsi="Traditional Arabic" w:cs="Traditional Arabic"/>
          <w:sz w:val="21"/>
          <w:szCs w:val="21"/>
        </w:rPr>
      </w:pPr>
    </w:p>
    <w:p w14:paraId="2C899577" w14:textId="77777777" w:rsidR="00B513FC" w:rsidRDefault="00B513FC">
      <w:pPr>
        <w:spacing w:afterLines="50" w:after="120" w:line="276" w:lineRule="auto"/>
        <w:rPr>
          <w:rFonts w:ascii="Traditional Arabic" w:hAnsi="Traditional Arabic" w:cs="Traditional Arabic"/>
          <w:sz w:val="21"/>
          <w:szCs w:val="21"/>
        </w:rPr>
      </w:pPr>
    </w:p>
    <w:p w14:paraId="3537AEA7" w14:textId="77777777" w:rsidR="00B513FC" w:rsidRDefault="00B513FC">
      <w:pPr>
        <w:spacing w:afterLines="50" w:after="120" w:line="276" w:lineRule="auto"/>
        <w:rPr>
          <w:rFonts w:ascii="Traditional Arabic" w:hAnsi="Traditional Arabic" w:cs="Traditional Arabic"/>
          <w:sz w:val="21"/>
          <w:szCs w:val="21"/>
        </w:rPr>
      </w:pPr>
    </w:p>
    <w:p w14:paraId="34340DE4" w14:textId="77777777" w:rsidR="00B513FC" w:rsidRDefault="00B513FC">
      <w:pPr>
        <w:spacing w:afterLines="50" w:after="120" w:line="276" w:lineRule="auto"/>
        <w:rPr>
          <w:rFonts w:ascii="Traditional Arabic" w:hAnsi="Traditional Arabic" w:cs="Traditional Arabic"/>
          <w:sz w:val="21"/>
          <w:szCs w:val="21"/>
        </w:rPr>
      </w:pPr>
    </w:p>
    <w:p w14:paraId="4C05B9C5" w14:textId="77777777" w:rsidR="00B513FC" w:rsidRDefault="00B513FC">
      <w:pPr>
        <w:spacing w:afterLines="50" w:after="120" w:line="276" w:lineRule="auto"/>
        <w:rPr>
          <w:rFonts w:ascii="Traditional Arabic" w:hAnsi="Traditional Arabic" w:cs="Traditional Arabic"/>
          <w:sz w:val="21"/>
          <w:szCs w:val="21"/>
        </w:rPr>
      </w:pPr>
    </w:p>
    <w:p w14:paraId="12B4A185" w14:textId="77777777" w:rsidR="00B513FC" w:rsidRDefault="00B513FC">
      <w:pPr>
        <w:spacing w:afterLines="50" w:after="120" w:line="276" w:lineRule="auto"/>
        <w:rPr>
          <w:rFonts w:ascii="Traditional Arabic" w:hAnsi="Traditional Arabic" w:cs="Traditional Arabic"/>
          <w:sz w:val="21"/>
          <w:szCs w:val="21"/>
        </w:rPr>
      </w:pPr>
    </w:p>
    <w:p w14:paraId="36A534D2" w14:textId="77777777" w:rsidR="00B513FC" w:rsidRDefault="00B513FC">
      <w:pPr>
        <w:spacing w:afterLines="50" w:after="120" w:line="276" w:lineRule="auto"/>
        <w:rPr>
          <w:rFonts w:ascii="Traditional Arabic" w:hAnsi="Traditional Arabic" w:cs="Traditional Arabic"/>
          <w:sz w:val="21"/>
          <w:szCs w:val="21"/>
        </w:rPr>
      </w:pPr>
    </w:p>
    <w:p w14:paraId="7AE83D65" w14:textId="77777777" w:rsidR="00B513FC" w:rsidRDefault="00B513FC">
      <w:pPr>
        <w:spacing w:afterLines="50" w:after="120" w:line="276" w:lineRule="auto"/>
        <w:rPr>
          <w:rFonts w:ascii="Traditional Arabic" w:hAnsi="Traditional Arabic" w:cs="Traditional Arabic"/>
          <w:sz w:val="21"/>
          <w:szCs w:val="21"/>
        </w:rPr>
      </w:pPr>
    </w:p>
    <w:p w14:paraId="3A88351E" w14:textId="77777777" w:rsidR="00B513FC" w:rsidRDefault="00B513FC">
      <w:pPr>
        <w:spacing w:afterLines="50" w:after="120" w:line="276" w:lineRule="auto"/>
        <w:rPr>
          <w:rFonts w:ascii="Traditional Arabic" w:hAnsi="Traditional Arabic" w:cs="Traditional Arabic"/>
          <w:sz w:val="21"/>
          <w:szCs w:val="21"/>
        </w:rPr>
      </w:pPr>
    </w:p>
    <w:p w14:paraId="166A8942" w14:textId="77777777" w:rsidR="00B513FC" w:rsidRDefault="00B513FC">
      <w:pPr>
        <w:spacing w:afterLines="50" w:after="120" w:line="276" w:lineRule="auto"/>
        <w:rPr>
          <w:rFonts w:ascii="Traditional Arabic" w:hAnsi="Traditional Arabic" w:cs="Traditional Arabic"/>
          <w:sz w:val="21"/>
          <w:szCs w:val="21"/>
        </w:rPr>
      </w:pPr>
    </w:p>
    <w:p w14:paraId="102055C9" w14:textId="77777777" w:rsidR="00B513FC" w:rsidRDefault="00B513FC">
      <w:pPr>
        <w:spacing w:afterLines="50" w:after="120" w:line="276" w:lineRule="auto"/>
        <w:rPr>
          <w:rFonts w:ascii="Traditional Arabic" w:hAnsi="Traditional Arabic" w:cs="Traditional Arabic"/>
          <w:sz w:val="21"/>
          <w:szCs w:val="21"/>
        </w:rPr>
      </w:pPr>
    </w:p>
    <w:p w14:paraId="4387CB53" w14:textId="77777777" w:rsidR="00B513FC" w:rsidRDefault="00B513FC">
      <w:pPr>
        <w:spacing w:afterLines="50" w:after="120" w:line="276" w:lineRule="auto"/>
        <w:rPr>
          <w:rFonts w:ascii="Traditional Arabic" w:hAnsi="Traditional Arabic" w:cs="Traditional Arabic"/>
          <w:sz w:val="21"/>
          <w:szCs w:val="21"/>
        </w:rPr>
      </w:pPr>
    </w:p>
    <w:p w14:paraId="4B8FF7AF" w14:textId="77777777" w:rsidR="00B513FC" w:rsidRDefault="00B513FC">
      <w:pPr>
        <w:spacing w:afterLines="50" w:after="120" w:line="276" w:lineRule="auto"/>
        <w:rPr>
          <w:rFonts w:ascii="Traditional Arabic" w:hAnsi="Traditional Arabic" w:cs="Traditional Arabic"/>
          <w:sz w:val="21"/>
          <w:szCs w:val="21"/>
        </w:rPr>
      </w:pPr>
    </w:p>
    <w:p w14:paraId="6D1DC7D1" w14:textId="77777777" w:rsidR="00B513FC" w:rsidRDefault="00B513FC">
      <w:pPr>
        <w:spacing w:afterLines="50" w:after="120" w:line="276" w:lineRule="auto"/>
        <w:rPr>
          <w:rFonts w:ascii="Traditional Arabic" w:hAnsi="Traditional Arabic" w:cs="Traditional Arabic"/>
          <w:sz w:val="21"/>
          <w:szCs w:val="21"/>
        </w:rPr>
      </w:pPr>
    </w:p>
    <w:p w14:paraId="2A879590" w14:textId="77777777" w:rsidR="00B513FC" w:rsidRDefault="00B513FC">
      <w:pPr>
        <w:spacing w:afterLines="50" w:after="120" w:line="276" w:lineRule="auto"/>
        <w:rPr>
          <w:rFonts w:ascii="Traditional Arabic" w:hAnsi="Traditional Arabic" w:cs="Traditional Arabic"/>
          <w:sz w:val="21"/>
          <w:szCs w:val="21"/>
        </w:rPr>
      </w:pPr>
    </w:p>
    <w:p w14:paraId="2E8179E0" w14:textId="77777777" w:rsidR="00B513FC" w:rsidRDefault="00B513FC">
      <w:pPr>
        <w:spacing w:afterLines="50" w:after="120" w:line="276" w:lineRule="auto"/>
        <w:rPr>
          <w:rFonts w:ascii="Traditional Arabic" w:hAnsi="Traditional Arabic" w:cs="Traditional Arabic"/>
          <w:sz w:val="21"/>
          <w:szCs w:val="21"/>
        </w:rPr>
      </w:pPr>
    </w:p>
    <w:p w14:paraId="382D4192" w14:textId="77777777" w:rsidR="00B513FC" w:rsidRDefault="00B513FC">
      <w:pPr>
        <w:spacing w:afterLines="50" w:after="120" w:line="276" w:lineRule="auto"/>
        <w:rPr>
          <w:rFonts w:ascii="Traditional Arabic" w:hAnsi="Traditional Arabic" w:cs="Traditional Arabic"/>
          <w:sz w:val="21"/>
          <w:szCs w:val="21"/>
        </w:rPr>
      </w:pPr>
    </w:p>
    <w:p w14:paraId="3B39448C" w14:textId="77777777" w:rsidR="00B513FC" w:rsidRDefault="00B513FC">
      <w:pPr>
        <w:spacing w:afterLines="50" w:after="120" w:line="276" w:lineRule="auto"/>
        <w:rPr>
          <w:rFonts w:ascii="Traditional Arabic" w:hAnsi="Traditional Arabic" w:cs="Traditional Arabic"/>
          <w:sz w:val="21"/>
          <w:szCs w:val="21"/>
        </w:rPr>
      </w:pPr>
    </w:p>
    <w:p w14:paraId="1F0785C7" w14:textId="77777777" w:rsidR="00B513FC" w:rsidRDefault="00B513FC">
      <w:pPr>
        <w:spacing w:afterLines="50" w:after="120" w:line="276" w:lineRule="auto"/>
        <w:rPr>
          <w:rFonts w:ascii="Traditional Arabic" w:hAnsi="Traditional Arabic" w:cs="Traditional Arabic"/>
          <w:sz w:val="21"/>
          <w:szCs w:val="21"/>
        </w:rPr>
      </w:pPr>
    </w:p>
    <w:p w14:paraId="7EA3F1BD" w14:textId="77777777" w:rsidR="00B513FC" w:rsidRDefault="004F4D39">
      <w:pPr>
        <w:spacing w:afterLines="50" w:after="120" w:line="276" w:lineRule="auto"/>
        <w:ind w:firstLine="700"/>
        <w:rPr>
          <w:rFonts w:ascii="Traditional Arabic" w:eastAsia="CMR17" w:hAnsi="Traditional Arabic" w:cs="Traditional Arabic"/>
          <w:sz w:val="21"/>
          <w:szCs w:val="21"/>
        </w:rPr>
        <w:sectPr w:rsidR="00B513FC">
          <w:footerReference w:type="default" r:id="rId18"/>
          <w:pgSz w:w="11900" w:h="16838"/>
          <w:pgMar w:top="2154" w:right="2341" w:bottom="2154" w:left="2341" w:header="720" w:footer="0" w:gutter="0"/>
          <w:pgNumType w:fmt="upperRoman" w:start="1"/>
          <w:cols w:space="720"/>
          <w:docGrid w:linePitch="360"/>
        </w:sectPr>
      </w:pPr>
      <w:r>
        <w:rPr>
          <w:rFonts w:ascii="Traditional Arabic" w:eastAsia="CMR10" w:hAnsi="Traditional Arabic" w:cs="Traditional Arabic"/>
          <w:sz w:val="21"/>
          <w:szCs w:val="21"/>
        </w:rPr>
        <w:t>©Vrije Universiteit Brussel, all rights reserved.</w:t>
      </w:r>
    </w:p>
    <w:p w14:paraId="727DE6AE" w14:textId="77777777" w:rsidR="00B513FC" w:rsidRDefault="00B513FC">
      <w:pPr>
        <w:spacing w:afterLines="50" w:after="120" w:line="276" w:lineRule="auto"/>
        <w:jc w:val="right"/>
        <w:rPr>
          <w:rFonts w:ascii="Times New Roman" w:eastAsia="Times New Roman" w:hAnsi="Times New Roman"/>
          <w:sz w:val="36"/>
          <w:szCs w:val="36"/>
        </w:rPr>
      </w:pPr>
    </w:p>
    <w:p w14:paraId="63078756" w14:textId="77777777" w:rsidR="00B513FC" w:rsidRDefault="00B513FC">
      <w:pPr>
        <w:widowControl w:val="0"/>
        <w:spacing w:before="156" w:afterLines="50" w:after="120" w:line="276" w:lineRule="auto"/>
        <w:rPr>
          <w:rFonts w:ascii="Times New Roman" w:eastAsia="Times New Roman" w:hAnsi="Times New Roman"/>
          <w:sz w:val="24"/>
          <w:szCs w:val="24"/>
        </w:rPr>
      </w:pPr>
    </w:p>
    <w:p w14:paraId="32DFDE43" w14:textId="77777777" w:rsidR="00B513FC" w:rsidRDefault="004F4D39">
      <w:pPr>
        <w:widowControl w:val="0"/>
        <w:spacing w:before="156" w:afterLines="50" w:after="120" w:line="276" w:lineRule="auto"/>
        <w:jc w:val="right"/>
        <w:rPr>
          <w:rFonts w:ascii="Times New Roman" w:eastAsia="Times New Roman" w:hAnsi="Times New Roman"/>
          <w:sz w:val="40"/>
          <w:szCs w:val="40"/>
        </w:rPr>
      </w:pPr>
      <w:r>
        <w:rPr>
          <w:rFonts w:ascii="Times New Roman"/>
          <w:sz w:val="40"/>
          <w:szCs w:val="40"/>
        </w:rPr>
        <w:t>Abstract</w:t>
      </w:r>
    </w:p>
    <w:p w14:paraId="515E7905" w14:textId="77777777" w:rsidR="00B513FC" w:rsidRDefault="00B513FC">
      <w:pPr>
        <w:widowControl w:val="0"/>
        <w:spacing w:before="156" w:afterLines="50" w:after="120" w:line="276" w:lineRule="auto"/>
        <w:jc w:val="both"/>
        <w:rPr>
          <w:rFonts w:ascii="Times New Roman" w:eastAsia="Times New Roman" w:hAnsi="Times New Roman"/>
          <w:sz w:val="24"/>
          <w:szCs w:val="24"/>
        </w:rPr>
      </w:pPr>
    </w:p>
    <w:p w14:paraId="30559600" w14:textId="386ADC33" w:rsidR="00B513FC" w:rsidRDefault="004F4D39">
      <w:pPr>
        <w:widowControl w:val="0"/>
        <w:spacing w:before="156" w:afterLines="50" w:after="120" w:line="276" w:lineRule="auto"/>
        <w:jc w:val="both"/>
        <w:sectPr w:rsidR="00B513FC">
          <w:headerReference w:type="default" r:id="rId19"/>
          <w:footerReference w:type="default" r:id="rId20"/>
          <w:type w:val="continuous"/>
          <w:pgSz w:w="11900" w:h="16838"/>
          <w:pgMar w:top="2154" w:right="2341" w:bottom="2154" w:left="2341" w:header="720" w:footer="0" w:gutter="0"/>
          <w:pgNumType w:fmt="upperRoman" w:start="1"/>
          <w:cols w:space="720"/>
          <w:docGrid w:linePitch="360"/>
        </w:sectPr>
      </w:pPr>
      <w:r>
        <w:rPr>
          <w:rFonts w:ascii="Times New Roman"/>
          <w:sz w:val="24"/>
          <w:szCs w:val="24"/>
        </w:rPr>
        <w:t xml:space="preserve">In contrast to respecting the three-tier architecture in traditional </w:t>
      </w:r>
      <w:r w:rsidR="0057338F">
        <w:rPr>
          <w:rFonts w:ascii="Times New Roman"/>
          <w:sz w:val="24"/>
          <w:szCs w:val="24"/>
        </w:rPr>
        <w:t>development</w:t>
      </w:r>
      <w:r>
        <w:rPr>
          <w:rFonts w:ascii="Times New Roman"/>
          <w:sz w:val="24"/>
          <w:szCs w:val="24"/>
        </w:rPr>
        <w:t xml:space="preserve"> of web application, tierless program</w:t>
      </w:r>
      <w:r w:rsidR="00397049">
        <w:rPr>
          <w:rFonts w:ascii="Times New Roman"/>
          <w:sz w:val="24"/>
          <w:szCs w:val="24"/>
        </w:rPr>
        <w:t>ming</w:t>
      </w:r>
      <w:r>
        <w:rPr>
          <w:rFonts w:ascii="Times New Roman"/>
          <w:sz w:val="24"/>
          <w:szCs w:val="24"/>
        </w:rPr>
        <w:t xml:space="preserve"> language</w:t>
      </w:r>
      <w:r w:rsidR="00397049">
        <w:rPr>
          <w:rFonts w:ascii="Times New Roman"/>
          <w:sz w:val="24"/>
          <w:szCs w:val="24"/>
        </w:rPr>
        <w:t>s</w:t>
      </w:r>
      <w:r>
        <w:rPr>
          <w:rFonts w:ascii="Times New Roman"/>
          <w:sz w:val="24"/>
          <w:szCs w:val="24"/>
        </w:rPr>
        <w:t xml:space="preserve"> try to composite technique</w:t>
      </w:r>
      <w:r w:rsidR="00397049">
        <w:rPr>
          <w:rFonts w:ascii="Times New Roman"/>
          <w:sz w:val="24"/>
          <w:szCs w:val="24"/>
        </w:rPr>
        <w:t>s</w:t>
      </w:r>
      <w:r>
        <w:rPr>
          <w:rFonts w:ascii="Times New Roman"/>
          <w:sz w:val="24"/>
          <w:szCs w:val="24"/>
        </w:rPr>
        <w:t xml:space="preserve"> in different tiers into a single-tier application. In this case, the developers no longer need to </w:t>
      </w:r>
      <w:r w:rsidR="00D03F70">
        <w:rPr>
          <w:rFonts w:ascii="Times New Roman"/>
          <w:sz w:val="24"/>
          <w:szCs w:val="24"/>
        </w:rPr>
        <w:t xml:space="preserve">be </w:t>
      </w:r>
      <w:r>
        <w:rPr>
          <w:rFonts w:ascii="Times New Roman"/>
          <w:sz w:val="24"/>
          <w:szCs w:val="24"/>
        </w:rPr>
        <w:t>concern</w:t>
      </w:r>
      <w:r w:rsidR="00D03F70">
        <w:rPr>
          <w:rFonts w:ascii="Times New Roman"/>
          <w:sz w:val="24"/>
          <w:szCs w:val="24"/>
        </w:rPr>
        <w:t>ed with</w:t>
      </w:r>
      <w:r>
        <w:rPr>
          <w:rFonts w:ascii="Times New Roman"/>
          <w:sz w:val="24"/>
          <w:szCs w:val="24"/>
        </w:rPr>
        <w:t xml:space="preserve"> </w:t>
      </w:r>
      <w:r w:rsidR="00D03F70">
        <w:rPr>
          <w:rFonts w:ascii="Times New Roman"/>
          <w:sz w:val="24"/>
          <w:szCs w:val="24"/>
        </w:rPr>
        <w:t xml:space="preserve">combining the </w:t>
      </w:r>
      <w:r>
        <w:rPr>
          <w:rFonts w:ascii="Times New Roman"/>
          <w:sz w:val="24"/>
          <w:szCs w:val="24"/>
        </w:rPr>
        <w:t>different technique</w:t>
      </w:r>
      <w:r w:rsidR="00D03F70">
        <w:rPr>
          <w:rFonts w:ascii="Times New Roman"/>
          <w:sz w:val="24"/>
          <w:szCs w:val="24"/>
        </w:rPr>
        <w:t>s of</w:t>
      </w:r>
      <w:r>
        <w:rPr>
          <w:rFonts w:ascii="Times New Roman"/>
          <w:sz w:val="24"/>
          <w:szCs w:val="24"/>
        </w:rPr>
        <w:t xml:space="preserve"> each tier. </w:t>
      </w:r>
      <w:r w:rsidR="00D03F70">
        <w:rPr>
          <w:rFonts w:ascii="Times New Roman"/>
          <w:sz w:val="24"/>
          <w:szCs w:val="24"/>
        </w:rPr>
        <w:t>In this regard</w:t>
      </w:r>
      <w:r>
        <w:rPr>
          <w:rFonts w:ascii="Times New Roman"/>
          <w:sz w:val="24"/>
          <w:szCs w:val="24"/>
        </w:rPr>
        <w:t xml:space="preserve">, we are engaging on </w:t>
      </w:r>
      <w:r w:rsidR="00D03F70">
        <w:rPr>
          <w:rFonts w:ascii="Times New Roman"/>
          <w:sz w:val="24"/>
          <w:szCs w:val="24"/>
        </w:rPr>
        <w:t>using</w:t>
      </w:r>
      <w:r>
        <w:rPr>
          <w:rFonts w:ascii="Times New Roman"/>
          <w:sz w:val="24"/>
          <w:szCs w:val="24"/>
        </w:rPr>
        <w:t xml:space="preserve"> JavaScript</w:t>
      </w:r>
      <w:r w:rsidR="00D03F70">
        <w:rPr>
          <w:rFonts w:ascii="Times New Roman"/>
          <w:sz w:val="24"/>
          <w:szCs w:val="24"/>
        </w:rPr>
        <w:t>, already the scripting language for the web but now also for the server tier</w:t>
      </w:r>
      <w:r w:rsidR="006222E1">
        <w:rPr>
          <w:rFonts w:ascii="Times New Roman"/>
          <w:sz w:val="24"/>
          <w:szCs w:val="24"/>
        </w:rPr>
        <w:t>, to</w:t>
      </w:r>
      <w:r>
        <w:rPr>
          <w:rFonts w:ascii="Times New Roman"/>
          <w:sz w:val="24"/>
          <w:szCs w:val="24"/>
        </w:rPr>
        <w:t xml:space="preserve"> accomplish </w:t>
      </w:r>
      <w:r w:rsidR="006222E1">
        <w:rPr>
          <w:rFonts w:ascii="Times New Roman"/>
          <w:sz w:val="24"/>
          <w:szCs w:val="24"/>
        </w:rPr>
        <w:t>tierless programming</w:t>
      </w:r>
      <w:r>
        <w:rPr>
          <w:rFonts w:ascii="Times New Roman"/>
          <w:sz w:val="24"/>
          <w:szCs w:val="24"/>
        </w:rPr>
        <w:t xml:space="preserve">. </w:t>
      </w:r>
      <w:r w:rsidR="006222E1">
        <w:rPr>
          <w:rFonts w:ascii="Times New Roman"/>
          <w:sz w:val="24"/>
          <w:szCs w:val="24"/>
        </w:rPr>
        <w:t>The tier splitting tool, named Stip.js, based on program slicing and abstract interpretation theory, implements this idea</w:t>
      </w:r>
      <w:r>
        <w:rPr>
          <w:rFonts w:ascii="Times New Roman"/>
          <w:sz w:val="24"/>
          <w:szCs w:val="24"/>
        </w:rPr>
        <w:t xml:space="preserve">. </w:t>
      </w:r>
      <w:r w:rsidR="006222E1">
        <w:rPr>
          <w:rFonts w:ascii="Times New Roman"/>
          <w:sz w:val="24"/>
          <w:szCs w:val="24"/>
        </w:rPr>
        <w:t>The</w:t>
      </w:r>
      <w:r>
        <w:rPr>
          <w:rFonts w:ascii="Times New Roman"/>
          <w:sz w:val="24"/>
          <w:szCs w:val="24"/>
        </w:rPr>
        <w:t xml:space="preserve"> current version of Stip.js is able to distribute code into client tier and server tier via slicing on Program Dependency Graph (PDG)</w:t>
      </w:r>
      <w:r w:rsidR="006222E1">
        <w:rPr>
          <w:rFonts w:ascii="Times New Roman"/>
          <w:sz w:val="24"/>
          <w:szCs w:val="24"/>
        </w:rPr>
        <w:t>, which is a graph-based representation of the program.</w:t>
      </w:r>
      <w:r>
        <w:rPr>
          <w:rFonts w:ascii="Times New Roman"/>
          <w:sz w:val="24"/>
          <w:szCs w:val="24"/>
        </w:rPr>
        <w:t xml:space="preserve"> </w:t>
      </w:r>
      <w:r w:rsidR="006222E1">
        <w:rPr>
          <w:rFonts w:ascii="Times New Roman"/>
          <w:sz w:val="24"/>
          <w:szCs w:val="24"/>
        </w:rPr>
        <w:t>This graph is built using a</w:t>
      </w:r>
      <w:r>
        <w:rPr>
          <w:rFonts w:ascii="Times New Roman"/>
          <w:sz w:val="24"/>
          <w:szCs w:val="24"/>
        </w:rPr>
        <w:t xml:space="preserve"> </w:t>
      </w:r>
      <w:r w:rsidR="006222E1">
        <w:rPr>
          <w:rFonts w:ascii="Times New Roman"/>
          <w:sz w:val="24"/>
          <w:szCs w:val="24"/>
        </w:rPr>
        <w:t>state graph resulting from an abstract interpretation of the program</w:t>
      </w:r>
      <w:r>
        <w:rPr>
          <w:rFonts w:ascii="Times New Roman"/>
          <w:sz w:val="24"/>
          <w:szCs w:val="24"/>
        </w:rPr>
        <w:t xml:space="preserve">. </w:t>
      </w:r>
      <w:r w:rsidR="006222E1">
        <w:rPr>
          <w:rFonts w:ascii="Times New Roman"/>
          <w:sz w:val="24"/>
          <w:szCs w:val="24"/>
        </w:rPr>
        <w:t>We</w:t>
      </w:r>
      <w:r w:rsidR="00466D0F">
        <w:rPr>
          <w:rFonts w:ascii="Times New Roman"/>
          <w:sz w:val="24"/>
          <w:szCs w:val="24"/>
        </w:rPr>
        <w:t xml:space="preserve"> investigate in</w:t>
      </w:r>
      <w:r>
        <w:rPr>
          <w:rFonts w:ascii="Times New Roman"/>
          <w:sz w:val="24"/>
          <w:szCs w:val="24"/>
        </w:rPr>
        <w:t xml:space="preserve"> a new algorithm, </w:t>
      </w:r>
      <w:r w:rsidR="00466D0F">
        <w:rPr>
          <w:rFonts w:ascii="Times New Roman"/>
          <w:sz w:val="24"/>
          <w:szCs w:val="24"/>
        </w:rPr>
        <w:t>called JipdaSlicer, that</w:t>
      </w:r>
      <w:r>
        <w:rPr>
          <w:rFonts w:ascii="Times New Roman"/>
          <w:sz w:val="24"/>
          <w:szCs w:val="24"/>
        </w:rPr>
        <w:t xml:space="preserve"> can </w:t>
      </w:r>
      <w:r w:rsidR="00466D0F">
        <w:rPr>
          <w:rFonts w:ascii="Times New Roman"/>
          <w:sz w:val="24"/>
          <w:szCs w:val="24"/>
        </w:rPr>
        <w:t xml:space="preserve">calculate a program slice </w:t>
      </w:r>
      <w:r>
        <w:rPr>
          <w:rFonts w:ascii="Times New Roman"/>
          <w:sz w:val="24"/>
          <w:szCs w:val="24"/>
        </w:rPr>
        <w:t xml:space="preserve">on </w:t>
      </w:r>
      <w:r w:rsidR="00466D0F">
        <w:rPr>
          <w:rFonts w:ascii="Times New Roman"/>
          <w:sz w:val="24"/>
          <w:szCs w:val="24"/>
        </w:rPr>
        <w:t xml:space="preserve">a </w:t>
      </w:r>
      <w:r>
        <w:rPr>
          <w:rFonts w:ascii="Times New Roman"/>
          <w:sz w:val="24"/>
          <w:szCs w:val="24"/>
        </w:rPr>
        <w:t>state graph</w:t>
      </w:r>
      <w:r w:rsidR="00466D0F">
        <w:rPr>
          <w:rFonts w:ascii="Times New Roman"/>
          <w:sz w:val="24"/>
          <w:szCs w:val="24"/>
        </w:rPr>
        <w:t xml:space="preserve"> instead of first building a Program Dependency Graph</w:t>
      </w:r>
      <w:r>
        <w:rPr>
          <w:rFonts w:ascii="Times New Roman"/>
          <w:sz w:val="24"/>
          <w:szCs w:val="24"/>
        </w:rPr>
        <w:t>. As we show in case stud</w:t>
      </w:r>
      <w:r w:rsidR="00466D0F">
        <w:rPr>
          <w:rFonts w:ascii="Times New Roman"/>
          <w:sz w:val="24"/>
          <w:szCs w:val="24"/>
        </w:rPr>
        <w:t xml:space="preserve">ies </w:t>
      </w:r>
      <w:r>
        <w:rPr>
          <w:rFonts w:ascii="Times New Roman"/>
          <w:sz w:val="24"/>
          <w:szCs w:val="24"/>
        </w:rPr>
        <w:t xml:space="preserve">on </w:t>
      </w:r>
      <w:r w:rsidR="00466D0F">
        <w:rPr>
          <w:rFonts w:ascii="Times New Roman"/>
          <w:sz w:val="24"/>
          <w:szCs w:val="24"/>
        </w:rPr>
        <w:t xml:space="preserve">such a </w:t>
      </w:r>
      <w:r>
        <w:rPr>
          <w:rFonts w:ascii="Times New Roman"/>
          <w:sz w:val="24"/>
          <w:szCs w:val="24"/>
        </w:rPr>
        <w:t>state graph, we can look up related node by matching identifiers, this is like what we did in query on PDG following data and control dependences. The visited node in final, is involved in sliced code. We elaborate the implementation of JipdaSlicer and set three test cases to validate our solution. By comparing the slicing result from JipdaSlicer with original version, we show the accuracy of sliced code and ability of analysis the syntax of conditional statements. In the conclusion, we summarize the improvement of JipdaSlicer and point out what should we do in future work.</w:t>
      </w:r>
    </w:p>
    <w:p w14:paraId="5E684807" w14:textId="77777777" w:rsidR="00B513FC" w:rsidRDefault="00B513FC">
      <w:pPr>
        <w:spacing w:afterLines="50" w:after="120" w:line="276" w:lineRule="auto"/>
        <w:jc w:val="right"/>
        <w:rPr>
          <w:rFonts w:ascii="Times New Roman" w:eastAsia="Times New Roman" w:hAnsi="Times New Roman"/>
          <w:sz w:val="36"/>
          <w:szCs w:val="36"/>
        </w:rPr>
      </w:pPr>
    </w:p>
    <w:p w14:paraId="61A02010" w14:textId="77777777" w:rsidR="00466D0F" w:rsidRPr="00466D0F" w:rsidRDefault="00466D0F" w:rsidP="00466D0F">
      <w:pPr>
        <w:spacing w:afterLines="50" w:after="120" w:line="276" w:lineRule="auto"/>
        <w:rPr>
          <w:rFonts w:ascii="Times New Roman" w:eastAsia="Times New Roman" w:hAnsi="Times New Roman"/>
          <w:b/>
          <w:sz w:val="24"/>
          <w:szCs w:val="24"/>
        </w:rPr>
      </w:pPr>
      <w:r w:rsidRPr="00466D0F">
        <w:rPr>
          <w:rFonts w:ascii="Times New Roman" w:eastAsia="Times New Roman" w:hAnsi="Times New Roman"/>
          <w:b/>
          <w:sz w:val="24"/>
          <w:szCs w:val="24"/>
        </w:rPr>
        <w:t>TODO:</w:t>
      </w:r>
    </w:p>
    <w:p w14:paraId="56FAF8C0" w14:textId="77777777" w:rsidR="00466D0F" w:rsidRPr="00466D0F" w:rsidRDefault="00466D0F" w:rsidP="00466D0F">
      <w:pPr>
        <w:spacing w:afterLines="50" w:after="120" w:line="276" w:lineRule="auto"/>
        <w:rPr>
          <w:rFonts w:ascii="Times New Roman" w:eastAsia="Times New Roman" w:hAnsi="Times New Roman"/>
          <w:sz w:val="24"/>
          <w:szCs w:val="24"/>
        </w:rPr>
      </w:pPr>
      <w:r w:rsidRPr="00466D0F">
        <w:rPr>
          <w:rFonts w:ascii="Times New Roman" w:eastAsia="Times New Roman" w:hAnsi="Times New Roman"/>
          <w:sz w:val="24"/>
          <w:szCs w:val="24"/>
        </w:rPr>
        <w:t>Try to rewrite your abstract according to the following rules (from http://users.ece.cmu.edu/~koopman/essays/abstract.html):</w:t>
      </w:r>
    </w:p>
    <w:p w14:paraId="7525D003" w14:textId="77777777" w:rsidR="00466D0F" w:rsidRPr="00466D0F" w:rsidRDefault="00466D0F" w:rsidP="00466D0F">
      <w:pPr>
        <w:numPr>
          <w:ilvl w:val="0"/>
          <w:numId w:val="12"/>
        </w:numPr>
        <w:spacing w:before="100" w:beforeAutospacing="1" w:after="100" w:afterAutospacing="1" w:line="240" w:lineRule="auto"/>
        <w:rPr>
          <w:rFonts w:ascii="Times" w:eastAsia="Times New Roman" w:hAnsi="Times"/>
          <w:sz w:val="20"/>
          <w:szCs w:val="20"/>
          <w:lang w:eastAsia="en-US"/>
        </w:rPr>
      </w:pPr>
      <w:r w:rsidRPr="00466D0F">
        <w:rPr>
          <w:rFonts w:ascii="Times" w:eastAsia="Times New Roman" w:hAnsi="Times"/>
          <w:b/>
          <w:bCs/>
          <w:sz w:val="20"/>
          <w:szCs w:val="20"/>
          <w:lang w:eastAsia="en-US"/>
        </w:rPr>
        <w:t>Motivation:</w:t>
      </w:r>
      <w:r w:rsidRPr="00466D0F">
        <w:rPr>
          <w:rFonts w:ascii="Times" w:eastAsia="Times New Roman" w:hAnsi="Times"/>
          <w:sz w:val="20"/>
          <w:szCs w:val="20"/>
          <w:lang w:eastAsia="en-US"/>
        </w:rPr>
        <w:br/>
      </w:r>
      <w:r w:rsidRPr="00466D0F">
        <w:rPr>
          <w:rFonts w:ascii="Times" w:eastAsia="Times New Roman" w:hAnsi="Times"/>
          <w:i/>
          <w:iCs/>
          <w:sz w:val="20"/>
          <w:szCs w:val="20"/>
          <w:lang w:eastAsia="en-US"/>
        </w:rPr>
        <w:t>Why do we care</w:t>
      </w:r>
      <w:r w:rsidRPr="00466D0F">
        <w:rPr>
          <w:rFonts w:ascii="Times" w:eastAsia="Times New Roman" w:hAnsi="Times"/>
          <w:sz w:val="20"/>
          <w:szCs w:val="20"/>
          <w:lang w:eastAsia="en-US"/>
        </w:rPr>
        <w:t xml:space="preserve"> about the problem and the results? If the problem isn't obviously "interesting" it might be better to put motivation first; but if your work is incremental progress on a problem that is widely recognized as important, then it is probably better to put the problem statement first to indicate which piece of the larger problem you are breaking off to work on. This section should include the importance of your work, the difficulty of the area, and the impact it might have if successful.</w:t>
      </w:r>
    </w:p>
    <w:p w14:paraId="46AA035E" w14:textId="77777777" w:rsidR="00466D0F" w:rsidRPr="00466D0F" w:rsidRDefault="00466D0F" w:rsidP="00466D0F">
      <w:pPr>
        <w:numPr>
          <w:ilvl w:val="0"/>
          <w:numId w:val="12"/>
        </w:numPr>
        <w:spacing w:before="100" w:beforeAutospacing="1" w:after="100" w:afterAutospacing="1" w:line="240" w:lineRule="auto"/>
        <w:rPr>
          <w:rFonts w:ascii="Times" w:eastAsia="Times New Roman" w:hAnsi="Times"/>
          <w:sz w:val="20"/>
          <w:szCs w:val="20"/>
          <w:lang w:eastAsia="en-US"/>
        </w:rPr>
      </w:pPr>
      <w:r w:rsidRPr="00466D0F">
        <w:rPr>
          <w:rFonts w:ascii="Times" w:eastAsia="Times New Roman" w:hAnsi="Times"/>
          <w:b/>
          <w:bCs/>
          <w:sz w:val="20"/>
          <w:szCs w:val="20"/>
          <w:lang w:eastAsia="en-US"/>
        </w:rPr>
        <w:t>Problem statement:</w:t>
      </w:r>
      <w:r w:rsidRPr="00466D0F">
        <w:rPr>
          <w:rFonts w:ascii="Times" w:eastAsia="Times New Roman" w:hAnsi="Times"/>
          <w:sz w:val="20"/>
          <w:szCs w:val="20"/>
          <w:lang w:eastAsia="en-US"/>
        </w:rPr>
        <w:br/>
        <w:t xml:space="preserve">What </w:t>
      </w:r>
      <w:r w:rsidRPr="00466D0F">
        <w:rPr>
          <w:rFonts w:ascii="Times" w:eastAsia="Times New Roman" w:hAnsi="Times"/>
          <w:i/>
          <w:iCs/>
          <w:sz w:val="20"/>
          <w:szCs w:val="20"/>
          <w:lang w:eastAsia="en-US"/>
        </w:rPr>
        <w:t>problem</w:t>
      </w:r>
      <w:r w:rsidRPr="00466D0F">
        <w:rPr>
          <w:rFonts w:ascii="Times" w:eastAsia="Times New Roman" w:hAnsi="Times"/>
          <w:sz w:val="20"/>
          <w:szCs w:val="20"/>
          <w:lang w:eastAsia="en-US"/>
        </w:rPr>
        <w:t xml:space="preserve"> are you trying to solve? What is the </w:t>
      </w:r>
      <w:r w:rsidRPr="00466D0F">
        <w:rPr>
          <w:rFonts w:ascii="Times" w:eastAsia="Times New Roman" w:hAnsi="Times"/>
          <w:i/>
          <w:iCs/>
          <w:sz w:val="20"/>
          <w:szCs w:val="20"/>
          <w:lang w:eastAsia="en-US"/>
        </w:rPr>
        <w:t>scope</w:t>
      </w:r>
      <w:r w:rsidRPr="00466D0F">
        <w:rPr>
          <w:rFonts w:ascii="Times" w:eastAsia="Times New Roman" w:hAnsi="Times"/>
          <w:sz w:val="20"/>
          <w:szCs w:val="20"/>
          <w:lang w:eastAsia="en-US"/>
        </w:rPr>
        <w:t xml:space="preserve"> of your work (a </w:t>
      </w:r>
      <w:r w:rsidRPr="00466D0F">
        <w:rPr>
          <w:rFonts w:ascii="Times" w:eastAsia="Times New Roman" w:hAnsi="Times"/>
          <w:sz w:val="20"/>
          <w:szCs w:val="20"/>
          <w:lang w:eastAsia="en-US"/>
        </w:rPr>
        <w:lastRenderedPageBreak/>
        <w:t>generalized approach, or for a specific situation)? Be careful not to use too much jargon. In some cases it is appropriate to put the problem statement before the motivation, but usually this only works if most readers already understand why the problem is important.</w:t>
      </w:r>
    </w:p>
    <w:p w14:paraId="035005CB" w14:textId="77777777" w:rsidR="00466D0F" w:rsidRPr="00466D0F" w:rsidRDefault="00466D0F" w:rsidP="00466D0F">
      <w:pPr>
        <w:numPr>
          <w:ilvl w:val="0"/>
          <w:numId w:val="12"/>
        </w:numPr>
        <w:spacing w:before="100" w:beforeAutospacing="1" w:after="100" w:afterAutospacing="1" w:line="240" w:lineRule="auto"/>
        <w:rPr>
          <w:rFonts w:ascii="Times" w:eastAsia="Times New Roman" w:hAnsi="Times"/>
          <w:sz w:val="20"/>
          <w:szCs w:val="20"/>
          <w:lang w:eastAsia="en-US"/>
        </w:rPr>
      </w:pPr>
      <w:r w:rsidRPr="00466D0F">
        <w:rPr>
          <w:rFonts w:ascii="Times" w:eastAsia="Times New Roman" w:hAnsi="Times"/>
          <w:b/>
          <w:bCs/>
          <w:sz w:val="20"/>
          <w:szCs w:val="20"/>
          <w:lang w:eastAsia="en-US"/>
        </w:rPr>
        <w:t>Approach:</w:t>
      </w:r>
      <w:r w:rsidRPr="00466D0F">
        <w:rPr>
          <w:rFonts w:ascii="Times" w:eastAsia="Times New Roman" w:hAnsi="Times"/>
          <w:sz w:val="20"/>
          <w:szCs w:val="20"/>
          <w:lang w:eastAsia="en-US"/>
        </w:rPr>
        <w:br/>
      </w:r>
      <w:r w:rsidRPr="00466D0F">
        <w:rPr>
          <w:rFonts w:ascii="Times" w:eastAsia="Times New Roman" w:hAnsi="Times"/>
          <w:i/>
          <w:iCs/>
          <w:sz w:val="20"/>
          <w:szCs w:val="20"/>
          <w:lang w:eastAsia="en-US"/>
        </w:rPr>
        <w:t>How did you go about solving</w:t>
      </w:r>
      <w:r w:rsidRPr="00466D0F">
        <w:rPr>
          <w:rFonts w:ascii="Times" w:eastAsia="Times New Roman" w:hAnsi="Times"/>
          <w:sz w:val="20"/>
          <w:szCs w:val="20"/>
          <w:lang w:eastAsia="en-US"/>
        </w:rPr>
        <w:t xml:space="preserve"> or making progress on the problem? Did you use simulation, analytic models, prototype construction, or analysis of field data for an actual product? What was the </w:t>
      </w:r>
      <w:r w:rsidRPr="00466D0F">
        <w:rPr>
          <w:rFonts w:ascii="Times" w:eastAsia="Times New Roman" w:hAnsi="Times"/>
          <w:i/>
          <w:iCs/>
          <w:sz w:val="20"/>
          <w:szCs w:val="20"/>
          <w:lang w:eastAsia="en-US"/>
        </w:rPr>
        <w:t xml:space="preserve">extent </w:t>
      </w:r>
      <w:r w:rsidRPr="00466D0F">
        <w:rPr>
          <w:rFonts w:ascii="Times" w:eastAsia="Times New Roman" w:hAnsi="Times"/>
          <w:sz w:val="20"/>
          <w:szCs w:val="20"/>
          <w:lang w:eastAsia="en-US"/>
        </w:rPr>
        <w:t xml:space="preserve">of your work (did you look at one application program or a hundred programs in twenty different programming languages?) What important </w:t>
      </w:r>
      <w:r w:rsidRPr="00466D0F">
        <w:rPr>
          <w:rFonts w:ascii="Times" w:eastAsia="Times New Roman" w:hAnsi="Times"/>
          <w:i/>
          <w:iCs/>
          <w:sz w:val="20"/>
          <w:szCs w:val="20"/>
          <w:lang w:eastAsia="en-US"/>
        </w:rPr>
        <w:t>variables</w:t>
      </w:r>
      <w:r w:rsidRPr="00466D0F">
        <w:rPr>
          <w:rFonts w:ascii="Times" w:eastAsia="Times New Roman" w:hAnsi="Times"/>
          <w:sz w:val="20"/>
          <w:szCs w:val="20"/>
          <w:lang w:eastAsia="en-US"/>
        </w:rPr>
        <w:t xml:space="preserve"> did you control, ignore, or measure?</w:t>
      </w:r>
    </w:p>
    <w:p w14:paraId="2FFAEBA7" w14:textId="77777777" w:rsidR="00466D0F" w:rsidRPr="00466D0F" w:rsidRDefault="00466D0F" w:rsidP="00466D0F">
      <w:pPr>
        <w:numPr>
          <w:ilvl w:val="0"/>
          <w:numId w:val="12"/>
        </w:numPr>
        <w:spacing w:before="100" w:beforeAutospacing="1" w:after="100" w:afterAutospacing="1" w:line="240" w:lineRule="auto"/>
        <w:rPr>
          <w:rFonts w:ascii="Times" w:eastAsia="Times New Roman" w:hAnsi="Times"/>
          <w:sz w:val="20"/>
          <w:szCs w:val="20"/>
          <w:lang w:eastAsia="en-US"/>
        </w:rPr>
      </w:pPr>
      <w:r w:rsidRPr="00466D0F">
        <w:rPr>
          <w:rFonts w:ascii="Times" w:eastAsia="Times New Roman" w:hAnsi="Times"/>
          <w:b/>
          <w:bCs/>
          <w:sz w:val="20"/>
          <w:szCs w:val="20"/>
          <w:lang w:eastAsia="en-US"/>
        </w:rPr>
        <w:t>Results:</w:t>
      </w:r>
      <w:r w:rsidRPr="00466D0F">
        <w:rPr>
          <w:rFonts w:ascii="Times" w:eastAsia="Times New Roman" w:hAnsi="Times"/>
          <w:sz w:val="20"/>
          <w:szCs w:val="20"/>
          <w:lang w:eastAsia="en-US"/>
        </w:rPr>
        <w:br/>
      </w:r>
      <w:r w:rsidRPr="00466D0F">
        <w:rPr>
          <w:rFonts w:ascii="Times" w:eastAsia="Times New Roman" w:hAnsi="Times"/>
          <w:i/>
          <w:iCs/>
          <w:sz w:val="20"/>
          <w:szCs w:val="20"/>
          <w:lang w:eastAsia="en-US"/>
        </w:rPr>
        <w:t>What's the answer?</w:t>
      </w:r>
      <w:r w:rsidRPr="00466D0F">
        <w:rPr>
          <w:rFonts w:ascii="Times" w:eastAsia="Times New Roman" w:hAnsi="Times"/>
          <w:sz w:val="20"/>
          <w:szCs w:val="20"/>
          <w:lang w:eastAsia="en-US"/>
        </w:rPr>
        <w:t xml:space="preserve"> Specifically, most good computer architecture papers conclude that something is so many percent faster, cheaper, smaller, or otherwise better than something else. Put the result there, in numbers. Avoid vague, hand-waving results such as "very", "small", or "significant." If you must be vague, you are only given license to do so when you can talk about orders-of-magnitude improvement. There is a tension here in that you should not provide numbers that can be easily misinterpreted, but on the other hand you don't have room for all the caveats.</w:t>
      </w:r>
    </w:p>
    <w:p w14:paraId="482F3445" w14:textId="77777777" w:rsidR="00466D0F" w:rsidRPr="00466D0F" w:rsidRDefault="00466D0F" w:rsidP="00466D0F">
      <w:pPr>
        <w:numPr>
          <w:ilvl w:val="0"/>
          <w:numId w:val="12"/>
        </w:numPr>
        <w:spacing w:before="100" w:beforeAutospacing="1" w:after="100" w:afterAutospacing="1" w:line="240" w:lineRule="auto"/>
        <w:rPr>
          <w:rFonts w:ascii="Times" w:eastAsia="Times New Roman" w:hAnsi="Times"/>
          <w:sz w:val="20"/>
          <w:szCs w:val="20"/>
          <w:lang w:eastAsia="en-US"/>
        </w:rPr>
      </w:pPr>
      <w:r w:rsidRPr="00466D0F">
        <w:rPr>
          <w:rFonts w:ascii="Times" w:eastAsia="Times New Roman" w:hAnsi="Times"/>
          <w:b/>
          <w:bCs/>
          <w:sz w:val="20"/>
          <w:szCs w:val="20"/>
          <w:lang w:eastAsia="en-US"/>
        </w:rPr>
        <w:t>Conclusions:</w:t>
      </w:r>
      <w:r w:rsidRPr="00466D0F">
        <w:rPr>
          <w:rFonts w:ascii="Times" w:eastAsia="Times New Roman" w:hAnsi="Times"/>
          <w:sz w:val="20"/>
          <w:szCs w:val="20"/>
          <w:lang w:eastAsia="en-US"/>
        </w:rPr>
        <w:br/>
      </w:r>
      <w:r w:rsidRPr="00466D0F">
        <w:rPr>
          <w:rFonts w:ascii="Times" w:eastAsia="Times New Roman" w:hAnsi="Times"/>
          <w:i/>
          <w:iCs/>
          <w:sz w:val="20"/>
          <w:szCs w:val="20"/>
          <w:lang w:eastAsia="en-US"/>
        </w:rPr>
        <w:t>What are the implications</w:t>
      </w:r>
      <w:r w:rsidRPr="00466D0F">
        <w:rPr>
          <w:rFonts w:ascii="Times" w:eastAsia="Times New Roman" w:hAnsi="Times"/>
          <w:sz w:val="20"/>
          <w:szCs w:val="20"/>
          <w:lang w:eastAsia="en-US"/>
        </w:rPr>
        <w:t xml:space="preserve"> of your answer? Is it going to change the world (unlikely), be a significant "win", be a nice hack, or simply serve as a road sign indicating that this path is a waste of time (all of the previous results are useful). Are your results </w:t>
      </w:r>
      <w:r w:rsidRPr="00466D0F">
        <w:rPr>
          <w:rFonts w:ascii="Times" w:eastAsia="Times New Roman" w:hAnsi="Times"/>
          <w:i/>
          <w:iCs/>
          <w:sz w:val="20"/>
          <w:szCs w:val="20"/>
          <w:lang w:eastAsia="en-US"/>
        </w:rPr>
        <w:t>general</w:t>
      </w:r>
      <w:r w:rsidRPr="00466D0F">
        <w:rPr>
          <w:rFonts w:ascii="Times" w:eastAsia="Times New Roman" w:hAnsi="Times"/>
          <w:sz w:val="20"/>
          <w:szCs w:val="20"/>
          <w:lang w:eastAsia="en-US"/>
        </w:rPr>
        <w:t>, potentially generalizable, or specific to a particular case?</w:t>
      </w:r>
    </w:p>
    <w:p w14:paraId="55F51A4D" w14:textId="77777777" w:rsidR="00466D0F" w:rsidRDefault="00466D0F">
      <w:pPr>
        <w:spacing w:afterLines="50" w:after="120" w:line="276" w:lineRule="auto"/>
        <w:jc w:val="right"/>
        <w:rPr>
          <w:rFonts w:ascii="Times New Roman" w:eastAsia="Times New Roman" w:hAnsi="Times New Roman"/>
          <w:sz w:val="36"/>
          <w:szCs w:val="36"/>
        </w:rPr>
      </w:pPr>
    </w:p>
    <w:p w14:paraId="36FED0A4" w14:textId="77777777" w:rsidR="00B513FC" w:rsidRDefault="00B513FC">
      <w:pPr>
        <w:spacing w:afterLines="50" w:after="120" w:line="276" w:lineRule="auto"/>
        <w:jc w:val="right"/>
        <w:rPr>
          <w:rFonts w:ascii="Times New Roman" w:eastAsia="Times New Roman" w:hAnsi="Times New Roman"/>
          <w:sz w:val="36"/>
          <w:szCs w:val="36"/>
        </w:rPr>
        <w:sectPr w:rsidR="00B513FC">
          <w:headerReference w:type="default" r:id="rId21"/>
          <w:footerReference w:type="default" r:id="rId22"/>
          <w:type w:val="continuous"/>
          <w:pgSz w:w="11900" w:h="16838"/>
          <w:pgMar w:top="2154" w:right="2341" w:bottom="2154" w:left="2341" w:header="720" w:footer="0" w:gutter="0"/>
          <w:pgNumType w:fmt="upperRoman"/>
          <w:cols w:space="720"/>
          <w:docGrid w:linePitch="360"/>
        </w:sectPr>
      </w:pPr>
    </w:p>
    <w:p w14:paraId="68970728" w14:textId="77777777" w:rsidR="00B513FC" w:rsidRDefault="00B513FC">
      <w:pPr>
        <w:spacing w:afterLines="50" w:after="120" w:line="276" w:lineRule="auto"/>
        <w:jc w:val="right"/>
        <w:rPr>
          <w:rFonts w:ascii="Times New Roman" w:eastAsia="Times New Roman" w:hAnsi="Times New Roman"/>
          <w:sz w:val="36"/>
          <w:szCs w:val="36"/>
        </w:rPr>
      </w:pPr>
    </w:p>
    <w:p w14:paraId="04FA72BC" w14:textId="77777777" w:rsidR="00B513FC" w:rsidRDefault="00B513FC">
      <w:pPr>
        <w:spacing w:afterLines="50" w:after="120" w:line="276" w:lineRule="auto"/>
        <w:jc w:val="right"/>
        <w:rPr>
          <w:rFonts w:ascii="Times New Roman" w:eastAsia="Times New Roman" w:hAnsi="Times New Roman"/>
          <w:sz w:val="36"/>
          <w:szCs w:val="36"/>
        </w:rPr>
      </w:pPr>
    </w:p>
    <w:p w14:paraId="17104AAD" w14:textId="77777777" w:rsidR="00B513FC" w:rsidRDefault="00B513FC">
      <w:pPr>
        <w:spacing w:afterLines="50" w:after="120" w:line="276" w:lineRule="auto"/>
        <w:jc w:val="right"/>
        <w:rPr>
          <w:rFonts w:ascii="Times New Roman" w:eastAsia="Times New Roman" w:hAnsi="Times New Roman"/>
          <w:sz w:val="36"/>
          <w:szCs w:val="36"/>
        </w:rPr>
      </w:pPr>
    </w:p>
    <w:p w14:paraId="670D810C" w14:textId="77777777" w:rsidR="00B513FC" w:rsidRDefault="004F4D39">
      <w:pPr>
        <w:widowControl w:val="0"/>
        <w:spacing w:before="156" w:afterLines="50" w:after="120" w:line="276" w:lineRule="auto"/>
        <w:jc w:val="right"/>
        <w:rPr>
          <w:rFonts w:ascii="Times New Roman" w:eastAsia="Times New Roman" w:hAnsi="Times New Roman"/>
          <w:sz w:val="40"/>
          <w:szCs w:val="40"/>
        </w:rPr>
      </w:pPr>
      <w:r>
        <w:rPr>
          <w:rFonts w:ascii="Times New Roman"/>
          <w:sz w:val="40"/>
          <w:szCs w:val="40"/>
        </w:rPr>
        <w:t>Acknowledgments</w:t>
      </w:r>
    </w:p>
    <w:p w14:paraId="0C1C9E07" w14:textId="77777777" w:rsidR="00B513FC" w:rsidRDefault="00B513FC">
      <w:pPr>
        <w:spacing w:afterLines="50" w:after="120" w:line="276" w:lineRule="auto"/>
        <w:jc w:val="both"/>
        <w:rPr>
          <w:rFonts w:ascii="Times New Roman" w:eastAsia="Times New Roman" w:hAnsi="Times New Roman"/>
          <w:sz w:val="36"/>
          <w:szCs w:val="36"/>
        </w:rPr>
      </w:pPr>
    </w:p>
    <w:p w14:paraId="40E71EE7" w14:textId="77777777" w:rsidR="00B513FC" w:rsidRDefault="00B513FC">
      <w:pPr>
        <w:spacing w:afterLines="50" w:after="120" w:line="276" w:lineRule="auto"/>
        <w:jc w:val="right"/>
        <w:rPr>
          <w:rFonts w:ascii="Times New Roman" w:eastAsia="Times New Roman" w:hAnsi="Times New Roman"/>
          <w:sz w:val="32"/>
          <w:szCs w:val="32"/>
        </w:rPr>
      </w:pPr>
    </w:p>
    <w:p w14:paraId="7D994BC5" w14:textId="77777777" w:rsidR="00B513FC" w:rsidRDefault="004F4D39">
      <w:pPr>
        <w:spacing w:afterLines="50" w:after="120" w:line="276" w:lineRule="auto"/>
        <w:jc w:val="both"/>
        <w:rPr>
          <w:rFonts w:ascii="Times New Roman" w:eastAsia="Times New Roman" w:hAnsi="Times New Roman"/>
          <w:sz w:val="24"/>
          <w:szCs w:val="24"/>
        </w:rPr>
      </w:pPr>
      <w:r>
        <w:rPr>
          <w:rFonts w:ascii="Times New Roman"/>
          <w:sz w:val="24"/>
          <w:szCs w:val="24"/>
        </w:rPr>
        <w:t xml:space="preserve">I would never have been able to </w:t>
      </w:r>
      <w:r>
        <w:rPr>
          <w:rFonts w:ascii="Times New Roman" w:hint="eastAsia"/>
          <w:sz w:val="24"/>
          <w:szCs w:val="24"/>
        </w:rPr>
        <w:t>fi</w:t>
      </w:r>
      <w:r>
        <w:rPr>
          <w:rFonts w:ascii="Times New Roman"/>
          <w:sz w:val="24"/>
          <w:szCs w:val="24"/>
        </w:rPr>
        <w:t>nish my dissertation without the guidance of several people. First of all I would like to thank professor Coen De Roover for promoting this thesis and giving me the opportunity to conduct my apprenticeship at the Software Languages Lab. Moreover, special thanks go to my advisors Laure Philips and Jens Nicolay for all the help they have given me. To start with, they came up with the subject of this dissertation, furthermore they always assisted when needed and without their proofreading and wise words, this document would not have been up to standards as it is now.</w:t>
      </w:r>
    </w:p>
    <w:p w14:paraId="7CFCCC2F" w14:textId="77777777" w:rsidR="00B513FC" w:rsidRDefault="004F4D39">
      <w:pPr>
        <w:spacing w:afterLines="50" w:after="120" w:line="276" w:lineRule="auto"/>
        <w:rPr>
          <w:rFonts w:ascii="Times New Roman" w:eastAsia="Times New Roman" w:hAnsi="Times New Roman"/>
          <w:sz w:val="24"/>
          <w:szCs w:val="24"/>
        </w:rPr>
      </w:pPr>
      <w:r>
        <w:rPr>
          <w:rFonts w:ascii="Times New Roman"/>
          <w:sz w:val="24"/>
          <w:szCs w:val="24"/>
        </w:rPr>
        <w:t xml:space="preserve">I would like to thank my parents a lots for supporting me study abroad. Without their continuous support, encouraging, unconditional love, I would not be here today. </w:t>
      </w:r>
    </w:p>
    <w:p w14:paraId="09321E97" w14:textId="77777777" w:rsidR="00B513FC" w:rsidRDefault="004F4D39">
      <w:pPr>
        <w:widowControl w:val="0"/>
        <w:spacing w:afterLines="50" w:after="120" w:line="276" w:lineRule="auto"/>
        <w:rPr>
          <w:rFonts w:ascii="Times New Roman" w:eastAsia="Times New Roman" w:hAnsi="Times New Roman"/>
          <w:sz w:val="41"/>
          <w:szCs w:val="41"/>
        </w:rPr>
      </w:pPr>
      <w:r>
        <w:rPr>
          <w:rFonts w:ascii="Times New Roman"/>
          <w:sz w:val="24"/>
          <w:szCs w:val="24"/>
        </w:rPr>
        <w:t>Also thanks my friends in there sharing joy and care. Thanks Brussels is a quite, beautiful city and comfortable to live</w:t>
      </w:r>
    </w:p>
    <w:p w14:paraId="62CC2F8A" w14:textId="77777777" w:rsidR="00B513FC" w:rsidRDefault="00B513FC">
      <w:pPr>
        <w:spacing w:afterLines="50" w:after="120" w:line="276" w:lineRule="auto"/>
        <w:jc w:val="both"/>
        <w:rPr>
          <w:rFonts w:ascii="Times New Roman" w:eastAsia="Times New Roman" w:hAnsi="Times New Roman"/>
          <w:sz w:val="32"/>
          <w:szCs w:val="32"/>
        </w:rPr>
      </w:pPr>
    </w:p>
    <w:p w14:paraId="4E48B32C" w14:textId="77777777" w:rsidR="00B513FC" w:rsidRDefault="00B513FC">
      <w:pPr>
        <w:widowControl w:val="0"/>
        <w:spacing w:afterLines="50" w:after="120" w:line="276" w:lineRule="auto"/>
        <w:jc w:val="right"/>
        <w:sectPr w:rsidR="00B513FC">
          <w:pgSz w:w="11900" w:h="16838"/>
          <w:pgMar w:top="2154" w:right="2341" w:bottom="2154" w:left="2341" w:header="720" w:footer="0" w:gutter="0"/>
          <w:pgNumType w:fmt="upperRoman"/>
          <w:cols w:space="720"/>
          <w:docGrid w:linePitch="360"/>
        </w:sectPr>
      </w:pPr>
    </w:p>
    <w:p w14:paraId="560E8A5B" w14:textId="77777777" w:rsidR="00B513FC" w:rsidRDefault="00B513FC">
      <w:pPr>
        <w:widowControl w:val="0"/>
        <w:spacing w:afterLines="50" w:after="120" w:line="276" w:lineRule="auto"/>
        <w:jc w:val="right"/>
        <w:rPr>
          <w:rFonts w:ascii="Times New Roman" w:eastAsia="Times New Roman" w:hAnsi="Times New Roman"/>
          <w:b/>
          <w:bCs/>
          <w:sz w:val="44"/>
          <w:szCs w:val="44"/>
        </w:rPr>
      </w:pPr>
    </w:p>
    <w:p w14:paraId="06DEAA11" w14:textId="77777777" w:rsidR="00B513FC" w:rsidRDefault="00B513FC">
      <w:pPr>
        <w:widowControl w:val="0"/>
        <w:spacing w:afterLines="50" w:after="120" w:line="276" w:lineRule="auto"/>
        <w:jc w:val="right"/>
        <w:rPr>
          <w:rFonts w:ascii="Times New Roman" w:eastAsia="Times New Roman" w:hAnsi="Times New Roman"/>
          <w:b/>
          <w:bCs/>
          <w:sz w:val="44"/>
          <w:szCs w:val="44"/>
        </w:rPr>
        <w:sectPr w:rsidR="00B513FC">
          <w:type w:val="continuous"/>
          <w:pgSz w:w="11900" w:h="16838"/>
          <w:pgMar w:top="2154" w:right="2341" w:bottom="2154" w:left="2341" w:header="720" w:footer="0" w:gutter="0"/>
          <w:pgNumType w:fmt="upperRoman"/>
          <w:cols w:space="720"/>
          <w:docGrid w:linePitch="360"/>
        </w:sectPr>
      </w:pPr>
    </w:p>
    <w:p w14:paraId="272EFBF5" w14:textId="77777777" w:rsidR="00B513FC" w:rsidRDefault="00B513FC">
      <w:pPr>
        <w:widowControl w:val="0"/>
        <w:spacing w:afterLines="50" w:after="120" w:line="276" w:lineRule="auto"/>
        <w:jc w:val="right"/>
        <w:rPr>
          <w:rFonts w:ascii="Times New Roman" w:eastAsia="Times New Roman" w:hAnsi="Times New Roman"/>
          <w:b/>
          <w:bCs/>
          <w:sz w:val="44"/>
          <w:szCs w:val="44"/>
        </w:rPr>
      </w:pPr>
    </w:p>
    <w:p w14:paraId="5084BF2B" w14:textId="77777777" w:rsidR="00B513FC" w:rsidRDefault="00B513FC">
      <w:pPr>
        <w:widowControl w:val="0"/>
        <w:spacing w:afterLines="50" w:after="120" w:line="276" w:lineRule="auto"/>
        <w:jc w:val="right"/>
        <w:rPr>
          <w:rFonts w:ascii="Times New Roman" w:eastAsia="Times New Roman" w:hAnsi="Times New Roman"/>
          <w:b/>
          <w:bCs/>
          <w:sz w:val="44"/>
          <w:szCs w:val="44"/>
        </w:rPr>
      </w:pPr>
    </w:p>
    <w:p w14:paraId="0FA6B44F" w14:textId="77777777" w:rsidR="00B513FC" w:rsidRDefault="004F4D39">
      <w:pPr>
        <w:widowControl w:val="0"/>
        <w:spacing w:afterLines="50" w:after="120" w:line="276" w:lineRule="auto"/>
        <w:jc w:val="right"/>
        <w:rPr>
          <w:rFonts w:ascii="Times New Roman" w:hAnsi="Times New Roman"/>
          <w:b/>
          <w:bCs/>
          <w:sz w:val="44"/>
          <w:szCs w:val="44"/>
        </w:rPr>
      </w:pPr>
      <w:r>
        <w:rPr>
          <w:rFonts w:ascii="Times New Roman" w:hAnsi="Times New Roman"/>
          <w:b/>
          <w:bCs/>
          <w:sz w:val="44"/>
          <w:szCs w:val="44"/>
        </w:rPr>
        <w:t>Content</w:t>
      </w:r>
    </w:p>
    <w:p w14:paraId="095FEC75" w14:textId="77777777" w:rsidR="00B513FC" w:rsidRDefault="00B513FC">
      <w:pPr>
        <w:widowControl w:val="0"/>
        <w:spacing w:afterLines="50" w:after="120" w:line="276" w:lineRule="auto"/>
        <w:jc w:val="right"/>
        <w:rPr>
          <w:rFonts w:ascii="Times New Roman" w:hAnsi="Times New Roman"/>
          <w:sz w:val="32"/>
          <w:szCs w:val="32"/>
        </w:rPr>
      </w:pPr>
    </w:p>
    <w:p w14:paraId="3FFEE8FF" w14:textId="77777777" w:rsidR="00B513FC" w:rsidRDefault="004F4D39" w:rsidP="004F4D39">
      <w:pPr>
        <w:pStyle w:val="TOC1"/>
        <w:tabs>
          <w:tab w:val="right" w:leader="underscore" w:pos="7218"/>
        </w:tabs>
        <w:spacing w:before="91"/>
        <w:rPr>
          <w:rFonts w:ascii="Verdana" w:hAnsi="Verdana"/>
          <w:szCs w:val="17"/>
        </w:rPr>
      </w:pPr>
      <w:r>
        <w:rPr>
          <w:szCs w:val="24"/>
        </w:rPr>
        <w:fldChar w:fldCharType="begin"/>
      </w:r>
      <w:r>
        <w:instrText xml:space="preserve">TOC \o "1-3" \h \u  </w:instrText>
      </w:r>
      <w:r>
        <w:rPr>
          <w:szCs w:val="24"/>
        </w:rPr>
        <w:fldChar w:fldCharType="separate"/>
      </w:r>
      <w:hyperlink w:anchor="_Toc19852" w:history="1">
        <w:r>
          <w:rPr>
            <w:rFonts w:hAnsi="Verdana"/>
            <w:szCs w:val="32"/>
          </w:rPr>
          <w:t>Introduction</w:t>
        </w:r>
        <w:r>
          <w:rPr>
            <w:rFonts w:ascii="Verdana" w:hAnsi="Verdana"/>
            <w:szCs w:val="17"/>
          </w:rPr>
          <w:tab/>
        </w:r>
        <w:r>
          <w:rPr>
            <w:rFonts w:ascii="Verdana" w:hAnsi="Verdana"/>
            <w:szCs w:val="17"/>
          </w:rPr>
          <w:fldChar w:fldCharType="begin"/>
        </w:r>
        <w:r>
          <w:rPr>
            <w:rFonts w:ascii="Verdana" w:hAnsi="Verdana"/>
            <w:szCs w:val="17"/>
          </w:rPr>
          <w:instrText xml:space="preserve"> PAGEREF _Toc19852 </w:instrText>
        </w:r>
        <w:r>
          <w:rPr>
            <w:rFonts w:ascii="Verdana" w:hAnsi="Verdana"/>
            <w:szCs w:val="17"/>
          </w:rPr>
          <w:fldChar w:fldCharType="separate"/>
        </w:r>
        <w:r>
          <w:rPr>
            <w:rFonts w:ascii="Verdana" w:hAnsi="Verdana"/>
            <w:szCs w:val="17"/>
          </w:rPr>
          <w:t>1</w:t>
        </w:r>
        <w:r>
          <w:rPr>
            <w:rFonts w:ascii="Verdana" w:hAnsi="Verdana"/>
            <w:szCs w:val="17"/>
          </w:rPr>
          <w:fldChar w:fldCharType="end"/>
        </w:r>
      </w:hyperlink>
    </w:p>
    <w:p w14:paraId="313D43B9" w14:textId="77777777" w:rsidR="00B513FC" w:rsidRDefault="0057338F" w:rsidP="004F4D39">
      <w:pPr>
        <w:pStyle w:val="TOC2"/>
        <w:tabs>
          <w:tab w:val="right" w:leader="underscore" w:pos="7218"/>
        </w:tabs>
        <w:spacing w:before="91"/>
        <w:rPr>
          <w:rFonts w:ascii="Verdana" w:hAnsi="Verdana"/>
          <w:szCs w:val="17"/>
        </w:rPr>
      </w:pPr>
      <w:hyperlink w:anchor="_Toc24165" w:history="1">
        <w:r w:rsidR="004F4D39">
          <w:rPr>
            <w:rFonts w:hAnsi="Verdana"/>
            <w:szCs w:val="28"/>
          </w:rPr>
          <w:t>1.1 Problem statement</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_Toc24165 </w:instrText>
        </w:r>
        <w:r w:rsidR="004F4D39">
          <w:rPr>
            <w:rFonts w:ascii="Verdana" w:hAnsi="Verdana"/>
            <w:szCs w:val="17"/>
          </w:rPr>
          <w:fldChar w:fldCharType="separate"/>
        </w:r>
        <w:r w:rsidR="004F4D39">
          <w:rPr>
            <w:rFonts w:ascii="Verdana" w:hAnsi="Verdana"/>
            <w:szCs w:val="17"/>
          </w:rPr>
          <w:t>2</w:t>
        </w:r>
        <w:r w:rsidR="004F4D39">
          <w:rPr>
            <w:rFonts w:ascii="Verdana" w:hAnsi="Verdana"/>
            <w:szCs w:val="17"/>
          </w:rPr>
          <w:fldChar w:fldCharType="end"/>
        </w:r>
      </w:hyperlink>
    </w:p>
    <w:p w14:paraId="165BD5D1" w14:textId="77777777" w:rsidR="00B513FC" w:rsidRDefault="0057338F" w:rsidP="004F4D39">
      <w:pPr>
        <w:pStyle w:val="TOC2"/>
        <w:tabs>
          <w:tab w:val="right" w:leader="underscore" w:pos="7218"/>
        </w:tabs>
        <w:spacing w:before="91"/>
        <w:rPr>
          <w:rFonts w:ascii="Verdana" w:hAnsi="Verdana"/>
          <w:szCs w:val="17"/>
        </w:rPr>
      </w:pPr>
      <w:hyperlink w:anchor="_Toc29412" w:history="1">
        <w:r w:rsidR="004F4D39">
          <w:rPr>
            <w:rFonts w:hAnsi="Verdana"/>
            <w:szCs w:val="28"/>
          </w:rPr>
          <w:t>1.2 Contribution</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_Toc29412 </w:instrText>
        </w:r>
        <w:r w:rsidR="004F4D39">
          <w:rPr>
            <w:rFonts w:ascii="Verdana" w:hAnsi="Verdana"/>
            <w:szCs w:val="17"/>
          </w:rPr>
          <w:fldChar w:fldCharType="separate"/>
        </w:r>
        <w:r w:rsidR="004F4D39">
          <w:rPr>
            <w:rFonts w:ascii="Verdana" w:hAnsi="Verdana"/>
            <w:szCs w:val="17"/>
          </w:rPr>
          <w:t>3</w:t>
        </w:r>
        <w:r w:rsidR="004F4D39">
          <w:rPr>
            <w:rFonts w:ascii="Verdana" w:hAnsi="Verdana"/>
            <w:szCs w:val="17"/>
          </w:rPr>
          <w:fldChar w:fldCharType="end"/>
        </w:r>
      </w:hyperlink>
    </w:p>
    <w:p w14:paraId="5C2682F3" w14:textId="77777777" w:rsidR="00B513FC" w:rsidRDefault="0057338F" w:rsidP="004F4D39">
      <w:pPr>
        <w:pStyle w:val="TOC2"/>
        <w:tabs>
          <w:tab w:val="right" w:leader="underscore" w:pos="7218"/>
        </w:tabs>
        <w:spacing w:before="91"/>
        <w:rPr>
          <w:rFonts w:ascii="Verdana" w:hAnsi="Verdana"/>
          <w:szCs w:val="17"/>
        </w:rPr>
      </w:pPr>
      <w:hyperlink w:anchor="_Toc14837" w:history="1">
        <w:r w:rsidR="004F4D39">
          <w:rPr>
            <w:rFonts w:hAnsi="Verdana"/>
            <w:szCs w:val="28"/>
          </w:rPr>
          <w:t>1.3 Road map</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_Toc14837 </w:instrText>
        </w:r>
        <w:r w:rsidR="004F4D39">
          <w:rPr>
            <w:rFonts w:ascii="Verdana" w:hAnsi="Verdana"/>
            <w:szCs w:val="17"/>
          </w:rPr>
          <w:fldChar w:fldCharType="separate"/>
        </w:r>
        <w:r w:rsidR="004F4D39">
          <w:rPr>
            <w:rFonts w:ascii="Verdana" w:hAnsi="Verdana"/>
            <w:szCs w:val="17"/>
          </w:rPr>
          <w:t>1</w:t>
        </w:r>
        <w:r w:rsidR="004F4D39">
          <w:rPr>
            <w:rFonts w:ascii="Verdana" w:hAnsi="Verdana"/>
            <w:szCs w:val="17"/>
          </w:rPr>
          <w:fldChar w:fldCharType="end"/>
        </w:r>
      </w:hyperlink>
    </w:p>
    <w:p w14:paraId="4C7A7DD1" w14:textId="77777777" w:rsidR="00B513FC" w:rsidRDefault="0057338F" w:rsidP="004F4D39">
      <w:pPr>
        <w:pStyle w:val="TOC1"/>
        <w:tabs>
          <w:tab w:val="right" w:leader="underscore" w:pos="7218"/>
        </w:tabs>
        <w:spacing w:before="91"/>
        <w:rPr>
          <w:rFonts w:ascii="Verdana" w:hAnsi="Verdana"/>
          <w:szCs w:val="17"/>
        </w:rPr>
      </w:pPr>
      <w:hyperlink w:anchor="_Toc2561" w:history="1">
        <w:r w:rsidR="004F4D39">
          <w:rPr>
            <w:rFonts w:hAnsi="Verdana"/>
            <w:szCs w:val="32"/>
          </w:rPr>
          <w:t>Program Slicing</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_Toc2561 </w:instrText>
        </w:r>
        <w:r w:rsidR="004F4D39">
          <w:rPr>
            <w:rFonts w:ascii="Verdana" w:hAnsi="Verdana"/>
            <w:szCs w:val="17"/>
          </w:rPr>
          <w:fldChar w:fldCharType="separate"/>
        </w:r>
        <w:r w:rsidR="004F4D39">
          <w:rPr>
            <w:rFonts w:ascii="Verdana" w:hAnsi="Verdana"/>
            <w:szCs w:val="17"/>
          </w:rPr>
          <w:t>2</w:t>
        </w:r>
        <w:r w:rsidR="004F4D39">
          <w:rPr>
            <w:rFonts w:ascii="Verdana" w:hAnsi="Verdana"/>
            <w:szCs w:val="17"/>
          </w:rPr>
          <w:fldChar w:fldCharType="end"/>
        </w:r>
      </w:hyperlink>
    </w:p>
    <w:p w14:paraId="12399717" w14:textId="77777777" w:rsidR="00B513FC" w:rsidRDefault="0057338F" w:rsidP="004F4D39">
      <w:pPr>
        <w:pStyle w:val="TOC1"/>
        <w:tabs>
          <w:tab w:val="right" w:leader="underscore" w:pos="7218"/>
        </w:tabs>
        <w:spacing w:before="91"/>
        <w:rPr>
          <w:rFonts w:ascii="Verdana" w:hAnsi="Verdana"/>
          <w:szCs w:val="17"/>
        </w:rPr>
      </w:pPr>
      <w:hyperlink w:anchor="_Toc20813" w:history="1">
        <w:r w:rsidR="004F4D39">
          <w:rPr>
            <w:szCs w:val="17"/>
          </w:rPr>
          <w:t>2.1 Static program slicing</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_Toc20813 </w:instrText>
        </w:r>
        <w:r w:rsidR="004F4D39">
          <w:rPr>
            <w:rFonts w:ascii="Verdana" w:hAnsi="Verdana"/>
            <w:szCs w:val="17"/>
          </w:rPr>
          <w:fldChar w:fldCharType="separate"/>
        </w:r>
        <w:r w:rsidR="004F4D39">
          <w:rPr>
            <w:rFonts w:ascii="Verdana" w:hAnsi="Verdana"/>
            <w:szCs w:val="17"/>
          </w:rPr>
          <w:t>3</w:t>
        </w:r>
        <w:r w:rsidR="004F4D39">
          <w:rPr>
            <w:rFonts w:ascii="Verdana" w:hAnsi="Verdana"/>
            <w:szCs w:val="17"/>
          </w:rPr>
          <w:fldChar w:fldCharType="end"/>
        </w:r>
      </w:hyperlink>
    </w:p>
    <w:p w14:paraId="466610DE" w14:textId="77777777" w:rsidR="00B513FC" w:rsidRDefault="0057338F">
      <w:pPr>
        <w:pStyle w:val="TOC3"/>
        <w:tabs>
          <w:tab w:val="right" w:leader="underscore" w:pos="7218"/>
        </w:tabs>
        <w:rPr>
          <w:rFonts w:ascii="Verdana" w:hAnsi="Verdana"/>
          <w:szCs w:val="17"/>
        </w:rPr>
      </w:pPr>
      <w:hyperlink w:anchor="_Toc8074" w:history="1">
        <w:r w:rsidR="004F4D39">
          <w:rPr>
            <w:rFonts w:hAnsi="Verdana"/>
            <w:szCs w:val="28"/>
            <w:shd w:val="clear" w:color="auto" w:fill="FFFFFF"/>
          </w:rPr>
          <w:t>2.1.1 Introduction</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_Toc8074 </w:instrText>
        </w:r>
        <w:r w:rsidR="004F4D39">
          <w:rPr>
            <w:rFonts w:ascii="Verdana" w:hAnsi="Verdana"/>
            <w:szCs w:val="17"/>
          </w:rPr>
          <w:fldChar w:fldCharType="separate"/>
        </w:r>
        <w:r w:rsidR="004F4D39">
          <w:rPr>
            <w:rFonts w:ascii="Verdana" w:hAnsi="Verdana"/>
            <w:szCs w:val="17"/>
          </w:rPr>
          <w:t>3</w:t>
        </w:r>
        <w:r w:rsidR="004F4D39">
          <w:rPr>
            <w:rFonts w:ascii="Verdana" w:hAnsi="Verdana"/>
            <w:szCs w:val="17"/>
          </w:rPr>
          <w:fldChar w:fldCharType="end"/>
        </w:r>
      </w:hyperlink>
    </w:p>
    <w:p w14:paraId="54A1E160" w14:textId="77777777" w:rsidR="00B513FC" w:rsidRDefault="0057338F">
      <w:pPr>
        <w:pStyle w:val="TOC3"/>
        <w:tabs>
          <w:tab w:val="right" w:leader="underscore" w:pos="7218"/>
        </w:tabs>
        <w:rPr>
          <w:rFonts w:ascii="Verdana" w:hAnsi="Verdana"/>
          <w:szCs w:val="17"/>
        </w:rPr>
      </w:pPr>
      <w:hyperlink w:anchor="_Toc10530" w:history="1">
        <w:r w:rsidR="004F4D39">
          <w:rPr>
            <w:rFonts w:hAnsi="Verdana"/>
            <w:szCs w:val="28"/>
            <w:shd w:val="clear" w:color="auto" w:fill="FFFFFF"/>
          </w:rPr>
          <w:t>2.1.2 Data flow analysis</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_Toc10530 </w:instrText>
        </w:r>
        <w:r w:rsidR="004F4D39">
          <w:rPr>
            <w:rFonts w:ascii="Verdana" w:hAnsi="Verdana"/>
            <w:szCs w:val="17"/>
          </w:rPr>
          <w:fldChar w:fldCharType="separate"/>
        </w:r>
        <w:r w:rsidR="004F4D39">
          <w:rPr>
            <w:rFonts w:ascii="Verdana" w:hAnsi="Verdana"/>
            <w:szCs w:val="17"/>
          </w:rPr>
          <w:t>3</w:t>
        </w:r>
        <w:r w:rsidR="004F4D39">
          <w:rPr>
            <w:rFonts w:ascii="Verdana" w:hAnsi="Verdana"/>
            <w:szCs w:val="17"/>
          </w:rPr>
          <w:fldChar w:fldCharType="end"/>
        </w:r>
      </w:hyperlink>
    </w:p>
    <w:p w14:paraId="614FF9B6" w14:textId="77777777" w:rsidR="00B513FC" w:rsidRDefault="0057338F">
      <w:pPr>
        <w:pStyle w:val="TOC3"/>
        <w:tabs>
          <w:tab w:val="right" w:leader="underscore" w:pos="7218"/>
        </w:tabs>
        <w:rPr>
          <w:rFonts w:ascii="Verdana" w:hAnsi="Verdana"/>
          <w:szCs w:val="17"/>
        </w:rPr>
      </w:pPr>
      <w:hyperlink w:anchor="_Toc19806" w:history="1">
        <w:r w:rsidR="004F4D39">
          <w:rPr>
            <w:rFonts w:hAnsi="Verdana"/>
            <w:szCs w:val="28"/>
            <w:shd w:val="clear" w:color="auto" w:fill="FFFFFF"/>
          </w:rPr>
          <w:t>2.1.3 Static slicing on classic PDG</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_Toc19806 </w:instrText>
        </w:r>
        <w:r w:rsidR="004F4D39">
          <w:rPr>
            <w:rFonts w:ascii="Verdana" w:hAnsi="Verdana"/>
            <w:szCs w:val="17"/>
          </w:rPr>
          <w:fldChar w:fldCharType="separate"/>
        </w:r>
        <w:r w:rsidR="004F4D39">
          <w:rPr>
            <w:rFonts w:ascii="Verdana" w:hAnsi="Verdana"/>
            <w:szCs w:val="17"/>
          </w:rPr>
          <w:t>6</w:t>
        </w:r>
        <w:r w:rsidR="004F4D39">
          <w:rPr>
            <w:rFonts w:ascii="Verdana" w:hAnsi="Verdana"/>
            <w:szCs w:val="17"/>
          </w:rPr>
          <w:fldChar w:fldCharType="end"/>
        </w:r>
      </w:hyperlink>
    </w:p>
    <w:p w14:paraId="542BB327" w14:textId="77777777" w:rsidR="00B513FC" w:rsidRDefault="0057338F" w:rsidP="004F4D39">
      <w:pPr>
        <w:pStyle w:val="TOC2"/>
        <w:tabs>
          <w:tab w:val="right" w:leader="underscore" w:pos="7218"/>
        </w:tabs>
        <w:spacing w:before="91"/>
        <w:rPr>
          <w:rFonts w:ascii="Verdana" w:hAnsi="Verdana"/>
          <w:szCs w:val="17"/>
        </w:rPr>
      </w:pPr>
      <w:hyperlink w:anchor="_Toc975" w:history="1">
        <w:r w:rsidR="004F4D39">
          <w:rPr>
            <w:rFonts w:hAnsi="Verdana"/>
            <w:szCs w:val="28"/>
            <w:shd w:val="clear" w:color="auto" w:fill="FFFFFF"/>
          </w:rPr>
          <w:t>2.2 State of the art in program slicing</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_Toc975 </w:instrText>
        </w:r>
        <w:r w:rsidR="004F4D39">
          <w:rPr>
            <w:rFonts w:ascii="Verdana" w:hAnsi="Verdana"/>
            <w:szCs w:val="17"/>
          </w:rPr>
          <w:fldChar w:fldCharType="separate"/>
        </w:r>
        <w:r w:rsidR="004F4D39">
          <w:rPr>
            <w:rFonts w:ascii="Verdana" w:hAnsi="Verdana"/>
            <w:szCs w:val="17"/>
          </w:rPr>
          <w:t>8</w:t>
        </w:r>
        <w:r w:rsidR="004F4D39">
          <w:rPr>
            <w:rFonts w:ascii="Verdana" w:hAnsi="Verdana"/>
            <w:szCs w:val="17"/>
          </w:rPr>
          <w:fldChar w:fldCharType="end"/>
        </w:r>
      </w:hyperlink>
    </w:p>
    <w:p w14:paraId="2B84B88F" w14:textId="77777777" w:rsidR="00B513FC" w:rsidRDefault="0057338F">
      <w:pPr>
        <w:pStyle w:val="TOC3"/>
        <w:tabs>
          <w:tab w:val="right" w:leader="underscore" w:pos="7218"/>
        </w:tabs>
        <w:rPr>
          <w:rFonts w:ascii="Verdana" w:hAnsi="Verdana"/>
          <w:szCs w:val="17"/>
        </w:rPr>
      </w:pPr>
      <w:hyperlink w:anchor="_Toc1150" w:history="1">
        <w:r w:rsidR="004F4D39">
          <w:rPr>
            <w:rFonts w:hAnsi="Verdana"/>
            <w:szCs w:val="28"/>
            <w:shd w:val="clear" w:color="auto" w:fill="FFFFFF"/>
          </w:rPr>
          <w:t>2.2.1 Method for static program slicing</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_Toc1150 </w:instrText>
        </w:r>
        <w:r w:rsidR="004F4D39">
          <w:rPr>
            <w:rFonts w:ascii="Verdana" w:hAnsi="Verdana"/>
            <w:szCs w:val="17"/>
          </w:rPr>
          <w:fldChar w:fldCharType="separate"/>
        </w:r>
        <w:r w:rsidR="004F4D39">
          <w:rPr>
            <w:rFonts w:ascii="Verdana" w:hAnsi="Verdana"/>
            <w:szCs w:val="17"/>
          </w:rPr>
          <w:t>8</w:t>
        </w:r>
        <w:r w:rsidR="004F4D39">
          <w:rPr>
            <w:rFonts w:ascii="Verdana" w:hAnsi="Verdana"/>
            <w:szCs w:val="17"/>
          </w:rPr>
          <w:fldChar w:fldCharType="end"/>
        </w:r>
      </w:hyperlink>
    </w:p>
    <w:p w14:paraId="1DA9142D" w14:textId="77777777" w:rsidR="00B513FC" w:rsidRDefault="0057338F">
      <w:pPr>
        <w:pStyle w:val="TOC3"/>
        <w:tabs>
          <w:tab w:val="right" w:leader="underscore" w:pos="7218"/>
        </w:tabs>
        <w:rPr>
          <w:rFonts w:ascii="Verdana" w:hAnsi="Verdana"/>
          <w:szCs w:val="17"/>
        </w:rPr>
      </w:pPr>
      <w:hyperlink w:anchor="_Toc11801" w:history="1">
        <w:r w:rsidR="004F4D39">
          <w:rPr>
            <w:rFonts w:hAnsi="Verdana"/>
            <w:szCs w:val="28"/>
          </w:rPr>
          <w:t>2.2.2 Dynamic and conditional program slicing</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_Toc11801 </w:instrText>
        </w:r>
        <w:r w:rsidR="004F4D39">
          <w:rPr>
            <w:rFonts w:ascii="Verdana" w:hAnsi="Verdana"/>
            <w:szCs w:val="17"/>
          </w:rPr>
          <w:fldChar w:fldCharType="separate"/>
        </w:r>
        <w:r w:rsidR="004F4D39">
          <w:rPr>
            <w:rFonts w:ascii="Verdana" w:hAnsi="Verdana"/>
            <w:szCs w:val="17"/>
          </w:rPr>
          <w:t>14</w:t>
        </w:r>
        <w:r w:rsidR="004F4D39">
          <w:rPr>
            <w:rFonts w:ascii="Verdana" w:hAnsi="Verdana"/>
            <w:szCs w:val="17"/>
          </w:rPr>
          <w:fldChar w:fldCharType="end"/>
        </w:r>
      </w:hyperlink>
    </w:p>
    <w:p w14:paraId="7A77CE19" w14:textId="77777777" w:rsidR="00B513FC" w:rsidRDefault="0057338F" w:rsidP="004F4D39">
      <w:pPr>
        <w:pStyle w:val="TOC2"/>
        <w:tabs>
          <w:tab w:val="right" w:leader="underscore" w:pos="7218"/>
        </w:tabs>
        <w:spacing w:before="91"/>
        <w:rPr>
          <w:rFonts w:ascii="Verdana" w:hAnsi="Verdana"/>
          <w:szCs w:val="17"/>
        </w:rPr>
      </w:pPr>
      <w:hyperlink w:anchor="_Toc10044" w:history="1">
        <w:r w:rsidR="004F4D39">
          <w:rPr>
            <w:rFonts w:hAnsi="Verdana"/>
            <w:szCs w:val="28"/>
            <w:shd w:val="clear" w:color="auto" w:fill="FFFFFF"/>
          </w:rPr>
          <w:t>2.3 Applications of program slicing</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_Toc10044 </w:instrText>
        </w:r>
        <w:r w:rsidR="004F4D39">
          <w:rPr>
            <w:rFonts w:ascii="Verdana" w:hAnsi="Verdana"/>
            <w:szCs w:val="17"/>
          </w:rPr>
          <w:fldChar w:fldCharType="separate"/>
        </w:r>
        <w:r w:rsidR="004F4D39">
          <w:rPr>
            <w:rFonts w:ascii="Verdana" w:hAnsi="Verdana"/>
            <w:szCs w:val="17"/>
          </w:rPr>
          <w:t>17</w:t>
        </w:r>
        <w:r w:rsidR="004F4D39">
          <w:rPr>
            <w:rFonts w:ascii="Verdana" w:hAnsi="Verdana"/>
            <w:szCs w:val="17"/>
          </w:rPr>
          <w:fldChar w:fldCharType="end"/>
        </w:r>
      </w:hyperlink>
    </w:p>
    <w:p w14:paraId="612A876C" w14:textId="77777777" w:rsidR="00B513FC" w:rsidRDefault="0057338F" w:rsidP="004F4D39">
      <w:pPr>
        <w:pStyle w:val="TOC2"/>
        <w:tabs>
          <w:tab w:val="right" w:leader="underscore" w:pos="7218"/>
        </w:tabs>
        <w:spacing w:before="91"/>
        <w:rPr>
          <w:rFonts w:ascii="Verdana" w:hAnsi="Verdana"/>
          <w:szCs w:val="17"/>
        </w:rPr>
      </w:pPr>
      <w:hyperlink w:anchor="_Toc12073" w:history="1">
        <w:r w:rsidR="004F4D39">
          <w:rPr>
            <w:rFonts w:hAnsi="Verdana"/>
            <w:szCs w:val="28"/>
            <w:shd w:val="clear" w:color="auto" w:fill="FFFFFF"/>
          </w:rPr>
          <w:t>2.4 Conclusion</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_Toc12073 </w:instrText>
        </w:r>
        <w:r w:rsidR="004F4D39">
          <w:rPr>
            <w:rFonts w:ascii="Verdana" w:hAnsi="Verdana"/>
            <w:szCs w:val="17"/>
          </w:rPr>
          <w:fldChar w:fldCharType="separate"/>
        </w:r>
        <w:r w:rsidR="004F4D39">
          <w:rPr>
            <w:rFonts w:ascii="Verdana" w:hAnsi="Verdana"/>
            <w:szCs w:val="17"/>
          </w:rPr>
          <w:t>19</w:t>
        </w:r>
        <w:r w:rsidR="004F4D39">
          <w:rPr>
            <w:rFonts w:ascii="Verdana" w:hAnsi="Verdana"/>
            <w:szCs w:val="17"/>
          </w:rPr>
          <w:fldChar w:fldCharType="end"/>
        </w:r>
      </w:hyperlink>
    </w:p>
    <w:p w14:paraId="379A1B44" w14:textId="77777777" w:rsidR="00B513FC" w:rsidRDefault="0057338F" w:rsidP="004F4D39">
      <w:pPr>
        <w:pStyle w:val="TOC1"/>
        <w:tabs>
          <w:tab w:val="right" w:leader="underscore" w:pos="7218"/>
        </w:tabs>
        <w:spacing w:before="91"/>
        <w:rPr>
          <w:rFonts w:ascii="Verdana" w:hAnsi="Verdana"/>
          <w:szCs w:val="17"/>
        </w:rPr>
      </w:pPr>
      <w:hyperlink w:anchor="_Toc32210" w:history="1">
        <w:r w:rsidR="004F4D39">
          <w:rPr>
            <w:rFonts w:hAnsi="Verdana"/>
            <w:szCs w:val="32"/>
          </w:rPr>
          <w:t>Abstract Interpreter</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_Toc32210 </w:instrText>
        </w:r>
        <w:r w:rsidR="004F4D39">
          <w:rPr>
            <w:rFonts w:ascii="Verdana" w:hAnsi="Verdana"/>
            <w:szCs w:val="17"/>
          </w:rPr>
          <w:fldChar w:fldCharType="separate"/>
        </w:r>
        <w:r w:rsidR="004F4D39">
          <w:rPr>
            <w:rFonts w:ascii="Verdana" w:hAnsi="Verdana"/>
            <w:szCs w:val="17"/>
          </w:rPr>
          <w:t>20</w:t>
        </w:r>
        <w:r w:rsidR="004F4D39">
          <w:rPr>
            <w:rFonts w:ascii="Verdana" w:hAnsi="Verdana"/>
            <w:szCs w:val="17"/>
          </w:rPr>
          <w:fldChar w:fldCharType="end"/>
        </w:r>
      </w:hyperlink>
    </w:p>
    <w:p w14:paraId="2E14E229" w14:textId="77777777" w:rsidR="00B513FC" w:rsidRDefault="0057338F" w:rsidP="004F4D39">
      <w:pPr>
        <w:pStyle w:val="TOC2"/>
        <w:tabs>
          <w:tab w:val="right" w:leader="underscore" w:pos="7218"/>
        </w:tabs>
        <w:spacing w:before="91"/>
        <w:rPr>
          <w:rFonts w:ascii="Verdana" w:hAnsi="Verdana"/>
          <w:szCs w:val="17"/>
        </w:rPr>
      </w:pPr>
      <w:hyperlink w:anchor="_Toc23865" w:history="1">
        <w:r w:rsidR="004F4D39">
          <w:rPr>
            <w:rFonts w:hAnsi="Verdana"/>
            <w:szCs w:val="28"/>
            <w:shd w:val="clear" w:color="auto" w:fill="FFFFFF"/>
          </w:rPr>
          <w:t xml:space="preserve">3.1 </w:t>
        </w:r>
        <w:r w:rsidR="004F4D39">
          <w:rPr>
            <w:rFonts w:hAnsi="Verdana" w:hint="eastAsia"/>
            <w:szCs w:val="28"/>
            <w:shd w:val="clear" w:color="auto" w:fill="FFFFFF"/>
          </w:rPr>
          <w:t>Background knowledge</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_Toc23865 </w:instrText>
        </w:r>
        <w:r w:rsidR="004F4D39">
          <w:rPr>
            <w:rFonts w:ascii="Verdana" w:hAnsi="Verdana"/>
            <w:szCs w:val="17"/>
          </w:rPr>
          <w:fldChar w:fldCharType="separate"/>
        </w:r>
        <w:r w:rsidR="004F4D39">
          <w:rPr>
            <w:rFonts w:ascii="Verdana" w:hAnsi="Verdana"/>
            <w:szCs w:val="17"/>
          </w:rPr>
          <w:t>21</w:t>
        </w:r>
        <w:r w:rsidR="004F4D39">
          <w:rPr>
            <w:rFonts w:ascii="Verdana" w:hAnsi="Verdana"/>
            <w:szCs w:val="17"/>
          </w:rPr>
          <w:fldChar w:fldCharType="end"/>
        </w:r>
      </w:hyperlink>
    </w:p>
    <w:p w14:paraId="72350C4B" w14:textId="77777777" w:rsidR="00B513FC" w:rsidRDefault="0057338F">
      <w:pPr>
        <w:pStyle w:val="TOC3"/>
        <w:tabs>
          <w:tab w:val="right" w:leader="underscore" w:pos="7218"/>
        </w:tabs>
        <w:rPr>
          <w:rFonts w:ascii="Verdana" w:hAnsi="Verdana"/>
          <w:szCs w:val="17"/>
        </w:rPr>
      </w:pPr>
      <w:hyperlink w:anchor="_Toc8404" w:history="1">
        <w:r w:rsidR="004F4D39">
          <w:rPr>
            <w:rFonts w:hAnsi="Verdana"/>
            <w:szCs w:val="28"/>
            <w:shd w:val="clear" w:color="auto" w:fill="FFFFFF"/>
          </w:rPr>
          <w:t>3.1.1 Syntax and semantics of programs</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_Toc8404 </w:instrText>
        </w:r>
        <w:r w:rsidR="004F4D39">
          <w:rPr>
            <w:rFonts w:ascii="Verdana" w:hAnsi="Verdana"/>
            <w:szCs w:val="17"/>
          </w:rPr>
          <w:fldChar w:fldCharType="separate"/>
        </w:r>
        <w:r w:rsidR="004F4D39">
          <w:rPr>
            <w:rFonts w:ascii="Verdana" w:hAnsi="Verdana"/>
            <w:szCs w:val="17"/>
          </w:rPr>
          <w:t>23</w:t>
        </w:r>
        <w:r w:rsidR="004F4D39">
          <w:rPr>
            <w:rFonts w:ascii="Verdana" w:hAnsi="Verdana"/>
            <w:szCs w:val="17"/>
          </w:rPr>
          <w:fldChar w:fldCharType="end"/>
        </w:r>
      </w:hyperlink>
    </w:p>
    <w:p w14:paraId="78258B6F" w14:textId="77777777" w:rsidR="00B513FC" w:rsidRDefault="0057338F">
      <w:pPr>
        <w:pStyle w:val="TOC3"/>
        <w:tabs>
          <w:tab w:val="right" w:leader="underscore" w:pos="7218"/>
        </w:tabs>
        <w:rPr>
          <w:rFonts w:ascii="Verdana" w:hAnsi="Verdana"/>
          <w:szCs w:val="17"/>
        </w:rPr>
      </w:pPr>
      <w:hyperlink w:anchor="_Toc9412" w:history="1">
        <w:r w:rsidR="004F4D39">
          <w:rPr>
            <w:rFonts w:hAnsi="Verdana"/>
            <w:szCs w:val="28"/>
            <w:shd w:val="clear" w:color="auto" w:fill="FFFFFF"/>
          </w:rPr>
          <w:t>3.1.2 Static semantics of programs</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_Toc9412 </w:instrText>
        </w:r>
        <w:r w:rsidR="004F4D39">
          <w:rPr>
            <w:rFonts w:ascii="Verdana" w:hAnsi="Verdana"/>
            <w:szCs w:val="17"/>
          </w:rPr>
          <w:fldChar w:fldCharType="separate"/>
        </w:r>
        <w:r w:rsidR="004F4D39">
          <w:rPr>
            <w:rFonts w:ascii="Verdana" w:hAnsi="Verdana"/>
            <w:szCs w:val="17"/>
          </w:rPr>
          <w:t>24</w:t>
        </w:r>
        <w:r w:rsidR="004F4D39">
          <w:rPr>
            <w:rFonts w:ascii="Verdana" w:hAnsi="Verdana"/>
            <w:szCs w:val="17"/>
          </w:rPr>
          <w:fldChar w:fldCharType="end"/>
        </w:r>
      </w:hyperlink>
    </w:p>
    <w:p w14:paraId="53631AA2" w14:textId="77777777" w:rsidR="00B513FC" w:rsidRDefault="0057338F" w:rsidP="004F4D39">
      <w:pPr>
        <w:pStyle w:val="TOC2"/>
        <w:tabs>
          <w:tab w:val="right" w:leader="underscore" w:pos="7218"/>
        </w:tabs>
        <w:spacing w:before="91"/>
        <w:rPr>
          <w:rFonts w:ascii="Verdana" w:hAnsi="Verdana"/>
          <w:szCs w:val="17"/>
        </w:rPr>
      </w:pPr>
      <w:hyperlink w:anchor="_Toc4124" w:history="1">
        <w:r w:rsidR="004F4D39">
          <w:rPr>
            <w:rFonts w:hAnsi="Verdana"/>
            <w:szCs w:val="28"/>
            <w:shd w:val="clear" w:color="auto" w:fill="FFFFFF"/>
          </w:rPr>
          <w:t>3.2 Static analysis based on abstract interpretation</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_Toc4124 </w:instrText>
        </w:r>
        <w:r w:rsidR="004F4D39">
          <w:rPr>
            <w:rFonts w:ascii="Verdana" w:hAnsi="Verdana"/>
            <w:szCs w:val="17"/>
          </w:rPr>
          <w:fldChar w:fldCharType="separate"/>
        </w:r>
        <w:r w:rsidR="004F4D39">
          <w:rPr>
            <w:rFonts w:ascii="Verdana" w:hAnsi="Verdana"/>
            <w:szCs w:val="17"/>
          </w:rPr>
          <w:t>25</w:t>
        </w:r>
        <w:r w:rsidR="004F4D39">
          <w:rPr>
            <w:rFonts w:ascii="Verdana" w:hAnsi="Verdana"/>
            <w:szCs w:val="17"/>
          </w:rPr>
          <w:fldChar w:fldCharType="end"/>
        </w:r>
      </w:hyperlink>
    </w:p>
    <w:p w14:paraId="1C0195B1" w14:textId="77777777" w:rsidR="00B513FC" w:rsidRDefault="0057338F" w:rsidP="004F4D39">
      <w:pPr>
        <w:pStyle w:val="TOC2"/>
        <w:tabs>
          <w:tab w:val="right" w:leader="underscore" w:pos="7218"/>
        </w:tabs>
        <w:spacing w:before="91"/>
        <w:rPr>
          <w:rFonts w:ascii="Verdana" w:hAnsi="Verdana"/>
          <w:szCs w:val="17"/>
        </w:rPr>
      </w:pPr>
      <w:hyperlink w:anchor="_Toc32327" w:history="1">
        <w:r w:rsidR="004F4D39">
          <w:rPr>
            <w:rFonts w:hAnsi="Verdana"/>
            <w:szCs w:val="28"/>
            <w:shd w:val="clear" w:color="auto" w:fill="FFFFFF"/>
          </w:rPr>
          <w:t>3.3 CESK-Machine</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_Toc32327 </w:instrText>
        </w:r>
        <w:r w:rsidR="004F4D39">
          <w:rPr>
            <w:rFonts w:ascii="Verdana" w:hAnsi="Verdana"/>
            <w:szCs w:val="17"/>
          </w:rPr>
          <w:fldChar w:fldCharType="separate"/>
        </w:r>
        <w:r w:rsidR="004F4D39">
          <w:rPr>
            <w:rFonts w:ascii="Verdana" w:hAnsi="Verdana"/>
            <w:szCs w:val="17"/>
          </w:rPr>
          <w:t>29</w:t>
        </w:r>
        <w:r w:rsidR="004F4D39">
          <w:rPr>
            <w:rFonts w:ascii="Verdana" w:hAnsi="Verdana"/>
            <w:szCs w:val="17"/>
          </w:rPr>
          <w:fldChar w:fldCharType="end"/>
        </w:r>
      </w:hyperlink>
    </w:p>
    <w:p w14:paraId="03D85CCE" w14:textId="77777777" w:rsidR="00B513FC" w:rsidRDefault="0057338F" w:rsidP="004F4D39">
      <w:pPr>
        <w:pStyle w:val="TOC2"/>
        <w:tabs>
          <w:tab w:val="right" w:leader="underscore" w:pos="7218"/>
        </w:tabs>
        <w:spacing w:before="91"/>
        <w:rPr>
          <w:rFonts w:ascii="Verdana" w:hAnsi="Verdana"/>
          <w:szCs w:val="17"/>
        </w:rPr>
      </w:pPr>
      <w:hyperlink w:anchor="_Toc8734" w:history="1">
        <w:r w:rsidR="004F4D39">
          <w:rPr>
            <w:rFonts w:hAnsi="Verdana"/>
            <w:szCs w:val="28"/>
            <w:shd w:val="clear" w:color="auto" w:fill="FFFFFF"/>
          </w:rPr>
          <w:t>3.4 Meta-circular evaluator</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_Toc8734 </w:instrText>
        </w:r>
        <w:r w:rsidR="004F4D39">
          <w:rPr>
            <w:rFonts w:ascii="Verdana" w:hAnsi="Verdana"/>
            <w:szCs w:val="17"/>
          </w:rPr>
          <w:fldChar w:fldCharType="separate"/>
        </w:r>
        <w:r w:rsidR="004F4D39">
          <w:rPr>
            <w:rFonts w:ascii="Verdana" w:hAnsi="Verdana"/>
            <w:szCs w:val="17"/>
          </w:rPr>
          <w:t>32</w:t>
        </w:r>
        <w:r w:rsidR="004F4D39">
          <w:rPr>
            <w:rFonts w:ascii="Verdana" w:hAnsi="Verdana"/>
            <w:szCs w:val="17"/>
          </w:rPr>
          <w:fldChar w:fldCharType="end"/>
        </w:r>
      </w:hyperlink>
    </w:p>
    <w:p w14:paraId="1E6CF27A" w14:textId="77777777" w:rsidR="00B513FC" w:rsidRDefault="0057338F" w:rsidP="004F4D39">
      <w:pPr>
        <w:pStyle w:val="TOC2"/>
        <w:tabs>
          <w:tab w:val="right" w:leader="underscore" w:pos="7218"/>
        </w:tabs>
        <w:spacing w:before="91"/>
        <w:rPr>
          <w:rFonts w:ascii="Verdana" w:hAnsi="Verdana"/>
          <w:szCs w:val="17"/>
        </w:rPr>
      </w:pPr>
      <w:hyperlink w:anchor="_Toc11972" w:history="1">
        <w:r w:rsidR="004F4D39">
          <w:rPr>
            <w:rFonts w:hAnsi="Verdana"/>
            <w:szCs w:val="28"/>
            <w:shd w:val="clear" w:color="auto" w:fill="FFFFFF"/>
          </w:rPr>
          <w:t>3.5 Conclusion</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_Toc11972 </w:instrText>
        </w:r>
        <w:r w:rsidR="004F4D39">
          <w:rPr>
            <w:rFonts w:ascii="Verdana" w:hAnsi="Verdana"/>
            <w:szCs w:val="17"/>
          </w:rPr>
          <w:fldChar w:fldCharType="separate"/>
        </w:r>
        <w:r w:rsidR="004F4D39">
          <w:rPr>
            <w:rFonts w:ascii="Verdana" w:hAnsi="Verdana"/>
            <w:szCs w:val="17"/>
          </w:rPr>
          <w:t>35</w:t>
        </w:r>
        <w:r w:rsidR="004F4D39">
          <w:rPr>
            <w:rFonts w:ascii="Verdana" w:hAnsi="Verdana"/>
            <w:szCs w:val="17"/>
          </w:rPr>
          <w:fldChar w:fldCharType="end"/>
        </w:r>
      </w:hyperlink>
    </w:p>
    <w:p w14:paraId="549EE92B" w14:textId="77777777" w:rsidR="00B513FC" w:rsidRDefault="0057338F" w:rsidP="004F4D39">
      <w:pPr>
        <w:pStyle w:val="TOC1"/>
        <w:tabs>
          <w:tab w:val="right" w:leader="underscore" w:pos="7218"/>
        </w:tabs>
        <w:spacing w:before="91"/>
        <w:rPr>
          <w:rFonts w:ascii="Verdana" w:hAnsi="Verdana"/>
          <w:szCs w:val="17"/>
        </w:rPr>
      </w:pPr>
      <w:hyperlink w:anchor="_Toc5825" w:history="1">
        <w:r w:rsidR="004F4D39">
          <w:rPr>
            <w:rFonts w:hAnsi="Verdana"/>
            <w:szCs w:val="32"/>
          </w:rPr>
          <w:t>Program Slicing on State Graph</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_Toc5825 </w:instrText>
        </w:r>
        <w:r w:rsidR="004F4D39">
          <w:rPr>
            <w:rFonts w:ascii="Verdana" w:hAnsi="Verdana"/>
            <w:szCs w:val="17"/>
          </w:rPr>
          <w:fldChar w:fldCharType="separate"/>
        </w:r>
        <w:r w:rsidR="004F4D39">
          <w:rPr>
            <w:rFonts w:ascii="Verdana" w:hAnsi="Verdana"/>
            <w:szCs w:val="17"/>
          </w:rPr>
          <w:t>37</w:t>
        </w:r>
        <w:r w:rsidR="004F4D39">
          <w:rPr>
            <w:rFonts w:ascii="Verdana" w:hAnsi="Verdana"/>
            <w:szCs w:val="17"/>
          </w:rPr>
          <w:fldChar w:fldCharType="end"/>
        </w:r>
      </w:hyperlink>
    </w:p>
    <w:p w14:paraId="6F63EEF5" w14:textId="77777777" w:rsidR="00B513FC" w:rsidRDefault="0057338F" w:rsidP="004F4D39">
      <w:pPr>
        <w:pStyle w:val="TOC2"/>
        <w:tabs>
          <w:tab w:val="right" w:leader="underscore" w:pos="7218"/>
        </w:tabs>
        <w:spacing w:before="91"/>
        <w:rPr>
          <w:rFonts w:ascii="Verdana" w:hAnsi="Verdana"/>
          <w:szCs w:val="17"/>
        </w:rPr>
      </w:pPr>
      <w:hyperlink w:anchor="_Toc4523" w:history="1">
        <w:r w:rsidR="004F4D39">
          <w:rPr>
            <w:rFonts w:hAnsi="Verdana"/>
            <w:szCs w:val="28"/>
          </w:rPr>
          <w:t>4.1 Introduction of STIP.js</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_Toc4523 </w:instrText>
        </w:r>
        <w:r w:rsidR="004F4D39">
          <w:rPr>
            <w:rFonts w:ascii="Verdana" w:hAnsi="Verdana"/>
            <w:szCs w:val="17"/>
          </w:rPr>
          <w:fldChar w:fldCharType="separate"/>
        </w:r>
        <w:r w:rsidR="004F4D39">
          <w:rPr>
            <w:rFonts w:ascii="Verdana" w:hAnsi="Verdana"/>
            <w:szCs w:val="17"/>
          </w:rPr>
          <w:t>38</w:t>
        </w:r>
        <w:r w:rsidR="004F4D39">
          <w:rPr>
            <w:rFonts w:ascii="Verdana" w:hAnsi="Verdana"/>
            <w:szCs w:val="17"/>
          </w:rPr>
          <w:fldChar w:fldCharType="end"/>
        </w:r>
      </w:hyperlink>
    </w:p>
    <w:p w14:paraId="67D33320" w14:textId="77777777" w:rsidR="00B513FC" w:rsidRDefault="0057338F">
      <w:pPr>
        <w:pStyle w:val="TOC3"/>
        <w:tabs>
          <w:tab w:val="right" w:leader="underscore" w:pos="7218"/>
        </w:tabs>
        <w:rPr>
          <w:rFonts w:ascii="Verdana" w:hAnsi="Verdana"/>
          <w:szCs w:val="17"/>
        </w:rPr>
      </w:pPr>
      <w:hyperlink w:anchor="_Toc12858" w:history="1">
        <w:r w:rsidR="004F4D39">
          <w:rPr>
            <w:rFonts w:hAnsi="Verdana"/>
            <w:szCs w:val="28"/>
          </w:rPr>
          <w:t>4.1.1 Jipda framework</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_Toc12858 </w:instrText>
        </w:r>
        <w:r w:rsidR="004F4D39">
          <w:rPr>
            <w:rFonts w:ascii="Verdana" w:hAnsi="Verdana"/>
            <w:szCs w:val="17"/>
          </w:rPr>
          <w:fldChar w:fldCharType="separate"/>
        </w:r>
        <w:r w:rsidR="004F4D39">
          <w:rPr>
            <w:rFonts w:ascii="Verdana" w:hAnsi="Verdana"/>
            <w:szCs w:val="17"/>
          </w:rPr>
          <w:t>38</w:t>
        </w:r>
        <w:r w:rsidR="004F4D39">
          <w:rPr>
            <w:rFonts w:ascii="Verdana" w:hAnsi="Verdana"/>
            <w:szCs w:val="17"/>
          </w:rPr>
          <w:fldChar w:fldCharType="end"/>
        </w:r>
      </w:hyperlink>
    </w:p>
    <w:p w14:paraId="2C5D31DC" w14:textId="77777777" w:rsidR="00B513FC" w:rsidRDefault="0057338F">
      <w:pPr>
        <w:pStyle w:val="TOC3"/>
        <w:tabs>
          <w:tab w:val="right" w:leader="underscore" w:pos="7218"/>
        </w:tabs>
        <w:rPr>
          <w:rFonts w:ascii="Verdana" w:hAnsi="Verdana"/>
          <w:szCs w:val="17"/>
        </w:rPr>
      </w:pPr>
      <w:hyperlink w:anchor="_Toc24285" w:history="1">
        <w:r w:rsidR="004F4D39">
          <w:rPr>
            <w:rFonts w:hAnsi="Verdana"/>
            <w:szCs w:val="28"/>
          </w:rPr>
          <w:t>4.1.2 Constructing PDG on top of state graph</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_Toc24285 </w:instrText>
        </w:r>
        <w:r w:rsidR="004F4D39">
          <w:rPr>
            <w:rFonts w:ascii="Verdana" w:hAnsi="Verdana"/>
            <w:szCs w:val="17"/>
          </w:rPr>
          <w:fldChar w:fldCharType="separate"/>
        </w:r>
        <w:r w:rsidR="004F4D39">
          <w:rPr>
            <w:rFonts w:ascii="Verdana" w:hAnsi="Verdana"/>
            <w:szCs w:val="17"/>
          </w:rPr>
          <w:t>40</w:t>
        </w:r>
        <w:r w:rsidR="004F4D39">
          <w:rPr>
            <w:rFonts w:ascii="Verdana" w:hAnsi="Verdana"/>
            <w:szCs w:val="17"/>
          </w:rPr>
          <w:fldChar w:fldCharType="end"/>
        </w:r>
      </w:hyperlink>
    </w:p>
    <w:p w14:paraId="0E4E9998" w14:textId="77777777" w:rsidR="00B513FC" w:rsidRDefault="0057338F" w:rsidP="004F4D39">
      <w:pPr>
        <w:pStyle w:val="TOC2"/>
        <w:tabs>
          <w:tab w:val="right" w:leader="underscore" w:pos="7218"/>
        </w:tabs>
        <w:spacing w:before="91"/>
        <w:rPr>
          <w:rFonts w:ascii="Verdana" w:hAnsi="Verdana"/>
          <w:szCs w:val="17"/>
        </w:rPr>
      </w:pPr>
      <w:hyperlink w:anchor="_Toc10100" w:history="1">
        <w:r w:rsidR="004F4D39">
          <w:rPr>
            <w:rFonts w:hAnsi="Verdana"/>
            <w:szCs w:val="28"/>
          </w:rPr>
          <w:t>4.2 Case study on state transition graph</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_Toc10100 </w:instrText>
        </w:r>
        <w:r w:rsidR="004F4D39">
          <w:rPr>
            <w:rFonts w:ascii="Verdana" w:hAnsi="Verdana"/>
            <w:szCs w:val="17"/>
          </w:rPr>
          <w:fldChar w:fldCharType="separate"/>
        </w:r>
        <w:r w:rsidR="004F4D39">
          <w:rPr>
            <w:rFonts w:ascii="Verdana" w:hAnsi="Verdana"/>
            <w:szCs w:val="17"/>
          </w:rPr>
          <w:t>42</w:t>
        </w:r>
        <w:r w:rsidR="004F4D39">
          <w:rPr>
            <w:rFonts w:ascii="Verdana" w:hAnsi="Verdana"/>
            <w:szCs w:val="17"/>
          </w:rPr>
          <w:fldChar w:fldCharType="end"/>
        </w:r>
      </w:hyperlink>
    </w:p>
    <w:p w14:paraId="7867196F" w14:textId="77777777" w:rsidR="00B513FC" w:rsidRDefault="0057338F">
      <w:pPr>
        <w:pStyle w:val="TOC3"/>
        <w:tabs>
          <w:tab w:val="right" w:leader="underscore" w:pos="7218"/>
        </w:tabs>
        <w:rPr>
          <w:rFonts w:ascii="Verdana" w:hAnsi="Verdana"/>
          <w:szCs w:val="17"/>
        </w:rPr>
      </w:pPr>
      <w:hyperlink w:anchor="_Toc13788" w:history="1">
        <w:r w:rsidR="004F4D39">
          <w:rPr>
            <w:rFonts w:hAnsi="Verdana"/>
            <w:szCs w:val="28"/>
          </w:rPr>
          <w:t>4.2.1 Assumption</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_Toc13788 </w:instrText>
        </w:r>
        <w:r w:rsidR="004F4D39">
          <w:rPr>
            <w:rFonts w:ascii="Verdana" w:hAnsi="Verdana"/>
            <w:szCs w:val="17"/>
          </w:rPr>
          <w:fldChar w:fldCharType="separate"/>
        </w:r>
        <w:r w:rsidR="004F4D39">
          <w:rPr>
            <w:rFonts w:ascii="Verdana" w:hAnsi="Verdana"/>
            <w:szCs w:val="17"/>
          </w:rPr>
          <w:t>43</w:t>
        </w:r>
        <w:r w:rsidR="004F4D39">
          <w:rPr>
            <w:rFonts w:ascii="Verdana" w:hAnsi="Verdana"/>
            <w:szCs w:val="17"/>
          </w:rPr>
          <w:fldChar w:fldCharType="end"/>
        </w:r>
      </w:hyperlink>
    </w:p>
    <w:p w14:paraId="2647A087" w14:textId="77777777" w:rsidR="00B513FC" w:rsidRDefault="0057338F">
      <w:pPr>
        <w:pStyle w:val="TOC3"/>
        <w:tabs>
          <w:tab w:val="right" w:leader="underscore" w:pos="7218"/>
        </w:tabs>
        <w:rPr>
          <w:rFonts w:ascii="Verdana" w:hAnsi="Verdana"/>
          <w:szCs w:val="17"/>
        </w:rPr>
      </w:pPr>
      <w:hyperlink w:anchor="_Toc5902" w:history="1">
        <w:r w:rsidR="004F4D39">
          <w:rPr>
            <w:rFonts w:hAnsi="Verdana"/>
            <w:szCs w:val="28"/>
          </w:rPr>
          <w:t>4.2.2 Conceive outline of interpreter</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_Toc5902 </w:instrText>
        </w:r>
        <w:r w:rsidR="004F4D39">
          <w:rPr>
            <w:rFonts w:ascii="Verdana" w:hAnsi="Verdana"/>
            <w:szCs w:val="17"/>
          </w:rPr>
          <w:fldChar w:fldCharType="separate"/>
        </w:r>
        <w:r w:rsidR="004F4D39">
          <w:rPr>
            <w:rFonts w:ascii="Verdana" w:hAnsi="Verdana"/>
            <w:szCs w:val="17"/>
          </w:rPr>
          <w:t>47</w:t>
        </w:r>
        <w:r w:rsidR="004F4D39">
          <w:rPr>
            <w:rFonts w:ascii="Verdana" w:hAnsi="Verdana"/>
            <w:szCs w:val="17"/>
          </w:rPr>
          <w:fldChar w:fldCharType="end"/>
        </w:r>
      </w:hyperlink>
    </w:p>
    <w:p w14:paraId="24E60F6B" w14:textId="77777777" w:rsidR="00B513FC" w:rsidRDefault="0057338F" w:rsidP="004F4D39">
      <w:pPr>
        <w:pStyle w:val="TOC2"/>
        <w:tabs>
          <w:tab w:val="right" w:leader="underscore" w:pos="7218"/>
        </w:tabs>
        <w:spacing w:before="91"/>
        <w:rPr>
          <w:rFonts w:ascii="Verdana" w:hAnsi="Verdana"/>
          <w:szCs w:val="17"/>
        </w:rPr>
      </w:pPr>
      <w:hyperlink w:anchor="_Toc16232" w:history="1">
        <w:r w:rsidR="004F4D39">
          <w:rPr>
            <w:rFonts w:hAnsi="Verdana"/>
            <w:szCs w:val="28"/>
          </w:rPr>
          <w:t>4.3 Implementation design of JipdaSlicer</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_Toc16232 </w:instrText>
        </w:r>
        <w:r w:rsidR="004F4D39">
          <w:rPr>
            <w:rFonts w:ascii="Verdana" w:hAnsi="Verdana"/>
            <w:szCs w:val="17"/>
          </w:rPr>
          <w:fldChar w:fldCharType="separate"/>
        </w:r>
        <w:r w:rsidR="004F4D39">
          <w:rPr>
            <w:rFonts w:ascii="Verdana" w:hAnsi="Verdana"/>
            <w:szCs w:val="17"/>
          </w:rPr>
          <w:t>48</w:t>
        </w:r>
        <w:r w:rsidR="004F4D39">
          <w:rPr>
            <w:rFonts w:ascii="Verdana" w:hAnsi="Verdana"/>
            <w:szCs w:val="17"/>
          </w:rPr>
          <w:fldChar w:fldCharType="end"/>
        </w:r>
      </w:hyperlink>
    </w:p>
    <w:p w14:paraId="28EA5470" w14:textId="77777777" w:rsidR="00B513FC" w:rsidRDefault="0057338F" w:rsidP="004F4D39">
      <w:pPr>
        <w:pStyle w:val="TOC2"/>
        <w:tabs>
          <w:tab w:val="right" w:leader="underscore" w:pos="7218"/>
        </w:tabs>
        <w:spacing w:before="91"/>
        <w:rPr>
          <w:rFonts w:ascii="Verdana" w:hAnsi="Verdana"/>
          <w:szCs w:val="17"/>
        </w:rPr>
      </w:pPr>
      <w:hyperlink w:anchor="_Toc20217" w:history="1">
        <w:r w:rsidR="004F4D39">
          <w:rPr>
            <w:rFonts w:hAnsi="Verdana"/>
            <w:szCs w:val="28"/>
          </w:rPr>
          <w:t>4.4 Conclusion</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_Toc20217 </w:instrText>
        </w:r>
        <w:r w:rsidR="004F4D39">
          <w:rPr>
            <w:rFonts w:ascii="Verdana" w:hAnsi="Verdana"/>
            <w:szCs w:val="17"/>
          </w:rPr>
          <w:fldChar w:fldCharType="separate"/>
        </w:r>
        <w:r w:rsidR="004F4D39">
          <w:rPr>
            <w:rFonts w:ascii="Verdana" w:hAnsi="Verdana"/>
            <w:szCs w:val="17"/>
          </w:rPr>
          <w:t>53</w:t>
        </w:r>
        <w:r w:rsidR="004F4D39">
          <w:rPr>
            <w:rFonts w:ascii="Verdana" w:hAnsi="Verdana"/>
            <w:szCs w:val="17"/>
          </w:rPr>
          <w:fldChar w:fldCharType="end"/>
        </w:r>
      </w:hyperlink>
    </w:p>
    <w:p w14:paraId="40B61AFD" w14:textId="77777777" w:rsidR="00B513FC" w:rsidRDefault="0057338F" w:rsidP="004F4D39">
      <w:pPr>
        <w:pStyle w:val="TOC1"/>
        <w:tabs>
          <w:tab w:val="right" w:leader="underscore" w:pos="7218"/>
        </w:tabs>
        <w:spacing w:before="91"/>
        <w:rPr>
          <w:rFonts w:ascii="Verdana" w:hAnsi="Verdana"/>
          <w:szCs w:val="17"/>
        </w:rPr>
      </w:pPr>
      <w:hyperlink w:anchor="_Toc281" w:history="1">
        <w:r w:rsidR="004F4D39">
          <w:rPr>
            <w:rFonts w:hAnsi="Verdana"/>
            <w:szCs w:val="32"/>
          </w:rPr>
          <w:t>Validation</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_Toc281 </w:instrText>
        </w:r>
        <w:r w:rsidR="004F4D39">
          <w:rPr>
            <w:rFonts w:ascii="Verdana" w:hAnsi="Verdana"/>
            <w:szCs w:val="17"/>
          </w:rPr>
          <w:fldChar w:fldCharType="separate"/>
        </w:r>
        <w:r w:rsidR="004F4D39">
          <w:rPr>
            <w:rFonts w:ascii="Verdana" w:hAnsi="Verdana"/>
            <w:szCs w:val="17"/>
          </w:rPr>
          <w:t>55</w:t>
        </w:r>
        <w:r w:rsidR="004F4D39">
          <w:rPr>
            <w:rFonts w:ascii="Verdana" w:hAnsi="Verdana"/>
            <w:szCs w:val="17"/>
          </w:rPr>
          <w:fldChar w:fldCharType="end"/>
        </w:r>
      </w:hyperlink>
    </w:p>
    <w:p w14:paraId="25362EA2" w14:textId="77777777" w:rsidR="00B513FC" w:rsidRDefault="0057338F" w:rsidP="004F4D39">
      <w:pPr>
        <w:pStyle w:val="TOC2"/>
        <w:tabs>
          <w:tab w:val="right" w:leader="underscore" w:pos="7218"/>
        </w:tabs>
        <w:spacing w:before="91"/>
        <w:rPr>
          <w:rFonts w:ascii="Verdana" w:hAnsi="Verdana"/>
          <w:szCs w:val="17"/>
        </w:rPr>
      </w:pPr>
      <w:hyperlink w:anchor="_Toc6193" w:history="1">
        <w:r w:rsidR="004F4D39">
          <w:rPr>
            <w:rFonts w:hAnsi="Verdana"/>
            <w:szCs w:val="28"/>
          </w:rPr>
          <w:t>5.1 Evaluation</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_Toc6193 </w:instrText>
        </w:r>
        <w:r w:rsidR="004F4D39">
          <w:rPr>
            <w:rFonts w:ascii="Verdana" w:hAnsi="Verdana"/>
            <w:szCs w:val="17"/>
          </w:rPr>
          <w:fldChar w:fldCharType="separate"/>
        </w:r>
        <w:r w:rsidR="004F4D39">
          <w:rPr>
            <w:rFonts w:ascii="Verdana" w:hAnsi="Verdana"/>
            <w:szCs w:val="17"/>
          </w:rPr>
          <w:t>55</w:t>
        </w:r>
        <w:r w:rsidR="004F4D39">
          <w:rPr>
            <w:rFonts w:ascii="Verdana" w:hAnsi="Verdana"/>
            <w:szCs w:val="17"/>
          </w:rPr>
          <w:fldChar w:fldCharType="end"/>
        </w:r>
      </w:hyperlink>
    </w:p>
    <w:p w14:paraId="2AA7C4B6" w14:textId="77777777" w:rsidR="00B513FC" w:rsidRDefault="0057338F">
      <w:pPr>
        <w:pStyle w:val="TOC3"/>
        <w:tabs>
          <w:tab w:val="right" w:leader="underscore" w:pos="7218"/>
        </w:tabs>
        <w:rPr>
          <w:rFonts w:ascii="Verdana" w:hAnsi="Verdana"/>
          <w:szCs w:val="17"/>
        </w:rPr>
      </w:pPr>
      <w:hyperlink w:anchor="_Toc6838" w:history="1">
        <w:r w:rsidR="004F4D39">
          <w:rPr>
            <w:szCs w:val="28"/>
          </w:rPr>
          <w:t>5.1.1 Methodology</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_Toc6838 </w:instrText>
        </w:r>
        <w:r w:rsidR="004F4D39">
          <w:rPr>
            <w:rFonts w:ascii="Verdana" w:hAnsi="Verdana"/>
            <w:szCs w:val="17"/>
          </w:rPr>
          <w:fldChar w:fldCharType="separate"/>
        </w:r>
        <w:r w:rsidR="004F4D39">
          <w:rPr>
            <w:rFonts w:ascii="Verdana" w:hAnsi="Verdana"/>
            <w:szCs w:val="17"/>
          </w:rPr>
          <w:t>55</w:t>
        </w:r>
        <w:r w:rsidR="004F4D39">
          <w:rPr>
            <w:rFonts w:ascii="Verdana" w:hAnsi="Verdana"/>
            <w:szCs w:val="17"/>
          </w:rPr>
          <w:fldChar w:fldCharType="end"/>
        </w:r>
      </w:hyperlink>
    </w:p>
    <w:p w14:paraId="01323504" w14:textId="77777777" w:rsidR="00B513FC" w:rsidRDefault="0057338F">
      <w:pPr>
        <w:pStyle w:val="TOC3"/>
        <w:tabs>
          <w:tab w:val="right" w:leader="underscore" w:pos="7218"/>
        </w:tabs>
        <w:rPr>
          <w:rFonts w:ascii="Verdana" w:hAnsi="Verdana"/>
          <w:szCs w:val="17"/>
        </w:rPr>
      </w:pPr>
      <w:hyperlink w:anchor="_Toc2863" w:history="1">
        <w:r w:rsidR="004F4D39">
          <w:rPr>
            <w:szCs w:val="28"/>
          </w:rPr>
          <w:t xml:space="preserve">5.2.2 </w:t>
        </w:r>
        <w:r w:rsidR="004F4D39">
          <w:rPr>
            <w:rFonts w:hint="eastAsia"/>
            <w:szCs w:val="28"/>
          </w:rPr>
          <w:t>Case testing</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_Toc2863 </w:instrText>
        </w:r>
        <w:r w:rsidR="004F4D39">
          <w:rPr>
            <w:rFonts w:ascii="Verdana" w:hAnsi="Verdana"/>
            <w:szCs w:val="17"/>
          </w:rPr>
          <w:fldChar w:fldCharType="separate"/>
        </w:r>
        <w:r w:rsidR="004F4D39">
          <w:rPr>
            <w:rFonts w:ascii="Verdana" w:hAnsi="Verdana"/>
            <w:szCs w:val="17"/>
          </w:rPr>
          <w:t>57</w:t>
        </w:r>
        <w:r w:rsidR="004F4D39">
          <w:rPr>
            <w:rFonts w:ascii="Verdana" w:hAnsi="Verdana"/>
            <w:szCs w:val="17"/>
          </w:rPr>
          <w:fldChar w:fldCharType="end"/>
        </w:r>
      </w:hyperlink>
    </w:p>
    <w:p w14:paraId="7E288515" w14:textId="77777777" w:rsidR="00B513FC" w:rsidRDefault="0057338F" w:rsidP="004F4D39">
      <w:pPr>
        <w:pStyle w:val="TOC2"/>
        <w:tabs>
          <w:tab w:val="right" w:leader="underscore" w:pos="7218"/>
        </w:tabs>
        <w:spacing w:before="91"/>
        <w:rPr>
          <w:rFonts w:ascii="Verdana" w:hAnsi="Verdana"/>
          <w:szCs w:val="17"/>
        </w:rPr>
      </w:pPr>
      <w:hyperlink w:anchor="_Toc9050" w:history="1">
        <w:r w:rsidR="004F4D39">
          <w:rPr>
            <w:rFonts w:hAnsi="Verdana"/>
            <w:szCs w:val="28"/>
          </w:rPr>
          <w:t>5.2 Conclusion</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_Toc9050 </w:instrText>
        </w:r>
        <w:r w:rsidR="004F4D39">
          <w:rPr>
            <w:rFonts w:ascii="Verdana" w:hAnsi="Verdana"/>
            <w:szCs w:val="17"/>
          </w:rPr>
          <w:fldChar w:fldCharType="separate"/>
        </w:r>
        <w:r w:rsidR="004F4D39">
          <w:rPr>
            <w:rFonts w:ascii="Verdana" w:hAnsi="Verdana"/>
            <w:szCs w:val="17"/>
          </w:rPr>
          <w:t>66</w:t>
        </w:r>
        <w:r w:rsidR="004F4D39">
          <w:rPr>
            <w:rFonts w:ascii="Verdana" w:hAnsi="Verdana"/>
            <w:szCs w:val="17"/>
          </w:rPr>
          <w:fldChar w:fldCharType="end"/>
        </w:r>
      </w:hyperlink>
    </w:p>
    <w:p w14:paraId="73868464" w14:textId="77777777" w:rsidR="00B513FC" w:rsidRDefault="0057338F" w:rsidP="004F4D39">
      <w:pPr>
        <w:pStyle w:val="TOC1"/>
        <w:tabs>
          <w:tab w:val="right" w:leader="underscore" w:pos="7218"/>
        </w:tabs>
        <w:spacing w:before="91"/>
        <w:rPr>
          <w:rFonts w:ascii="Verdana" w:hAnsi="Verdana"/>
          <w:szCs w:val="17"/>
        </w:rPr>
      </w:pPr>
      <w:hyperlink w:anchor="_Toc26887" w:history="1">
        <w:r w:rsidR="004F4D39">
          <w:rPr>
            <w:rFonts w:hAnsi="Verdana"/>
            <w:szCs w:val="32"/>
          </w:rPr>
          <w:t>Conclusion</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_Toc26887 </w:instrText>
        </w:r>
        <w:r w:rsidR="004F4D39">
          <w:rPr>
            <w:rFonts w:ascii="Verdana" w:hAnsi="Verdana"/>
            <w:szCs w:val="17"/>
          </w:rPr>
          <w:fldChar w:fldCharType="separate"/>
        </w:r>
        <w:r w:rsidR="004F4D39">
          <w:rPr>
            <w:rFonts w:ascii="Verdana" w:hAnsi="Verdana"/>
            <w:szCs w:val="17"/>
          </w:rPr>
          <w:t>68</w:t>
        </w:r>
        <w:r w:rsidR="004F4D39">
          <w:rPr>
            <w:rFonts w:ascii="Verdana" w:hAnsi="Verdana"/>
            <w:szCs w:val="17"/>
          </w:rPr>
          <w:fldChar w:fldCharType="end"/>
        </w:r>
      </w:hyperlink>
    </w:p>
    <w:p w14:paraId="0A91EF2F" w14:textId="77777777" w:rsidR="00B513FC" w:rsidRDefault="0057338F" w:rsidP="004F4D39">
      <w:pPr>
        <w:pStyle w:val="TOC2"/>
        <w:tabs>
          <w:tab w:val="right" w:leader="underscore" w:pos="7218"/>
        </w:tabs>
        <w:spacing w:before="91"/>
        <w:rPr>
          <w:rFonts w:ascii="Verdana" w:hAnsi="Verdana"/>
          <w:szCs w:val="17"/>
        </w:rPr>
      </w:pPr>
      <w:hyperlink w:anchor="_Toc19620" w:history="1">
        <w:r w:rsidR="004F4D39">
          <w:rPr>
            <w:rFonts w:hAnsi="Verdana"/>
            <w:szCs w:val="28"/>
          </w:rPr>
          <w:t>6.1 Contribution</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_Toc19620 </w:instrText>
        </w:r>
        <w:r w:rsidR="004F4D39">
          <w:rPr>
            <w:rFonts w:ascii="Verdana" w:hAnsi="Verdana"/>
            <w:szCs w:val="17"/>
          </w:rPr>
          <w:fldChar w:fldCharType="separate"/>
        </w:r>
        <w:r w:rsidR="004F4D39">
          <w:rPr>
            <w:rFonts w:ascii="Verdana" w:hAnsi="Verdana"/>
            <w:szCs w:val="17"/>
          </w:rPr>
          <w:t>69</w:t>
        </w:r>
        <w:r w:rsidR="004F4D39">
          <w:rPr>
            <w:rFonts w:ascii="Verdana" w:hAnsi="Verdana"/>
            <w:szCs w:val="17"/>
          </w:rPr>
          <w:fldChar w:fldCharType="end"/>
        </w:r>
      </w:hyperlink>
    </w:p>
    <w:p w14:paraId="1B91A57C" w14:textId="77777777" w:rsidR="00B513FC" w:rsidRDefault="0057338F" w:rsidP="004F4D39">
      <w:pPr>
        <w:pStyle w:val="TOC2"/>
        <w:tabs>
          <w:tab w:val="right" w:leader="underscore" w:pos="7218"/>
        </w:tabs>
        <w:spacing w:before="91"/>
        <w:rPr>
          <w:rFonts w:ascii="Verdana" w:hAnsi="Verdana"/>
          <w:szCs w:val="17"/>
        </w:rPr>
      </w:pPr>
      <w:hyperlink w:anchor="_Toc9805" w:history="1">
        <w:r w:rsidR="004F4D39">
          <w:rPr>
            <w:rFonts w:hAnsi="Verdana"/>
            <w:szCs w:val="28"/>
          </w:rPr>
          <w:t>6.2 Future work</w:t>
        </w:r>
        <w:r w:rsidR="004F4D39">
          <w:rPr>
            <w:rFonts w:ascii="Verdana" w:hAnsi="Verdana"/>
            <w:szCs w:val="17"/>
          </w:rPr>
          <w:tab/>
        </w:r>
        <w:r w:rsidR="004F4D39">
          <w:rPr>
            <w:rFonts w:ascii="Verdana" w:hAnsi="Verdana"/>
            <w:szCs w:val="17"/>
          </w:rPr>
          <w:fldChar w:fldCharType="begin"/>
        </w:r>
        <w:r w:rsidR="004F4D39">
          <w:rPr>
            <w:rFonts w:ascii="Verdana" w:hAnsi="Verdana"/>
            <w:szCs w:val="17"/>
          </w:rPr>
          <w:instrText xml:space="preserve"> PAGEREF _Toc9805 </w:instrText>
        </w:r>
        <w:r w:rsidR="004F4D39">
          <w:rPr>
            <w:rFonts w:ascii="Verdana" w:hAnsi="Verdana"/>
            <w:szCs w:val="17"/>
          </w:rPr>
          <w:fldChar w:fldCharType="separate"/>
        </w:r>
        <w:r w:rsidR="004F4D39">
          <w:rPr>
            <w:rFonts w:ascii="Verdana" w:hAnsi="Verdana"/>
            <w:szCs w:val="17"/>
          </w:rPr>
          <w:t>70</w:t>
        </w:r>
        <w:r w:rsidR="004F4D39">
          <w:rPr>
            <w:rFonts w:ascii="Verdana" w:hAnsi="Verdana"/>
            <w:szCs w:val="17"/>
          </w:rPr>
          <w:fldChar w:fldCharType="end"/>
        </w:r>
      </w:hyperlink>
    </w:p>
    <w:p w14:paraId="3D863D7F" w14:textId="77777777" w:rsidR="00B513FC" w:rsidRDefault="004F4D39">
      <w:pPr>
        <w:widowControl w:val="0"/>
        <w:spacing w:afterLines="50" w:after="120" w:line="276" w:lineRule="auto"/>
        <w:jc w:val="right"/>
        <w:rPr>
          <w:b/>
          <w:bCs/>
        </w:rPr>
      </w:pPr>
      <w:r>
        <w:rPr>
          <w:szCs w:val="24"/>
        </w:rPr>
        <w:fldChar w:fldCharType="end"/>
      </w:r>
    </w:p>
    <w:p w14:paraId="61F1F47F" w14:textId="77777777" w:rsidR="00B513FC" w:rsidRDefault="00B513FC">
      <w:pPr>
        <w:widowControl w:val="0"/>
        <w:spacing w:afterLines="50" w:after="120" w:line="276" w:lineRule="auto"/>
        <w:jc w:val="both"/>
        <w:rPr>
          <w:rFonts w:ascii="Elephant" w:eastAsia="Elephant" w:hAnsi="Elephant" w:cs="Elephant"/>
          <w:sz w:val="144"/>
          <w:szCs w:val="144"/>
        </w:rPr>
      </w:pPr>
    </w:p>
    <w:p w14:paraId="1A3D914B" w14:textId="77777777" w:rsidR="00B513FC" w:rsidRDefault="00B513FC">
      <w:pPr>
        <w:widowControl w:val="0"/>
        <w:spacing w:afterLines="50" w:after="120" w:line="276" w:lineRule="auto"/>
        <w:jc w:val="both"/>
        <w:sectPr w:rsidR="00B513FC">
          <w:pgSz w:w="11900" w:h="16838"/>
          <w:pgMar w:top="2154" w:right="2341" w:bottom="2154" w:left="2341" w:header="720" w:footer="0" w:gutter="0"/>
          <w:pgNumType w:fmt="upperRoman"/>
          <w:cols w:space="720"/>
          <w:docGrid w:linePitch="360"/>
        </w:sectPr>
      </w:pPr>
    </w:p>
    <w:p w14:paraId="46FBA5F7" w14:textId="77777777" w:rsidR="00B513FC" w:rsidRDefault="00B513FC">
      <w:pPr>
        <w:widowControl w:val="0"/>
        <w:spacing w:afterLines="50" w:after="120" w:line="276" w:lineRule="auto"/>
        <w:jc w:val="right"/>
        <w:rPr>
          <w:rFonts w:ascii="Elephant" w:eastAsia="Elephant" w:hAnsi="Elephant" w:cs="Elephant"/>
          <w:sz w:val="144"/>
          <w:szCs w:val="144"/>
        </w:rPr>
        <w:sectPr w:rsidR="00B513FC">
          <w:headerReference w:type="default" r:id="rId23"/>
          <w:footerReference w:type="default" r:id="rId24"/>
          <w:type w:val="continuous"/>
          <w:pgSz w:w="11900" w:h="16838"/>
          <w:pgMar w:top="2154" w:right="2341" w:bottom="2154" w:left="2341" w:header="720" w:footer="0" w:gutter="0"/>
          <w:pgNumType w:fmt="upperRoman"/>
          <w:cols w:space="720"/>
          <w:docGrid w:linePitch="360"/>
        </w:sectPr>
      </w:pPr>
    </w:p>
    <w:p w14:paraId="3F1AC5A7" w14:textId="77777777" w:rsidR="00B513FC" w:rsidRDefault="00B513FC">
      <w:pPr>
        <w:widowControl w:val="0"/>
        <w:spacing w:afterLines="50" w:after="120" w:line="276" w:lineRule="auto"/>
        <w:jc w:val="right"/>
        <w:rPr>
          <w:rFonts w:ascii="Elephant" w:eastAsia="Elephant" w:hAnsi="Elephant" w:cs="Elephant"/>
          <w:sz w:val="144"/>
          <w:szCs w:val="144"/>
        </w:rPr>
      </w:pPr>
    </w:p>
    <w:p w14:paraId="011D781B" w14:textId="77777777" w:rsidR="00B513FC" w:rsidRDefault="004F4D39">
      <w:pPr>
        <w:widowControl w:val="0"/>
        <w:spacing w:after="50" w:line="276" w:lineRule="auto"/>
        <w:jc w:val="right"/>
        <w:rPr>
          <w:rFonts w:ascii="Elephant" w:eastAsia="Elephant" w:hAnsi="Elephant" w:cs="Elephant"/>
          <w:color w:val="969696"/>
          <w:sz w:val="144"/>
          <w:szCs w:val="144"/>
          <w:u w:color="969696"/>
        </w:rPr>
      </w:pPr>
      <w:r>
        <w:rPr>
          <w:rFonts w:ascii="Elephant" w:eastAsia="Elephant" w:hAnsi="Elephant" w:cs="Elephant"/>
          <w:color w:val="969696"/>
          <w:sz w:val="144"/>
          <w:szCs w:val="144"/>
          <w:u w:color="969696"/>
        </w:rPr>
        <w:t>1</w:t>
      </w:r>
    </w:p>
    <w:p w14:paraId="62954E84" w14:textId="77777777" w:rsidR="00B513FC" w:rsidRDefault="004F4D39">
      <w:pPr>
        <w:widowControl w:val="0"/>
        <w:spacing w:after="50" w:line="276" w:lineRule="auto"/>
        <w:jc w:val="right"/>
        <w:outlineLvl w:val="0"/>
        <w:rPr>
          <w:rFonts w:ascii="Times New Roman" w:eastAsia="Times New Roman" w:hAnsi="Times New Roman"/>
          <w:sz w:val="32"/>
          <w:szCs w:val="32"/>
        </w:rPr>
      </w:pPr>
      <w:bookmarkStart w:id="0" w:name="_Toc19852"/>
      <w:r>
        <w:rPr>
          <w:rFonts w:ascii="Times New Roman"/>
          <w:sz w:val="32"/>
          <w:szCs w:val="32"/>
        </w:rPr>
        <w:t>Introduction</w:t>
      </w:r>
      <w:bookmarkEnd w:id="0"/>
    </w:p>
    <w:p w14:paraId="14F20C54"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24CFA073"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4C4B1C84"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7891CB64" w14:textId="77777777" w:rsidR="00B513FC" w:rsidRDefault="004F4D39">
      <w:pPr>
        <w:pStyle w:val="11"/>
        <w:widowControl w:val="0"/>
        <w:spacing w:afterLines="50" w:after="120" w:line="276" w:lineRule="auto"/>
        <w:jc w:val="both"/>
        <w:rPr>
          <w:rFonts w:ascii="Times New Roman" w:eastAsia="Times New Roman" w:hAnsi="Times New Roman"/>
          <w:sz w:val="24"/>
          <w:szCs w:val="24"/>
        </w:rPr>
      </w:pPr>
      <w:commentRangeStart w:id="1"/>
      <w:r>
        <w:rPr>
          <w:rFonts w:ascii="Times New Roman"/>
          <w:sz w:val="24"/>
          <w:szCs w:val="24"/>
        </w:rPr>
        <w:t>The</w:t>
      </w:r>
      <w:commentRangeEnd w:id="1"/>
      <w:r w:rsidR="0057338F">
        <w:rPr>
          <w:rStyle w:val="CommentReference"/>
          <w:rFonts w:eastAsia="宋体"/>
          <w:color w:val="auto"/>
        </w:rPr>
        <w:commentReference w:id="1"/>
      </w:r>
      <w:r>
        <w:rPr>
          <w:rFonts w:ascii="Times New Roman"/>
          <w:sz w:val="24"/>
          <w:szCs w:val="24"/>
        </w:rPr>
        <w:t xml:space="preserve"> typical three-tier architecture of web applications includes client, server, and data tier. Figure 1 depicts a web application structure that conforms to this three-tier architecture introduced in [6].</w:t>
      </w:r>
    </w:p>
    <w:p w14:paraId="0C34BA8F" w14:textId="77777777" w:rsidR="00B513FC" w:rsidRDefault="0057338F">
      <w:pPr>
        <w:widowControl w:val="0"/>
        <w:spacing w:after="5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369C27B8">
          <v:shape id="officeArt_x0020_object" o:spid="_x0000_i1025" type="#_x0000_t75" style="width:330pt;height:74.65pt">
            <v:imagedata r:id="rId27" o:title=""/>
          </v:shape>
        </w:pict>
      </w:r>
    </w:p>
    <w:p w14:paraId="5DE5C3E8"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1 three-tier web application</w:t>
      </w:r>
    </w:p>
    <w:p w14:paraId="529991D1" w14:textId="77777777" w:rsidR="00B513FC" w:rsidRDefault="004F4D39">
      <w:pPr>
        <w:pStyle w:val="11"/>
        <w:widowControl w:val="0"/>
        <w:spacing w:afterLines="50" w:after="120" w:line="276" w:lineRule="auto"/>
        <w:jc w:val="both"/>
        <w:rPr>
          <w:rFonts w:ascii="Times New Roman" w:eastAsia="Times New Roman" w:hAnsi="Times New Roman"/>
          <w:color w:val="0E7001"/>
          <w:sz w:val="24"/>
          <w:szCs w:val="24"/>
          <w:u w:color="0E7001"/>
        </w:rPr>
      </w:pPr>
      <w:r>
        <w:rPr>
          <w:rFonts w:ascii="Times New Roman"/>
          <w:sz w:val="24"/>
          <w:szCs w:val="24"/>
        </w:rPr>
        <w:t>Normally, the client tier represents the presentation layer such as a browser installed on user</w:t>
      </w:r>
      <w:r>
        <w:rPr>
          <w:rFonts w:hAnsi="Times New Roman"/>
          <w:sz w:val="24"/>
          <w:szCs w:val="24"/>
        </w:rPr>
        <w:t>’</w:t>
      </w:r>
      <w:r>
        <w:rPr>
          <w:rFonts w:ascii="Times New Roman"/>
          <w:sz w:val="24"/>
          <w:szCs w:val="24"/>
        </w:rPr>
        <w:t xml:space="preserve">s computer, the server tier is used to handle computations and events and the data tier acts as an interface that communicates to the database system. The traditional development method requires the programmer to use the appropriate technologies for each tier and a manual combination of each technology is required. In contrast with traditional methods, tier splitting of a web application is a rather new concept in the domain of web development. In distributed programming, tier splitting splits a single-tier application into its multi-tier variant [15]. This approach used on web applications tries to blur the distinction between the different tiers of a web application such that the development </w:t>
      </w:r>
      <w:r>
        <w:rPr>
          <w:rFonts w:ascii="Times New Roman"/>
          <w:sz w:val="24"/>
          <w:szCs w:val="24"/>
        </w:rPr>
        <w:lastRenderedPageBreak/>
        <w:t>is more straightforward.</w:t>
      </w:r>
    </w:p>
    <w:p w14:paraId="687BE666" w14:textId="5D261020" w:rsidR="00B513FC" w:rsidRDefault="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Instead of investing in a novel programming language to realize tier splitting, </w:t>
      </w:r>
      <w:ins w:id="2" w:author="Jens Nicolay" w:date="2015-08-21T13:44:00Z">
        <w:r w:rsidR="0057338F">
          <w:rPr>
            <w:rFonts w:ascii="Times New Roman"/>
            <w:sz w:val="24"/>
            <w:szCs w:val="24"/>
          </w:rPr>
          <w:t xml:space="preserve">extending </w:t>
        </w:r>
      </w:ins>
      <w:r>
        <w:rPr>
          <w:rFonts w:ascii="Times New Roman"/>
          <w:sz w:val="24"/>
          <w:szCs w:val="24"/>
        </w:rPr>
        <w:t xml:space="preserve">existing technologies </w:t>
      </w:r>
      <w:ins w:id="3" w:author="Jens Nicolay" w:date="2015-08-21T13:44:00Z">
        <w:r w:rsidR="0057338F">
          <w:rPr>
            <w:rFonts w:ascii="Times New Roman"/>
            <w:sz w:val="24"/>
            <w:szCs w:val="24"/>
          </w:rPr>
          <w:t xml:space="preserve">such as JavaScript </w:t>
        </w:r>
      </w:ins>
      <w:del w:id="4" w:author="Jens Nicolay" w:date="2015-08-21T13:45:00Z">
        <w:r w:rsidDel="0057338F">
          <w:rPr>
            <w:rFonts w:ascii="Times New Roman"/>
            <w:sz w:val="24"/>
            <w:szCs w:val="24"/>
          </w:rPr>
          <w:delText xml:space="preserve">can be extended </w:delText>
        </w:r>
      </w:del>
      <w:r>
        <w:rPr>
          <w:rFonts w:ascii="Times New Roman"/>
          <w:sz w:val="24"/>
          <w:szCs w:val="24"/>
        </w:rPr>
        <w:t>with distributed features</w:t>
      </w:r>
      <w:del w:id="5" w:author="Jens Nicolay" w:date="2015-08-21T13:45:00Z">
        <w:r w:rsidDel="0057338F">
          <w:rPr>
            <w:rFonts w:ascii="Times New Roman"/>
            <w:sz w:val="24"/>
            <w:szCs w:val="24"/>
          </w:rPr>
          <w:delText>,</w:delText>
        </w:r>
      </w:del>
      <w:r>
        <w:rPr>
          <w:rFonts w:ascii="Times New Roman"/>
          <w:sz w:val="24"/>
          <w:szCs w:val="24"/>
        </w:rPr>
        <w:t xml:space="preserve"> </w:t>
      </w:r>
      <w:del w:id="6" w:author="Jens Nicolay" w:date="2015-08-21T13:44:00Z">
        <w:r w:rsidDel="0057338F">
          <w:rPr>
            <w:rFonts w:ascii="Times New Roman"/>
            <w:sz w:val="24"/>
            <w:szCs w:val="24"/>
          </w:rPr>
          <w:delText xml:space="preserve">such as JavaScript </w:delText>
        </w:r>
      </w:del>
      <w:r>
        <w:rPr>
          <w:rFonts w:ascii="Times New Roman"/>
          <w:sz w:val="24"/>
          <w:szCs w:val="24"/>
        </w:rPr>
        <w:t>to cater for tier splitting seems more beneficial. To enable tierless programming for the JavaScript language, we use static analysis based on abstract interpretation. On top of that, we need to split the actual tiers of the program which can be achieved by program slicing.</w:t>
      </w:r>
    </w:p>
    <w:p w14:paraId="7442D156"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4265BADE"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53BE9C68" w14:textId="77777777" w:rsidR="00B513FC" w:rsidRDefault="004F4D39">
      <w:pPr>
        <w:widowControl w:val="0"/>
        <w:spacing w:afterLines="100" w:after="240" w:line="276" w:lineRule="auto"/>
        <w:outlineLvl w:val="1"/>
        <w:rPr>
          <w:rFonts w:ascii="Times New Roman" w:eastAsia="Times New Roman" w:hAnsi="Times New Roman"/>
          <w:b/>
          <w:bCs/>
          <w:sz w:val="28"/>
          <w:szCs w:val="28"/>
        </w:rPr>
      </w:pPr>
      <w:bookmarkStart w:id="7" w:name="_Toc24165"/>
      <w:r>
        <w:rPr>
          <w:rFonts w:ascii="Times New Roman"/>
          <w:b/>
          <w:bCs/>
          <w:sz w:val="28"/>
          <w:szCs w:val="28"/>
        </w:rPr>
        <w:t>1.1 Problem statement</w:t>
      </w:r>
      <w:bookmarkEnd w:id="7"/>
    </w:p>
    <w:p w14:paraId="52831FBE" w14:textId="224BE854" w:rsidR="00B513FC" w:rsidRDefault="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Today people can</w:t>
      </w:r>
      <w:r>
        <w:rPr>
          <w:rFonts w:hAnsi="Times New Roman"/>
          <w:sz w:val="24"/>
          <w:szCs w:val="24"/>
        </w:rPr>
        <w:t>’</w:t>
      </w:r>
      <w:r>
        <w:rPr>
          <w:rFonts w:ascii="Times New Roman"/>
          <w:sz w:val="24"/>
          <w:szCs w:val="24"/>
        </w:rPr>
        <w:t>t live without internet. The applications built for the internet provides a lot of functionalities to convenience for people</w:t>
      </w:r>
      <w:r>
        <w:rPr>
          <w:rFonts w:hAnsi="Times New Roman"/>
          <w:sz w:val="24"/>
          <w:szCs w:val="24"/>
        </w:rPr>
        <w:t>’</w:t>
      </w:r>
      <w:r>
        <w:rPr>
          <w:rFonts w:ascii="Times New Roman"/>
          <w:sz w:val="24"/>
          <w:szCs w:val="24"/>
        </w:rPr>
        <w:t xml:space="preserve">s life. This kind of changes requires web applications to provide a </w:t>
      </w:r>
      <w:del w:id="8" w:author="Jens Nicolay" w:date="2015-08-21T13:45:00Z">
        <w:r w:rsidDel="0057338F">
          <w:rPr>
            <w:rFonts w:ascii="Times New Roman"/>
            <w:sz w:val="24"/>
            <w:szCs w:val="24"/>
          </w:rPr>
          <w:delText>huge  amount</w:delText>
        </w:r>
      </w:del>
      <w:ins w:id="9" w:author="Jens Nicolay" w:date="2015-08-21T13:45:00Z">
        <w:r w:rsidR="0057338F">
          <w:rPr>
            <w:rFonts w:ascii="Times New Roman"/>
            <w:sz w:val="24"/>
            <w:szCs w:val="24"/>
          </w:rPr>
          <w:t>large amount</w:t>
        </w:r>
      </w:ins>
      <w:r>
        <w:rPr>
          <w:rFonts w:ascii="Times New Roman"/>
          <w:sz w:val="24"/>
          <w:szCs w:val="24"/>
        </w:rPr>
        <w:t xml:space="preserve"> of information and services, and also to be able to handle more interactions with users. In this case, developers have to create so-called rich internet applications, where the client contains program logic as well. Developing such applications in the traditional three-tier architecture increases the complexity of web development, because each tier comes with its own technology stack. This leads to complex glue between each technology of the different tiers. Normally, a combination of HTML, JavaScript and CSS is used for client tier, often together with Ajax and jQuery. The server tier itself is written in another programming language, often depending on which web framework is chosen by the programmer. </w:t>
      </w:r>
    </w:p>
    <w:p w14:paraId="0B658D53" w14:textId="77777777" w:rsidR="00B513FC" w:rsidRDefault="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Tierless programming languages reduce this complexity by developing a web application in only one programming language. In these languages, a preprocessor or the runtime of the language can split the source code into client, server and sometimes a database tier. The communication between the different, distributed tiers is also handled by these languages. However, investment in novel programming languages is not an efficient way to relieve developers from handling the described complexity.</w:t>
      </w:r>
    </w:p>
    <w:p w14:paraId="51EB5FB3" w14:textId="77777777" w:rsidR="00B513FC" w:rsidRDefault="004F4D39">
      <w:pPr>
        <w:pStyle w:val="11"/>
        <w:widowControl w:val="0"/>
        <w:pBdr>
          <w:bottom w:val="single" w:sz="4" w:space="0" w:color="auto"/>
        </w:pBdr>
        <w:spacing w:afterLines="50" w:after="120" w:line="276" w:lineRule="auto"/>
        <w:jc w:val="both"/>
        <w:rPr>
          <w:rFonts w:ascii="Times New Roman"/>
          <w:sz w:val="24"/>
          <w:szCs w:val="24"/>
        </w:rPr>
      </w:pPr>
      <w:r>
        <w:rPr>
          <w:rFonts w:ascii="Times New Roman"/>
          <w:sz w:val="24"/>
          <w:szCs w:val="24"/>
        </w:rPr>
        <w:t xml:space="preserve">By allowing tierless programming in a general-purpose language the developer can profit from existing tool support for that language. </w:t>
      </w:r>
    </w:p>
    <w:p w14:paraId="4DC338DB" w14:textId="77777777" w:rsidR="00B513FC" w:rsidRDefault="00B513FC">
      <w:pPr>
        <w:pStyle w:val="11"/>
        <w:widowControl w:val="0"/>
        <w:pBdr>
          <w:bottom w:val="single" w:sz="4" w:space="0" w:color="auto"/>
        </w:pBdr>
        <w:spacing w:afterLines="50" w:after="120" w:line="276" w:lineRule="auto"/>
        <w:jc w:val="both"/>
        <w:rPr>
          <w:rFonts w:ascii="Times New Roman"/>
          <w:sz w:val="24"/>
          <w:szCs w:val="24"/>
        </w:rPr>
      </w:pPr>
    </w:p>
    <w:p w14:paraId="556919CD"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vertAlign w:val="superscript"/>
        </w:rPr>
        <w:t>1</w:t>
      </w:r>
      <w:hyperlink r:id="rId28" w:history="1">
        <w:r>
          <w:rPr>
            <w:rStyle w:val="Hyperlink0"/>
            <w:rFonts w:ascii="Times New Roman"/>
          </w:rPr>
          <w:t>https://soft.vub.ac.be/~lphilips/jspdg/stip/stip-web/stip.html</w:t>
        </w:r>
      </w:hyperlink>
    </w:p>
    <w:p w14:paraId="3C0FAB0F" w14:textId="1285C3FC" w:rsidR="00B513FC" w:rsidRDefault="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JavaScript is an event-driven language that </w:t>
      </w:r>
      <w:del w:id="10" w:author="Jens Nicolay" w:date="2015-08-21T13:47:00Z">
        <w:r w:rsidDel="0057338F">
          <w:rPr>
            <w:rFonts w:ascii="Times New Roman"/>
            <w:sz w:val="24"/>
            <w:szCs w:val="24"/>
          </w:rPr>
          <w:delText xml:space="preserve">runs </w:delText>
        </w:r>
      </w:del>
      <w:ins w:id="11" w:author="Jens Nicolay" w:date="2015-08-21T13:47:00Z">
        <w:r w:rsidR="0057338F">
          <w:rPr>
            <w:rFonts w:ascii="Times New Roman"/>
            <w:sz w:val="24"/>
            <w:szCs w:val="24"/>
          </w:rPr>
          <w:t xml:space="preserve">was </w:t>
        </w:r>
      </w:ins>
      <w:ins w:id="12" w:author="Jens Nicolay" w:date="2015-08-21T13:51:00Z">
        <w:r w:rsidR="0057338F">
          <w:rPr>
            <w:rFonts w:ascii="Times New Roman"/>
            <w:sz w:val="24"/>
            <w:szCs w:val="24"/>
          </w:rPr>
          <w:t xml:space="preserve">originally </w:t>
        </w:r>
      </w:ins>
      <w:ins w:id="13" w:author="Jens Nicolay" w:date="2015-08-21T13:47:00Z">
        <w:r w:rsidR="0057338F">
          <w:rPr>
            <w:rFonts w:ascii="Times New Roman"/>
            <w:sz w:val="24"/>
            <w:szCs w:val="24"/>
          </w:rPr>
          <w:t xml:space="preserve">designed to run </w:t>
        </w:r>
      </w:ins>
      <w:r>
        <w:rPr>
          <w:rFonts w:ascii="Times New Roman"/>
          <w:sz w:val="24"/>
          <w:szCs w:val="24"/>
        </w:rPr>
        <w:lastRenderedPageBreak/>
        <w:t>on the client tier</w:t>
      </w:r>
      <w:ins w:id="14" w:author="Jens Nicolay" w:date="2015-08-21T13:51:00Z">
        <w:r w:rsidR="0057338F">
          <w:rPr>
            <w:rFonts w:ascii="Times New Roman"/>
            <w:sz w:val="24"/>
            <w:szCs w:val="24"/>
          </w:rPr>
          <w:t>, but now</w:t>
        </w:r>
      </w:ins>
      <w:r>
        <w:rPr>
          <w:rFonts w:ascii="Times New Roman"/>
          <w:sz w:val="24"/>
          <w:szCs w:val="24"/>
        </w:rPr>
        <w:t xml:space="preserve"> </w:t>
      </w:r>
      <w:del w:id="15" w:author="Jens Nicolay" w:date="2015-08-21T13:51:00Z">
        <w:r w:rsidDel="0057338F">
          <w:rPr>
            <w:rFonts w:ascii="Times New Roman"/>
            <w:sz w:val="24"/>
            <w:szCs w:val="24"/>
          </w:rPr>
          <w:delText xml:space="preserve">and </w:delText>
        </w:r>
      </w:del>
      <w:ins w:id="16" w:author="Jens Nicolay" w:date="2015-08-21T13:50:00Z">
        <w:r w:rsidR="0057338F">
          <w:rPr>
            <w:rFonts w:ascii="Times New Roman"/>
            <w:sz w:val="24"/>
            <w:szCs w:val="24"/>
          </w:rPr>
          <w:t xml:space="preserve">is seeing increased </w:t>
        </w:r>
      </w:ins>
      <w:ins w:id="17" w:author="Jens Nicolay" w:date="2015-08-21T13:51:00Z">
        <w:r w:rsidR="0057338F">
          <w:rPr>
            <w:rFonts w:ascii="Times New Roman"/>
            <w:sz w:val="24"/>
            <w:szCs w:val="24"/>
          </w:rPr>
          <w:t>adoption</w:t>
        </w:r>
      </w:ins>
      <w:ins w:id="18" w:author="Jens Nicolay" w:date="2015-08-21T13:50:00Z">
        <w:r w:rsidR="0057338F">
          <w:rPr>
            <w:rFonts w:ascii="Times New Roman"/>
            <w:sz w:val="24"/>
            <w:szCs w:val="24"/>
          </w:rPr>
          <w:t xml:space="preserve"> on </w:t>
        </w:r>
      </w:ins>
      <w:del w:id="19" w:author="Jens Nicolay" w:date="2015-08-21T13:49:00Z">
        <w:r w:rsidDel="0057338F">
          <w:rPr>
            <w:rFonts w:ascii="Times New Roman"/>
            <w:sz w:val="24"/>
            <w:szCs w:val="24"/>
          </w:rPr>
          <w:delText xml:space="preserve">has been already extended </w:delText>
        </w:r>
      </w:del>
      <w:del w:id="20" w:author="Jens Nicolay" w:date="2015-08-21T13:50:00Z">
        <w:r w:rsidDel="0057338F">
          <w:rPr>
            <w:rFonts w:ascii="Times New Roman"/>
            <w:sz w:val="24"/>
            <w:szCs w:val="24"/>
          </w:rPr>
          <w:delText>to</w:delText>
        </w:r>
      </w:del>
      <w:ins w:id="21" w:author="Jens Nicolay" w:date="2015-08-21T13:50:00Z">
        <w:r w:rsidR="0057338F">
          <w:rPr>
            <w:rFonts w:ascii="Times New Roman"/>
            <w:sz w:val="24"/>
            <w:szCs w:val="24"/>
          </w:rPr>
          <w:t>the</w:t>
        </w:r>
      </w:ins>
      <w:r>
        <w:rPr>
          <w:rFonts w:ascii="Times New Roman"/>
          <w:sz w:val="24"/>
          <w:szCs w:val="24"/>
        </w:rPr>
        <w:t xml:space="preserve"> server tier</w:t>
      </w:r>
      <w:del w:id="22" w:author="Jens Nicolay" w:date="2015-08-21T13:50:00Z">
        <w:r w:rsidDel="0057338F">
          <w:rPr>
            <w:rFonts w:ascii="Times New Roman"/>
            <w:sz w:val="24"/>
            <w:szCs w:val="24"/>
          </w:rPr>
          <w:delText>,</w:delText>
        </w:r>
      </w:del>
      <w:r>
        <w:rPr>
          <w:rFonts w:ascii="Times New Roman"/>
          <w:sz w:val="24"/>
          <w:szCs w:val="24"/>
        </w:rPr>
        <w:t xml:space="preserve"> thanks to Node.js. </w:t>
      </w:r>
      <w:commentRangeStart w:id="23"/>
      <w:r>
        <w:rPr>
          <w:rFonts w:ascii="Times New Roman"/>
          <w:sz w:val="24"/>
          <w:szCs w:val="24"/>
        </w:rPr>
        <w:t>By</w:t>
      </w:r>
      <w:commentRangeEnd w:id="23"/>
      <w:r w:rsidR="0057338F">
        <w:rPr>
          <w:rStyle w:val="CommentReference"/>
          <w:rFonts w:eastAsia="宋体"/>
          <w:color w:val="auto"/>
        </w:rPr>
        <w:commentReference w:id="23"/>
      </w:r>
      <w:r>
        <w:rPr>
          <w:rFonts w:ascii="Times New Roman"/>
          <w:sz w:val="24"/>
          <w:szCs w:val="24"/>
        </w:rPr>
        <w:t xml:space="preserve"> using program slicing mechanisms, the tier-splitting tool called STIP.js</w:t>
      </w:r>
      <w:r>
        <w:rPr>
          <w:rFonts w:ascii="Times New Roman"/>
          <w:sz w:val="24"/>
          <w:szCs w:val="24"/>
          <w:vertAlign w:val="superscript"/>
        </w:rPr>
        <w:t>1</w:t>
      </w:r>
      <w:r>
        <w:rPr>
          <w:rFonts w:ascii="Times New Roman"/>
          <w:sz w:val="24"/>
          <w:szCs w:val="24"/>
        </w:rPr>
        <w:t xml:space="preserve"> is able to split a</w:t>
      </w:r>
      <w:del w:id="24" w:author="Jens Nicolay" w:date="2015-08-21T13:50:00Z">
        <w:r w:rsidDel="0057338F">
          <w:rPr>
            <w:rFonts w:ascii="Times New Roman"/>
            <w:sz w:val="24"/>
            <w:szCs w:val="24"/>
          </w:rPr>
          <w:delText xml:space="preserve"> </w:delText>
        </w:r>
      </w:del>
      <w:r>
        <w:rPr>
          <w:rFonts w:ascii="Times New Roman"/>
          <w:sz w:val="24"/>
          <w:szCs w:val="24"/>
        </w:rPr>
        <w:t xml:space="preserve"> </w:t>
      </w:r>
      <w:del w:id="25" w:author="Jens Nicolay" w:date="2015-08-21T13:50:00Z">
        <w:r w:rsidDel="0057338F">
          <w:rPr>
            <w:rFonts w:ascii="Times New Roman"/>
            <w:sz w:val="24"/>
            <w:szCs w:val="24"/>
          </w:rPr>
          <w:delText xml:space="preserve"> </w:delText>
        </w:r>
      </w:del>
      <w:r>
        <w:rPr>
          <w:rFonts w:ascii="Times New Roman"/>
          <w:sz w:val="24"/>
          <w:szCs w:val="24"/>
        </w:rPr>
        <w:t xml:space="preserve">tierless JavaScript program into client and server tier. </w:t>
      </w:r>
      <w:commentRangeStart w:id="26"/>
      <w:r>
        <w:rPr>
          <w:rFonts w:ascii="Times New Roman"/>
          <w:sz w:val="24"/>
          <w:szCs w:val="24"/>
        </w:rPr>
        <w:t>Program slicing[1, 2]</w:t>
      </w:r>
      <w:r>
        <w:rPr>
          <w:rFonts w:ascii="Times New Roman" w:hint="eastAsia"/>
          <w:sz w:val="24"/>
          <w:szCs w:val="24"/>
        </w:rPr>
        <w:t xml:space="preserve"> </w:t>
      </w:r>
      <w:r>
        <w:rPr>
          <w:rFonts w:ascii="Times New Roman"/>
          <w:sz w:val="24"/>
          <w:szCs w:val="24"/>
        </w:rPr>
        <w:t>is a mechanism to get a subset of the program on a graph presentation of program.</w:t>
      </w:r>
      <w:commentRangeEnd w:id="26"/>
      <w:r w:rsidR="0057338F">
        <w:rPr>
          <w:rStyle w:val="CommentReference"/>
          <w:rFonts w:eastAsia="宋体"/>
          <w:color w:val="auto"/>
        </w:rPr>
        <w:commentReference w:id="26"/>
      </w:r>
      <w:r>
        <w:rPr>
          <w:rFonts w:ascii="Times New Roman"/>
          <w:sz w:val="24"/>
          <w:szCs w:val="24"/>
        </w:rPr>
        <w:t xml:space="preserve"> Such a subset is a valid program itself and can be executed independently. This mechanism is widely used to </w:t>
      </w:r>
      <w:del w:id="27" w:author="Jens Nicolay" w:date="2015-08-21T13:53:00Z">
        <w:r w:rsidDel="0057338F">
          <w:rPr>
            <w:rFonts w:ascii="Times New Roman"/>
            <w:sz w:val="24"/>
            <w:szCs w:val="24"/>
          </w:rPr>
          <w:delText>analyse</w:delText>
        </w:r>
      </w:del>
      <w:ins w:id="28" w:author="Jens Nicolay" w:date="2015-08-21T13:53:00Z">
        <w:r w:rsidR="0057338F">
          <w:rPr>
            <w:rFonts w:ascii="Times New Roman"/>
            <w:sz w:val="24"/>
            <w:szCs w:val="24"/>
          </w:rPr>
          <w:t>analyze</w:t>
        </w:r>
      </w:ins>
      <w:r>
        <w:rPr>
          <w:rFonts w:ascii="Times New Roman"/>
          <w:sz w:val="24"/>
          <w:szCs w:val="24"/>
        </w:rPr>
        <w:t xml:space="preserve"> and understand the behavior of code</w:t>
      </w:r>
      <w:commentRangeStart w:id="29"/>
      <w:r>
        <w:rPr>
          <w:rFonts w:ascii="Times New Roman"/>
          <w:sz w:val="24"/>
          <w:szCs w:val="24"/>
        </w:rPr>
        <w:t xml:space="preserve">[11,12,13]. </w:t>
      </w:r>
      <w:commentRangeEnd w:id="29"/>
      <w:r w:rsidR="0057338F">
        <w:rPr>
          <w:rStyle w:val="CommentReference"/>
          <w:rFonts w:eastAsia="宋体"/>
          <w:color w:val="auto"/>
        </w:rPr>
        <w:commentReference w:id="29"/>
      </w:r>
    </w:p>
    <w:p w14:paraId="40223345" w14:textId="53EDA1F9" w:rsidR="00B513FC" w:rsidRDefault="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Currently, the process of generating a tier split by the STIP.js tool consists of two parts. First, a State Transition Graph (STG), also referred to as state graph in this paper, is generated based on abstract interpretation for JavaScript. Concretely, the Jipda</w:t>
      </w:r>
      <w:r>
        <w:rPr>
          <w:rFonts w:ascii="Times New Roman"/>
          <w:sz w:val="24"/>
          <w:szCs w:val="24"/>
          <w:vertAlign w:val="superscript"/>
        </w:rPr>
        <w:t>2</w:t>
      </w:r>
      <w:r>
        <w:rPr>
          <w:rFonts w:ascii="Times New Roman"/>
          <w:sz w:val="24"/>
          <w:szCs w:val="24"/>
        </w:rPr>
        <w:t xml:space="preserve"> framework is used for this analysis.</w:t>
      </w:r>
      <w:r>
        <w:rPr>
          <w:rFonts w:ascii="Times New Roman"/>
          <w:color w:val="0E7001"/>
          <w:sz w:val="24"/>
          <w:szCs w:val="24"/>
          <w:u w:color="0E7001"/>
        </w:rPr>
        <w:t xml:space="preserve"> </w:t>
      </w:r>
      <w:r>
        <w:rPr>
          <w:rFonts w:ascii="Times New Roman"/>
          <w:sz w:val="24"/>
          <w:szCs w:val="24"/>
        </w:rPr>
        <w:t>This graph is a description of possible states the program can transition to. Then STIP.js constructs a Program Dependency Graph (PDG) out of the state graph. Such a graph contains data and control dependencies[7]. Data dependencies are used to represent the data flow relationships of a program, whereas</w:t>
      </w:r>
      <w:del w:id="30" w:author="Jens Nicolay" w:date="2015-08-21T13:55:00Z">
        <w:r w:rsidDel="0057338F">
          <w:rPr>
            <w:rFonts w:ascii="Times New Roman"/>
            <w:sz w:val="24"/>
            <w:szCs w:val="24"/>
          </w:rPr>
          <w:delText>,</w:delText>
        </w:r>
      </w:del>
      <w:r>
        <w:rPr>
          <w:rFonts w:ascii="Times New Roman"/>
          <w:sz w:val="24"/>
          <w:szCs w:val="24"/>
        </w:rPr>
        <w:t xml:space="preserve"> control dependency corresponds to the control flow relationships. A PDG is used as the input for program slicing algorithms. From the selected node in the PDG, a slicing algorithm performs </w:t>
      </w:r>
      <w:del w:id="31" w:author="Jens Nicolay" w:date="2015-08-21T13:55:00Z">
        <w:r w:rsidDel="0057338F">
          <w:rPr>
            <w:rFonts w:ascii="Times New Roman"/>
            <w:sz w:val="24"/>
            <w:szCs w:val="24"/>
          </w:rPr>
          <w:delText>a  backward</w:delText>
        </w:r>
      </w:del>
      <w:ins w:id="32" w:author="Jens Nicolay" w:date="2015-08-21T13:55:00Z">
        <w:r w:rsidR="0057338F">
          <w:rPr>
            <w:rFonts w:ascii="Times New Roman"/>
            <w:sz w:val="24"/>
            <w:szCs w:val="24"/>
          </w:rPr>
          <w:t>a backward</w:t>
        </w:r>
      </w:ins>
      <w:r>
        <w:rPr>
          <w:rFonts w:ascii="Times New Roman"/>
          <w:sz w:val="24"/>
          <w:szCs w:val="24"/>
        </w:rPr>
        <w:t xml:space="preserve"> traversal on the basis of data and control dependencies, resulting in two subsets of the tierless program: the client and server program. To get the tier split code, the developer only needs to annotate the tierless JavaScript code with @client and @server annotations.</w:t>
      </w:r>
    </w:p>
    <w:p w14:paraId="7B15A937"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0909AA4E" w14:textId="77777777" w:rsidR="00B513FC" w:rsidRDefault="004F4D39">
      <w:pPr>
        <w:widowControl w:val="0"/>
        <w:spacing w:afterLines="100" w:after="240" w:line="276" w:lineRule="auto"/>
        <w:jc w:val="both"/>
        <w:outlineLvl w:val="1"/>
        <w:rPr>
          <w:rFonts w:ascii="Times New Roman" w:eastAsia="Times New Roman" w:hAnsi="Times New Roman"/>
          <w:b/>
          <w:bCs/>
          <w:sz w:val="28"/>
          <w:szCs w:val="28"/>
        </w:rPr>
      </w:pPr>
      <w:bookmarkStart w:id="33" w:name="_Toc29412"/>
      <w:r>
        <w:rPr>
          <w:rFonts w:ascii="Times New Roman"/>
          <w:b/>
          <w:bCs/>
          <w:sz w:val="28"/>
          <w:szCs w:val="28"/>
        </w:rPr>
        <w:t>1.2 Contribution</w:t>
      </w:r>
      <w:bookmarkEnd w:id="33"/>
      <w:r>
        <w:rPr>
          <w:rFonts w:ascii="Times New Roman"/>
          <w:b/>
          <w:bCs/>
          <w:sz w:val="28"/>
          <w:szCs w:val="28"/>
        </w:rPr>
        <w:t xml:space="preserve"> </w:t>
      </w:r>
    </w:p>
    <w:p w14:paraId="52D7279C" w14:textId="3CD1E020" w:rsidR="00B513FC" w:rsidDel="009B0345" w:rsidRDefault="004F4D39">
      <w:pPr>
        <w:pStyle w:val="11"/>
        <w:widowControl w:val="0"/>
        <w:spacing w:afterLines="50" w:after="120" w:line="276" w:lineRule="auto"/>
        <w:jc w:val="both"/>
        <w:rPr>
          <w:del w:id="34" w:author="Jens Nicolay" w:date="2015-08-21T13:59:00Z"/>
          <w:rFonts w:ascii="Times New Roman"/>
          <w:sz w:val="24"/>
          <w:szCs w:val="24"/>
        </w:rPr>
        <w:sectPr w:rsidR="00B513FC" w:rsidDel="009B0345">
          <w:headerReference w:type="default" r:id="rId29"/>
          <w:footerReference w:type="default" r:id="rId30"/>
          <w:pgSz w:w="11900" w:h="16838"/>
          <w:pgMar w:top="2154" w:right="2341" w:bottom="2154" w:left="2341" w:header="720" w:footer="0" w:gutter="0"/>
          <w:pgNumType w:start="1"/>
          <w:cols w:space="720"/>
          <w:docGrid w:linePitch="360"/>
        </w:sectPr>
      </w:pPr>
      <w:r>
        <w:rPr>
          <w:rFonts w:ascii="Times New Roman"/>
          <w:sz w:val="24"/>
          <w:szCs w:val="24"/>
        </w:rPr>
        <w:t>This dissertation introduces JipdaSlicer, a new program slicing algorithm based on the Jipda abstract interpreter framework. When slicing a program, this algorithm works on a state graph directly, instead of first constructing a Program Dependence Graph and using the classical slicing algorithms on this graph. JipdaSlicer accepts a variable pair containing a line number and a variable identifier from source JavaScript code, which are together the slicing criterion.</w:t>
      </w:r>
      <w:del w:id="35" w:author="Jens Nicolay" w:date="2015-08-21T13:56:00Z">
        <w:r w:rsidDel="0057338F">
          <w:rPr>
            <w:rFonts w:ascii="Times New Roman"/>
            <w:sz w:val="24"/>
            <w:szCs w:val="24"/>
          </w:rPr>
          <w:delText xml:space="preserve"> </w:delText>
        </w:r>
      </w:del>
      <w:r>
        <w:rPr>
          <w:rFonts w:ascii="Times New Roman"/>
          <w:sz w:val="24"/>
          <w:szCs w:val="24"/>
        </w:rPr>
        <w:t xml:space="preserve"> This criterion is a representation of a point in the code where </w:t>
      </w:r>
      <w:del w:id="36" w:author="Jens Nicolay" w:date="2015-08-21T13:56:00Z">
        <w:r w:rsidDel="0057338F">
          <w:rPr>
            <w:rFonts w:ascii="Times New Roman"/>
            <w:sz w:val="24"/>
            <w:szCs w:val="24"/>
          </w:rPr>
          <w:delText xml:space="preserve">the </w:delText>
        </w:r>
      </w:del>
      <w:ins w:id="37" w:author="Jens Nicolay" w:date="2015-08-21T13:56:00Z">
        <w:r w:rsidR="0057338F">
          <w:rPr>
            <w:rFonts w:ascii="Times New Roman"/>
            <w:sz w:val="24"/>
            <w:szCs w:val="24"/>
          </w:rPr>
          <w:t xml:space="preserve">a </w:t>
        </w:r>
      </w:ins>
      <w:del w:id="38" w:author="Jens Nicolay" w:date="2015-08-21T13:57:00Z">
        <w:r w:rsidDel="0057338F">
          <w:rPr>
            <w:rFonts w:ascii="Times New Roman"/>
            <w:sz w:val="24"/>
            <w:szCs w:val="24"/>
          </w:rPr>
          <w:delText xml:space="preserve">users </w:delText>
        </w:r>
      </w:del>
      <w:ins w:id="39" w:author="Jens Nicolay" w:date="2015-08-21T13:57:00Z">
        <w:r w:rsidR="0057338F">
          <w:rPr>
            <w:rFonts w:ascii="Times New Roman"/>
            <w:sz w:val="24"/>
            <w:szCs w:val="24"/>
          </w:rPr>
          <w:t xml:space="preserve">user </w:t>
        </w:r>
      </w:ins>
      <w:r>
        <w:rPr>
          <w:rFonts w:ascii="Times New Roman"/>
          <w:sz w:val="24"/>
          <w:szCs w:val="24"/>
        </w:rPr>
        <w:t>want</w:t>
      </w:r>
      <w:ins w:id="40" w:author="Jens Nicolay" w:date="2015-08-21T13:57:00Z">
        <w:r w:rsidR="0057338F">
          <w:rPr>
            <w:rFonts w:ascii="Times New Roman"/>
            <w:sz w:val="24"/>
            <w:szCs w:val="24"/>
          </w:rPr>
          <w:t>s</w:t>
        </w:r>
      </w:ins>
      <w:r>
        <w:rPr>
          <w:rFonts w:ascii="Times New Roman"/>
          <w:sz w:val="24"/>
          <w:szCs w:val="24"/>
        </w:rPr>
        <w:t xml:space="preserve"> to </w:t>
      </w:r>
      <w:commentRangeStart w:id="41"/>
      <w:r>
        <w:rPr>
          <w:rFonts w:ascii="Times New Roman"/>
          <w:sz w:val="24"/>
          <w:szCs w:val="24"/>
        </w:rPr>
        <w:t>cut off code not involved in this point</w:t>
      </w:r>
      <w:commentRangeEnd w:id="41"/>
      <w:r w:rsidR="009B0345">
        <w:rPr>
          <w:rStyle w:val="CommentReference"/>
          <w:rFonts w:eastAsia="宋体"/>
          <w:color w:val="auto"/>
        </w:rPr>
        <w:commentReference w:id="41"/>
      </w:r>
      <w:r>
        <w:rPr>
          <w:rFonts w:ascii="Times New Roman"/>
          <w:sz w:val="24"/>
          <w:szCs w:val="24"/>
        </w:rPr>
        <w:t xml:space="preserve">. Based on this criterion a backward slice is computed; this is the set of instructions in the program that influence the slicing criterion. The current algorithm supports a subset of JavaScript, which we discuss in more detail in Chapter 4. To validate the new solution, we test and compare different </w:t>
      </w:r>
    </w:p>
    <w:p w14:paraId="23176B22" w14:textId="77777777" w:rsidR="00B513FC" w:rsidRDefault="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cases. These cases test if JipdaSlicer can compute a correct program slice or not from </w:t>
      </w:r>
      <w:r>
        <w:rPr>
          <w:rFonts w:ascii="Times New Roman"/>
          <w:sz w:val="24"/>
          <w:szCs w:val="24"/>
        </w:rPr>
        <w:lastRenderedPageBreak/>
        <w:t xml:space="preserve">different </w:t>
      </w:r>
      <w:commentRangeStart w:id="42"/>
      <w:r>
        <w:rPr>
          <w:rFonts w:ascii="Times New Roman"/>
          <w:sz w:val="24"/>
          <w:szCs w:val="24"/>
        </w:rPr>
        <w:t>points of view</w:t>
      </w:r>
      <w:commentRangeEnd w:id="42"/>
      <w:r w:rsidR="009B0345">
        <w:rPr>
          <w:rStyle w:val="CommentReference"/>
          <w:rFonts w:eastAsia="宋体"/>
          <w:color w:val="auto"/>
        </w:rPr>
        <w:commentReference w:id="42"/>
      </w:r>
      <w:r>
        <w:rPr>
          <w:rFonts w:ascii="Times New Roman"/>
          <w:sz w:val="24"/>
          <w:szCs w:val="24"/>
        </w:rPr>
        <w:t>. As we show, the result of JipdaSlicer is satisfactory.</w:t>
      </w:r>
    </w:p>
    <w:p w14:paraId="5475BA90"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4382FD87" w14:textId="77777777" w:rsidR="00B513FC" w:rsidRDefault="004F4D39">
      <w:pPr>
        <w:widowControl w:val="0"/>
        <w:spacing w:afterLines="50" w:after="120" w:line="276" w:lineRule="auto"/>
        <w:jc w:val="both"/>
        <w:outlineLvl w:val="1"/>
        <w:rPr>
          <w:rFonts w:ascii="Times New Roman" w:eastAsia="Times New Roman" w:hAnsi="Times New Roman"/>
          <w:b/>
          <w:bCs/>
          <w:sz w:val="28"/>
          <w:szCs w:val="28"/>
        </w:rPr>
      </w:pPr>
      <w:bookmarkStart w:id="43" w:name="_Toc14837"/>
      <w:r>
        <w:rPr>
          <w:rFonts w:ascii="Times New Roman"/>
          <w:b/>
          <w:bCs/>
          <w:sz w:val="28"/>
          <w:szCs w:val="28"/>
        </w:rPr>
        <w:t>1.3 Road map</w:t>
      </w:r>
      <w:bookmarkEnd w:id="43"/>
    </w:p>
    <w:p w14:paraId="13450E5F" w14:textId="77777777" w:rsidR="00B513FC" w:rsidRDefault="00B513FC">
      <w:pPr>
        <w:widowControl w:val="0"/>
        <w:spacing w:afterLines="50" w:after="120" w:line="276" w:lineRule="auto"/>
        <w:jc w:val="both"/>
        <w:sectPr w:rsidR="00B513FC">
          <w:footerReference w:type="default" r:id="rId31"/>
          <w:pgSz w:w="11900" w:h="16838"/>
          <w:pgMar w:top="2154" w:right="2341" w:bottom="2154" w:left="2341" w:header="720" w:footer="0" w:gutter="0"/>
          <w:pgNumType w:start="1"/>
          <w:cols w:space="720"/>
          <w:docGrid w:linePitch="360"/>
        </w:sectPr>
      </w:pPr>
    </w:p>
    <w:p w14:paraId="5B44FC52" w14:textId="77777777" w:rsidR="00B513FC" w:rsidRDefault="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lastRenderedPageBreak/>
        <w:t>The rest of this document is structured as follows: in Chapter 2, we describe program slicing. We introduce the basic concept of static program slicing in this chapter first and then give a general introduction of slicing on PDG. In the last of this chapter we introduce the development and different uses of program slicing technology. Chapter 3 introduces abstract interpretation. Chapter 4 is about program slicing on the state transition graph. We first introduce the structure of the tier splitting tool STIP.js. We dissect the structure and working principle of STIP.js. Then we give a case analysis to explain how can we apply program slicing techniques on the STG. In the same chapter, we describe our implementation design of JipdaSlicer. Chapter 5 validates the new algorithm, by comparing the result to that of a current program slicing tool for JavaScript. This dissertation ends with a conclusion chapter, including work summary and future work.</w:t>
      </w:r>
    </w:p>
    <w:p w14:paraId="0090BD45"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4BB9AD9F"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2D469763"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082A821E"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61CE6182"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457FA34D"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4CA88A1A"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78C6EC12"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025B6C93"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0860E499"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082E86F9"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7BFCAA34" w14:textId="77777777" w:rsidR="00B513FC" w:rsidRDefault="00B513FC">
      <w:pPr>
        <w:widowControl w:val="0"/>
        <w:pBdr>
          <w:bottom w:val="single" w:sz="4" w:space="0" w:color="auto"/>
        </w:pBdr>
        <w:spacing w:afterLines="50" w:after="120" w:line="276" w:lineRule="auto"/>
        <w:jc w:val="both"/>
        <w:rPr>
          <w:rFonts w:ascii="Times New Roman" w:eastAsia="Times New Roman" w:hAnsi="Times New Roman"/>
          <w:sz w:val="24"/>
          <w:szCs w:val="24"/>
        </w:rPr>
      </w:pPr>
    </w:p>
    <w:p w14:paraId="271A80D6" w14:textId="77777777" w:rsidR="00B513FC" w:rsidRDefault="004F4D39">
      <w:pPr>
        <w:widowControl w:val="0"/>
        <w:spacing w:afterLines="50" w:after="120" w:line="276" w:lineRule="auto"/>
        <w:sectPr w:rsidR="00B513FC">
          <w:footerReference w:type="default" r:id="rId32"/>
          <w:type w:val="continuous"/>
          <w:pgSz w:w="11900" w:h="16838"/>
          <w:pgMar w:top="2154" w:right="2341" w:bottom="2154" w:left="2341" w:header="720" w:footer="0" w:gutter="0"/>
          <w:cols w:space="720"/>
          <w:docGrid w:linePitch="360"/>
        </w:sectPr>
      </w:pPr>
      <w:r>
        <w:rPr>
          <w:rFonts w:ascii="Times New Roman"/>
          <w:sz w:val="24"/>
          <w:szCs w:val="24"/>
          <w:vertAlign w:val="superscript"/>
        </w:rPr>
        <w:t>2</w:t>
      </w:r>
      <w:hyperlink r:id="rId33" w:history="1">
        <w:r>
          <w:rPr>
            <w:rStyle w:val="Hyperlink0"/>
            <w:rFonts w:ascii="Times New Roman"/>
          </w:rPr>
          <w:t>https://github.com/jensnicolay/jipda/</w:t>
        </w:r>
      </w:hyperlink>
    </w:p>
    <w:p w14:paraId="3ECD4C90" w14:textId="77777777" w:rsidR="00B513FC" w:rsidRDefault="00B513FC">
      <w:pPr>
        <w:widowControl w:val="0"/>
        <w:spacing w:afterLines="50" w:after="120" w:line="276" w:lineRule="auto"/>
        <w:jc w:val="right"/>
        <w:rPr>
          <w:rFonts w:ascii="Elephant" w:eastAsia="Elephant" w:hAnsi="Elephant" w:cs="Elephant"/>
          <w:sz w:val="144"/>
          <w:szCs w:val="144"/>
        </w:rPr>
      </w:pPr>
    </w:p>
    <w:p w14:paraId="64FEFA57" w14:textId="77777777" w:rsidR="00B513FC" w:rsidRDefault="004F4D39">
      <w:pPr>
        <w:widowControl w:val="0"/>
        <w:spacing w:afterLines="50" w:after="120" w:line="276" w:lineRule="auto"/>
        <w:jc w:val="right"/>
        <w:rPr>
          <w:rFonts w:ascii="Times New Roman" w:eastAsia="Times New Roman" w:hAnsi="Times New Roman"/>
        </w:rPr>
      </w:pPr>
      <w:r>
        <w:rPr>
          <w:rFonts w:ascii="Elephant" w:eastAsia="Elephant" w:hAnsi="Elephant" w:cs="Elephant"/>
          <w:color w:val="969696"/>
          <w:sz w:val="144"/>
          <w:szCs w:val="144"/>
          <w:u w:color="969696"/>
        </w:rPr>
        <w:t>2</w:t>
      </w:r>
      <w:r>
        <w:rPr>
          <w:rFonts w:ascii="Times New Roman"/>
        </w:rPr>
        <w:t xml:space="preserve"> </w:t>
      </w:r>
    </w:p>
    <w:p w14:paraId="24D6C721" w14:textId="77777777" w:rsidR="00B513FC" w:rsidRDefault="004F4D39">
      <w:pPr>
        <w:widowControl w:val="0"/>
        <w:spacing w:afterLines="50" w:after="120" w:line="276" w:lineRule="auto"/>
        <w:jc w:val="right"/>
        <w:outlineLvl w:val="0"/>
        <w:rPr>
          <w:rFonts w:ascii="Times New Roman" w:eastAsia="Times New Roman" w:hAnsi="Times New Roman"/>
          <w:sz w:val="32"/>
          <w:szCs w:val="32"/>
        </w:rPr>
      </w:pPr>
      <w:bookmarkStart w:id="44" w:name="_Toc2561"/>
      <w:r>
        <w:rPr>
          <w:rFonts w:ascii="Times New Roman"/>
          <w:sz w:val="32"/>
          <w:szCs w:val="32"/>
        </w:rPr>
        <w:t>Program Slicing</w:t>
      </w:r>
      <w:bookmarkEnd w:id="44"/>
      <w:r>
        <w:rPr>
          <w:rFonts w:ascii="Times New Roman"/>
          <w:sz w:val="32"/>
          <w:szCs w:val="32"/>
        </w:rPr>
        <w:t xml:space="preserve"> </w:t>
      </w:r>
    </w:p>
    <w:p w14:paraId="5EA20990"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0955CB95"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3B6FC6AE"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4A25D9DA"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29235577"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In this chapter, we introduce program slicing. The original definition of program slicing, proposed by Weiser [1,2] is mainly used for program debugging and maintenance. Weiser defined a slice of program </w:t>
      </w:r>
      <w:r>
        <w:rPr>
          <w:rFonts w:ascii="Times New Roman"/>
          <w:i/>
          <w:iCs/>
          <w:sz w:val="24"/>
          <w:szCs w:val="24"/>
        </w:rPr>
        <w:t>S</w:t>
      </w:r>
      <w:r>
        <w:rPr>
          <w:rFonts w:ascii="Times New Roman"/>
          <w:sz w:val="24"/>
          <w:szCs w:val="24"/>
        </w:rPr>
        <w:t xml:space="preserve"> as a reduced program obtained from a program </w:t>
      </w:r>
      <w:r>
        <w:rPr>
          <w:rFonts w:ascii="Times New Roman"/>
          <w:i/>
          <w:iCs/>
          <w:sz w:val="24"/>
          <w:szCs w:val="24"/>
        </w:rPr>
        <w:t>P</w:t>
      </w:r>
      <w:r>
        <w:rPr>
          <w:rFonts w:ascii="Times New Roman"/>
          <w:sz w:val="24"/>
          <w:szCs w:val="24"/>
        </w:rPr>
        <w:t xml:space="preserve"> by removing statements based on data flow and control flow analysis. </w:t>
      </w:r>
      <w:r>
        <w:rPr>
          <w:rFonts w:ascii="Times New Roman"/>
          <w:i/>
          <w:iCs/>
          <w:sz w:val="24"/>
          <w:szCs w:val="24"/>
        </w:rPr>
        <w:t>S</w:t>
      </w:r>
      <w:r>
        <w:rPr>
          <w:rFonts w:ascii="Times New Roman"/>
          <w:sz w:val="24"/>
          <w:szCs w:val="24"/>
        </w:rPr>
        <w:t xml:space="preserve"> can be executed independently and keeps the same behavior when it</w:t>
      </w:r>
      <w:r>
        <w:rPr>
          <w:rFonts w:hAnsi="Times New Roman"/>
          <w:sz w:val="24"/>
          <w:szCs w:val="24"/>
        </w:rPr>
        <w:t>’</w:t>
      </w:r>
      <w:r>
        <w:rPr>
          <w:rFonts w:ascii="Times New Roman"/>
          <w:sz w:val="24"/>
          <w:szCs w:val="24"/>
        </w:rPr>
        <w:t xml:space="preserve">s involved in </w:t>
      </w:r>
      <w:r>
        <w:rPr>
          <w:rFonts w:ascii="Times New Roman"/>
          <w:i/>
          <w:iCs/>
          <w:sz w:val="24"/>
          <w:szCs w:val="24"/>
        </w:rPr>
        <w:t>P</w:t>
      </w:r>
      <w:r>
        <w:rPr>
          <w:rFonts w:ascii="Times New Roman"/>
          <w:sz w:val="24"/>
          <w:szCs w:val="24"/>
        </w:rPr>
        <w:t xml:space="preserve">. Program slicing is the process to obtain the slice </w:t>
      </w:r>
      <w:r>
        <w:rPr>
          <w:rFonts w:ascii="Times New Roman"/>
          <w:i/>
          <w:iCs/>
          <w:sz w:val="24"/>
          <w:szCs w:val="24"/>
        </w:rPr>
        <w:t>S</w:t>
      </w:r>
      <w:r>
        <w:rPr>
          <w:rFonts w:ascii="Times New Roman"/>
          <w:sz w:val="24"/>
          <w:szCs w:val="24"/>
        </w:rPr>
        <w:t xml:space="preserve">. </w:t>
      </w:r>
    </w:p>
    <w:p w14:paraId="4B9284D4"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So far, program slicing has been extended in a variety of ways to adjust to different uses and properties in different applications. Tip [3] conducted a survey about all these types of program slicing technologies. Static slicing is distinct from dynamic slicing without input assumption. The survey summarizes static and dynamic slicing, starting from the basic algorithm, procedures, unstructured flow and composite data and gives an overview of slicing technologies applied in different application areas.</w:t>
      </w:r>
    </w:p>
    <w:p w14:paraId="4EFEA79C" w14:textId="77777777" w:rsidR="00B513FC" w:rsidRDefault="004F4D39">
      <w:pPr>
        <w:widowControl w:val="0"/>
        <w:spacing w:afterLines="50" w:after="120" w:line="276" w:lineRule="auto"/>
        <w:jc w:val="both"/>
        <w:rPr>
          <w:rFonts w:ascii="Times New Roman"/>
          <w:sz w:val="24"/>
          <w:szCs w:val="24"/>
        </w:rPr>
        <w:sectPr w:rsidR="00B513FC">
          <w:headerReference w:type="default" r:id="rId34"/>
          <w:footerReference w:type="default" r:id="rId35"/>
          <w:type w:val="continuous"/>
          <w:pgSz w:w="11900" w:h="16838"/>
          <w:pgMar w:top="2154" w:right="2341" w:bottom="2154" w:left="2341" w:header="720" w:footer="0" w:gutter="0"/>
          <w:cols w:space="720"/>
          <w:docGrid w:linePitch="360"/>
        </w:sectPr>
      </w:pPr>
      <w:r>
        <w:rPr>
          <w:rFonts w:ascii="Times New Roman"/>
          <w:sz w:val="24"/>
          <w:szCs w:val="24"/>
        </w:rPr>
        <w:t xml:space="preserve">This thesis focuses on static program slicing. First in this chapter, we </w:t>
      </w:r>
      <w:r>
        <w:rPr>
          <w:rFonts w:ascii="Times New Roman" w:hint="eastAsia"/>
          <w:sz w:val="24"/>
          <w:szCs w:val="24"/>
        </w:rPr>
        <w:t>i</w:t>
      </w:r>
      <w:r>
        <w:rPr>
          <w:rFonts w:ascii="Times New Roman"/>
          <w:sz w:val="24"/>
          <w:szCs w:val="24"/>
        </w:rPr>
        <w:t>ntroduce the basic notions and character of static program slicing and Weiser</w:t>
      </w:r>
      <w:r>
        <w:rPr>
          <w:rFonts w:hAnsi="Times New Roman"/>
          <w:sz w:val="24"/>
          <w:szCs w:val="24"/>
        </w:rPr>
        <w:t>’</w:t>
      </w:r>
      <w:r>
        <w:rPr>
          <w:rFonts w:ascii="Times New Roman"/>
          <w:sz w:val="24"/>
          <w:szCs w:val="24"/>
        </w:rPr>
        <w:t>s data flow algorithm. Then we explain slicing on a program</w:t>
      </w:r>
    </w:p>
    <w:p w14:paraId="1A70E969" w14:textId="77777777" w:rsidR="00B513FC" w:rsidRDefault="004F4D39">
      <w:pPr>
        <w:widowControl w:val="0"/>
        <w:spacing w:afterLines="50" w:after="120" w:line="276" w:lineRule="auto"/>
        <w:jc w:val="both"/>
        <w:rPr>
          <w:rFonts w:ascii="Times New Roman"/>
          <w:sz w:val="24"/>
          <w:szCs w:val="24"/>
        </w:rPr>
      </w:pPr>
      <w:r>
        <w:rPr>
          <w:rFonts w:ascii="Times New Roman"/>
          <w:sz w:val="24"/>
          <w:szCs w:val="24"/>
        </w:rPr>
        <w:lastRenderedPageBreak/>
        <w:t xml:space="preserve">dependence graph (PDG). Lastly, we discuss the development of program </w:t>
      </w:r>
      <w:r>
        <w:rPr>
          <w:rFonts w:ascii="Times New Roman"/>
          <w:sz w:val="24"/>
          <w:szCs w:val="24"/>
        </w:rPr>
        <w:lastRenderedPageBreak/>
        <w:t>slicing technology.</w:t>
      </w:r>
    </w:p>
    <w:p w14:paraId="78B71D89" w14:textId="77777777" w:rsidR="00B513FC" w:rsidRDefault="00B513FC">
      <w:pPr>
        <w:widowControl w:val="0"/>
        <w:spacing w:afterLines="50" w:after="120" w:line="276" w:lineRule="auto"/>
        <w:jc w:val="both"/>
        <w:rPr>
          <w:rFonts w:ascii="Times New Roman"/>
          <w:sz w:val="24"/>
          <w:szCs w:val="24"/>
        </w:rPr>
      </w:pPr>
    </w:p>
    <w:p w14:paraId="23F4FA0C" w14:textId="77777777" w:rsidR="00B513FC" w:rsidRDefault="00B513FC">
      <w:pPr>
        <w:widowControl w:val="0"/>
        <w:spacing w:afterLines="50" w:after="120" w:line="276" w:lineRule="auto"/>
        <w:jc w:val="both"/>
        <w:rPr>
          <w:rFonts w:ascii="Times New Roman"/>
          <w:sz w:val="24"/>
          <w:szCs w:val="24"/>
        </w:rPr>
      </w:pPr>
    </w:p>
    <w:p w14:paraId="082959C8" w14:textId="77777777" w:rsidR="00B513FC" w:rsidRDefault="004F4D39">
      <w:pPr>
        <w:pStyle w:val="Heading1"/>
        <w:numPr>
          <w:ilvl w:val="0"/>
          <w:numId w:val="0"/>
        </w:numPr>
        <w:tabs>
          <w:tab w:val="clear" w:pos="2628"/>
        </w:tabs>
        <w:spacing w:before="0" w:afterLines="100" w:after="240" w:line="276" w:lineRule="auto"/>
        <w:rPr>
          <w:rFonts w:ascii="Times New Roman" w:hAnsi="Times New Roman" w:cs="Times New Roman"/>
          <w:sz w:val="24"/>
          <w:szCs w:val="24"/>
        </w:rPr>
      </w:pPr>
      <w:bookmarkStart w:id="45" w:name="_Toc20813"/>
      <w:r>
        <w:rPr>
          <w:rFonts w:ascii="Times New Roman" w:hAnsi="Times New Roman" w:cs="Times New Roman"/>
        </w:rPr>
        <w:t>2.1 Static program slicing</w:t>
      </w:r>
      <w:bookmarkEnd w:id="45"/>
    </w:p>
    <w:p w14:paraId="356602B5" w14:textId="77777777" w:rsidR="00B513FC" w:rsidRDefault="004F4D39">
      <w:pPr>
        <w:widowControl w:val="0"/>
        <w:spacing w:afterLines="50" w:after="120" w:line="276" w:lineRule="auto"/>
        <w:jc w:val="both"/>
        <w:outlineLvl w:val="2"/>
        <w:rPr>
          <w:rFonts w:ascii="Times New Roman" w:eastAsia="Times New Roman" w:hAnsi="Times New Roman"/>
          <w:color w:val="000000"/>
          <w:sz w:val="24"/>
          <w:szCs w:val="24"/>
          <w:u w:color="000000"/>
          <w:shd w:val="clear" w:color="auto" w:fill="FFFFFF"/>
        </w:rPr>
      </w:pPr>
      <w:bookmarkStart w:id="46" w:name="_Toc8074"/>
      <w:r>
        <w:rPr>
          <w:rFonts w:ascii="Times New Roman"/>
          <w:color w:val="000000"/>
          <w:sz w:val="28"/>
          <w:szCs w:val="28"/>
          <w:u w:color="000000"/>
          <w:shd w:val="clear" w:color="auto" w:fill="FFFFFF"/>
        </w:rPr>
        <w:t>2.1.1 Introduction</w:t>
      </w:r>
      <w:bookmarkEnd w:id="46"/>
      <w:r>
        <w:rPr>
          <w:rFonts w:ascii="Times New Roman"/>
          <w:color w:val="000000"/>
          <w:sz w:val="28"/>
          <w:szCs w:val="28"/>
          <w:u w:color="000000"/>
          <w:shd w:val="clear" w:color="auto" w:fill="FFFFFF"/>
        </w:rPr>
        <w:t xml:space="preserve"> </w:t>
      </w:r>
    </w:p>
    <w:p w14:paraId="2582A44F" w14:textId="77777777" w:rsidR="00B513FC" w:rsidRDefault="004F4D39">
      <w:pPr>
        <w:pStyle w:val="11"/>
        <w:widowControl w:val="0"/>
        <w:spacing w:afterLines="50" w:after="120" w:line="276" w:lineRule="auto"/>
        <w:jc w:val="both"/>
        <w:rPr>
          <w:rFonts w:ascii="Times New Roman" w:eastAsia="Times New Roman" w:hAnsi="Times New Roman"/>
          <w:sz w:val="24"/>
          <w:szCs w:val="24"/>
          <w:u w:color="000000"/>
          <w:shd w:val="clear" w:color="auto" w:fill="FFFFFF"/>
        </w:rPr>
      </w:pPr>
      <w:r>
        <w:rPr>
          <w:rFonts w:ascii="Times New Roman"/>
          <w:sz w:val="24"/>
          <w:szCs w:val="24"/>
          <w:u w:color="000000"/>
          <w:shd w:val="clear" w:color="auto" w:fill="FFFFFF"/>
        </w:rPr>
        <w:t>A program slice, conform to Weiser</w:t>
      </w:r>
      <w:r>
        <w:rPr>
          <w:rFonts w:hAnsi="Times New Roman"/>
          <w:sz w:val="24"/>
          <w:szCs w:val="24"/>
          <w:u w:color="000000"/>
          <w:shd w:val="clear" w:color="auto" w:fill="FFFFFF"/>
        </w:rPr>
        <w:t>’</w:t>
      </w:r>
      <w:r>
        <w:rPr>
          <w:rFonts w:ascii="Times New Roman"/>
          <w:sz w:val="24"/>
          <w:szCs w:val="24"/>
          <w:u w:color="000000"/>
          <w:shd w:val="clear" w:color="auto" w:fill="FFFFFF"/>
        </w:rPr>
        <w:t>s theory [1], has the following two properties:</w:t>
      </w:r>
    </w:p>
    <w:p w14:paraId="1FE63A46" w14:textId="77777777" w:rsidR="00B513FC" w:rsidRDefault="004F4D39">
      <w:pPr>
        <w:pStyle w:val="11"/>
        <w:widowControl w:val="0"/>
        <w:numPr>
          <w:ilvl w:val="0"/>
          <w:numId w:val="3"/>
        </w:numPr>
        <w:tabs>
          <w:tab w:val="clear" w:pos="3846"/>
          <w:tab w:val="left" w:pos="264"/>
          <w:tab w:val="left" w:pos="372"/>
        </w:tabs>
        <w:spacing w:afterLines="50" w:after="120" w:line="276" w:lineRule="auto"/>
        <w:ind w:left="264" w:hanging="264"/>
        <w:jc w:val="both"/>
        <w:rPr>
          <w:rFonts w:ascii="Times New Roman" w:eastAsia="Times New Roman" w:hAnsi="Times New Roman"/>
          <w:sz w:val="24"/>
          <w:szCs w:val="24"/>
          <w:u w:color="000000"/>
          <w:shd w:val="clear" w:color="auto" w:fill="FFFFFF"/>
        </w:rPr>
      </w:pPr>
      <w:r>
        <w:rPr>
          <w:rFonts w:ascii="Times New Roman"/>
          <w:sz w:val="24"/>
          <w:szCs w:val="24"/>
          <w:u w:color="000000"/>
          <w:shd w:val="clear" w:color="auto" w:fill="FFFFFF"/>
        </w:rPr>
        <w:t xml:space="preserve">A slice </w:t>
      </w:r>
      <w:r>
        <w:rPr>
          <w:rFonts w:ascii="Times New Roman"/>
          <w:i/>
          <w:iCs/>
          <w:sz w:val="24"/>
          <w:szCs w:val="24"/>
          <w:u w:color="000000"/>
          <w:shd w:val="clear" w:color="auto" w:fill="FFFFFF"/>
        </w:rPr>
        <w:t>S</w:t>
      </w:r>
      <w:r>
        <w:rPr>
          <w:rFonts w:ascii="Times New Roman"/>
          <w:sz w:val="24"/>
          <w:szCs w:val="24"/>
          <w:u w:color="000000"/>
          <w:shd w:val="clear" w:color="auto" w:fill="FFFFFF"/>
        </w:rPr>
        <w:t xml:space="preserve"> of program </w:t>
      </w:r>
      <w:r>
        <w:rPr>
          <w:rFonts w:ascii="Times New Roman"/>
          <w:i/>
          <w:iCs/>
          <w:sz w:val="24"/>
          <w:szCs w:val="24"/>
          <w:u w:color="000000"/>
          <w:shd w:val="clear" w:color="auto" w:fill="FFFFFF"/>
        </w:rPr>
        <w:t>P</w:t>
      </w:r>
      <w:r>
        <w:rPr>
          <w:rFonts w:ascii="Times New Roman"/>
          <w:sz w:val="24"/>
          <w:szCs w:val="24"/>
          <w:u w:color="000000"/>
          <w:shd w:val="clear" w:color="auto" w:fill="FFFFFF"/>
        </w:rPr>
        <w:t xml:space="preserve">, is obtained from a specific slicing criterion denoted as a pair of value </w:t>
      </w:r>
      <w:r>
        <w:rPr>
          <w:rFonts w:ascii="Times New Roman"/>
          <w:i/>
          <w:iCs/>
          <w:sz w:val="24"/>
          <w:szCs w:val="24"/>
          <w:u w:color="000000"/>
          <w:shd w:val="clear" w:color="auto" w:fill="FFFFFF"/>
        </w:rPr>
        <w:t>&lt;i, V&gt;</w:t>
      </w:r>
      <w:r>
        <w:rPr>
          <w:rFonts w:ascii="Times New Roman"/>
          <w:sz w:val="24"/>
          <w:szCs w:val="24"/>
          <w:u w:color="000000"/>
          <w:shd w:val="clear" w:color="auto" w:fill="FFFFFF"/>
        </w:rPr>
        <w:t>, where i is the line number of statement in P, and V is set of variables defined or used at i.</w:t>
      </w:r>
    </w:p>
    <w:p w14:paraId="5E566585" w14:textId="77777777" w:rsidR="00B513FC" w:rsidRDefault="004F4D39">
      <w:pPr>
        <w:pStyle w:val="11"/>
        <w:widowControl w:val="0"/>
        <w:numPr>
          <w:ilvl w:val="0"/>
          <w:numId w:val="3"/>
        </w:numPr>
        <w:tabs>
          <w:tab w:val="clear" w:pos="3846"/>
          <w:tab w:val="left" w:pos="264"/>
          <w:tab w:val="left" w:pos="372"/>
        </w:tabs>
        <w:spacing w:afterLines="50" w:after="120" w:line="276" w:lineRule="auto"/>
        <w:ind w:left="264" w:hanging="264"/>
        <w:jc w:val="both"/>
        <w:rPr>
          <w:rFonts w:ascii="Times New Roman" w:eastAsia="Times New Roman" w:hAnsi="Times New Roman"/>
          <w:sz w:val="24"/>
          <w:szCs w:val="24"/>
          <w:u w:color="000000"/>
          <w:shd w:val="clear" w:color="auto" w:fill="FFFFFF"/>
        </w:rPr>
      </w:pPr>
      <w:r>
        <w:rPr>
          <w:rFonts w:ascii="Times New Roman"/>
          <w:sz w:val="24"/>
          <w:szCs w:val="24"/>
          <w:u w:color="000000"/>
          <w:shd w:val="clear" w:color="auto" w:fill="FFFFFF"/>
        </w:rPr>
        <w:t xml:space="preserve">A slice </w:t>
      </w:r>
      <w:r>
        <w:rPr>
          <w:rFonts w:ascii="Times New Roman"/>
          <w:i/>
          <w:iCs/>
          <w:sz w:val="24"/>
          <w:szCs w:val="24"/>
          <w:u w:color="000000"/>
          <w:shd w:val="clear" w:color="auto" w:fill="FFFFFF"/>
        </w:rPr>
        <w:t>S</w:t>
      </w:r>
      <w:r>
        <w:rPr>
          <w:rFonts w:ascii="Times New Roman"/>
          <w:sz w:val="24"/>
          <w:szCs w:val="24"/>
          <w:u w:color="000000"/>
          <w:shd w:val="clear" w:color="auto" w:fill="FFFFFF"/>
        </w:rPr>
        <w:t xml:space="preserve"> can be obtained by deleting zero or more statements from program </w:t>
      </w:r>
      <w:r>
        <w:rPr>
          <w:rFonts w:ascii="Times New Roman"/>
          <w:i/>
          <w:iCs/>
          <w:sz w:val="24"/>
          <w:szCs w:val="24"/>
          <w:u w:color="000000"/>
          <w:shd w:val="clear" w:color="auto" w:fill="FFFFFF"/>
        </w:rPr>
        <w:t>P</w:t>
      </w:r>
      <w:r>
        <w:rPr>
          <w:rFonts w:ascii="Times New Roman"/>
          <w:sz w:val="24"/>
          <w:szCs w:val="24"/>
          <w:u w:color="000000"/>
          <w:shd w:val="clear" w:color="auto" w:fill="FFFFFF"/>
        </w:rPr>
        <w:t xml:space="preserve">. Meanwhile, </w:t>
      </w:r>
      <w:r>
        <w:rPr>
          <w:rFonts w:ascii="Times New Roman"/>
          <w:i/>
          <w:iCs/>
          <w:sz w:val="24"/>
          <w:szCs w:val="24"/>
          <w:u w:color="000000"/>
          <w:shd w:val="clear" w:color="auto" w:fill="FFFFFF"/>
        </w:rPr>
        <w:t>P</w:t>
      </w:r>
      <w:r>
        <w:rPr>
          <w:rFonts w:ascii="Times New Roman"/>
          <w:sz w:val="24"/>
          <w:szCs w:val="24"/>
          <w:u w:color="000000"/>
          <w:shd w:val="clear" w:color="auto" w:fill="FFFFFF"/>
        </w:rPr>
        <w:t xml:space="preserve"> and </w:t>
      </w:r>
      <w:r>
        <w:rPr>
          <w:rFonts w:ascii="Times New Roman"/>
          <w:i/>
          <w:iCs/>
          <w:sz w:val="24"/>
          <w:szCs w:val="24"/>
          <w:u w:color="000000"/>
          <w:shd w:val="clear" w:color="auto" w:fill="FFFFFF"/>
        </w:rPr>
        <w:t>S</w:t>
      </w:r>
      <w:r>
        <w:rPr>
          <w:rFonts w:ascii="Times New Roman"/>
          <w:sz w:val="24"/>
          <w:szCs w:val="24"/>
          <w:u w:color="000000"/>
          <w:shd w:val="clear" w:color="auto" w:fill="FFFFFF"/>
        </w:rPr>
        <w:t xml:space="preserve"> must behave the same with respect to </w:t>
      </w:r>
      <w:r>
        <w:rPr>
          <w:rFonts w:ascii="Times New Roman"/>
          <w:i/>
          <w:iCs/>
          <w:sz w:val="24"/>
          <w:szCs w:val="24"/>
          <w:u w:color="000000"/>
          <w:shd w:val="clear" w:color="auto" w:fill="FFFFFF"/>
        </w:rPr>
        <w:t>&lt;i,V&gt;</w:t>
      </w:r>
      <w:r>
        <w:rPr>
          <w:rFonts w:ascii="Times New Roman"/>
          <w:sz w:val="24"/>
          <w:szCs w:val="24"/>
          <w:u w:color="000000"/>
          <w:shd w:val="clear" w:color="auto" w:fill="FFFFFF"/>
        </w:rPr>
        <w:t xml:space="preserve">. </w:t>
      </w:r>
    </w:p>
    <w:p w14:paraId="33819435" w14:textId="77777777" w:rsidR="00B513FC" w:rsidRDefault="004F4D39">
      <w:pPr>
        <w:pStyle w:val="11"/>
        <w:widowControl w:val="0"/>
        <w:spacing w:afterLines="50" w:after="120" w:line="276" w:lineRule="auto"/>
        <w:rPr>
          <w:rFonts w:ascii="Times New Roman" w:eastAsia="Times New Roman" w:hAnsi="Times New Roman"/>
          <w:sz w:val="24"/>
          <w:szCs w:val="24"/>
          <w:u w:color="000000"/>
        </w:rPr>
      </w:pPr>
      <w:r>
        <w:rPr>
          <w:rFonts w:ascii="Times New Roman"/>
          <w:sz w:val="24"/>
          <w:szCs w:val="24"/>
          <w:u w:color="000000"/>
          <w:shd w:val="clear" w:color="auto" w:fill="FFFFFF"/>
        </w:rPr>
        <w:t>Figure 2.1(a) and 2.1(b) is an example to illustrate Weiser</w:t>
      </w:r>
      <w:r>
        <w:rPr>
          <w:rFonts w:hAnsi="Times New Roman"/>
          <w:sz w:val="24"/>
          <w:szCs w:val="24"/>
          <w:u w:color="000000"/>
          <w:shd w:val="clear" w:color="auto" w:fill="FFFFFF"/>
        </w:rPr>
        <w:t>’</w:t>
      </w:r>
      <w:r>
        <w:rPr>
          <w:rFonts w:ascii="Times New Roman"/>
          <w:sz w:val="24"/>
          <w:szCs w:val="24"/>
          <w:u w:color="000000"/>
          <w:shd w:val="clear" w:color="auto" w:fill="FFFFFF"/>
        </w:rPr>
        <w:t>s program slici-ng. This example supports Weiser</w:t>
      </w:r>
      <w:r>
        <w:rPr>
          <w:rFonts w:hAnsi="Times New Roman"/>
          <w:sz w:val="24"/>
          <w:szCs w:val="24"/>
          <w:u w:color="000000"/>
          <w:shd w:val="clear" w:color="auto" w:fill="FFFFFF"/>
        </w:rPr>
        <w:t>’</w:t>
      </w:r>
      <w:r>
        <w:rPr>
          <w:rFonts w:ascii="Times New Roman"/>
          <w:sz w:val="24"/>
          <w:szCs w:val="24"/>
          <w:u w:color="000000"/>
          <w:shd w:val="clear" w:color="auto" w:fill="FFFFFF"/>
        </w:rPr>
        <w:t xml:space="preserve">s theory from two aspects: slice </w:t>
      </w:r>
      <w:r>
        <w:rPr>
          <w:rFonts w:ascii="Times New Roman"/>
          <w:i/>
          <w:iCs/>
          <w:sz w:val="24"/>
          <w:szCs w:val="24"/>
          <w:u w:color="000000"/>
          <w:shd w:val="clear" w:color="auto" w:fill="FFFFFF"/>
        </w:rPr>
        <w:t>S</w:t>
      </w:r>
      <w:r>
        <w:rPr>
          <w:rFonts w:ascii="Times New Roman"/>
          <w:sz w:val="24"/>
          <w:szCs w:val="24"/>
          <w:u w:color="000000"/>
          <w:shd w:val="clear" w:color="auto" w:fill="FFFFFF"/>
        </w:rPr>
        <w:t xml:space="preserve"> on </w:t>
      </w:r>
      <w:r>
        <w:rPr>
          <w:rFonts w:ascii="Times New Roman"/>
          <w:sz w:val="24"/>
          <w:szCs w:val="24"/>
        </w:rPr>
        <w:t xml:space="preserve">slicing criteria </w:t>
      </w:r>
      <w:r>
        <w:rPr>
          <w:rFonts w:ascii="Times New Roman"/>
          <w:i/>
          <w:iCs/>
          <w:sz w:val="24"/>
          <w:szCs w:val="24"/>
        </w:rPr>
        <w:t>&lt;10,{abc}&gt;</w:t>
      </w:r>
      <w:r>
        <w:rPr>
          <w:rFonts w:ascii="Times New Roman"/>
          <w:sz w:val="24"/>
          <w:szCs w:val="24"/>
        </w:rPr>
        <w:t xml:space="preserve"> is achieved by deleting several statements; looking at the 10</w:t>
      </w:r>
      <w:r>
        <w:rPr>
          <w:rFonts w:ascii="Times New Roman"/>
          <w:sz w:val="24"/>
          <w:szCs w:val="24"/>
          <w:vertAlign w:val="superscript"/>
        </w:rPr>
        <w:t>th</w:t>
      </w:r>
      <w:r>
        <w:rPr>
          <w:rFonts w:ascii="Times New Roman"/>
          <w:sz w:val="24"/>
          <w:szCs w:val="24"/>
        </w:rPr>
        <w:t xml:space="preserve"> statement, executing the slice S and the program </w:t>
      </w:r>
      <w:r>
        <w:rPr>
          <w:rFonts w:ascii="Times New Roman"/>
          <w:i/>
          <w:iCs/>
          <w:sz w:val="24"/>
          <w:szCs w:val="24"/>
        </w:rPr>
        <w:t>P</w:t>
      </w:r>
      <w:r>
        <w:rPr>
          <w:rFonts w:ascii="Times New Roman"/>
          <w:sz w:val="24"/>
          <w:szCs w:val="24"/>
        </w:rPr>
        <w:t xml:space="preserve"> both lead to the same result on variable ac.</w:t>
      </w:r>
    </w:p>
    <w:p w14:paraId="0D1F7685" w14:textId="77777777" w:rsidR="00B513FC" w:rsidRDefault="0057338F">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3C9CD6BA">
          <v:group id="Group_x0020_38" o:spid="_x0000_s1082" style="width:26.3pt;height:144.1pt;mso-position-horizontal-relative:char;mso-position-vertical-relative:line" coordsize="526,2882">
            <v:rect id="Shape_x0020_1073741838" o:spid="_x0000_s1083" style="position:absolute;width:526;height:2882" o:preferrelative="t" stroked="f"/>
            <v:rect id="Shape_x0020_1073741839" o:spid="_x0000_s1084" style="position:absolute;width:526;height:2882" o:preferrelative="t" filled="f" stroked="f">
              <v:textbox inset="3.6pt,,3.6pt">
                <w:txbxContent>
                  <w:p w14:paraId="5FD28CA2" w14:textId="77777777" w:rsidR="0057338F" w:rsidRDefault="0057338F">
                    <w:pPr>
                      <w:jc w:val="right"/>
                      <w:rPr>
                        <w:sz w:val="21"/>
                        <w:szCs w:val="21"/>
                      </w:rPr>
                    </w:pPr>
                    <w:r>
                      <w:rPr>
                        <w:rFonts w:ascii="Times New Roman"/>
                        <w:sz w:val="21"/>
                        <w:szCs w:val="21"/>
                      </w:rPr>
                      <w:t>1</w:t>
                    </w:r>
                  </w:p>
                  <w:p w14:paraId="2B6A00F7" w14:textId="77777777" w:rsidR="0057338F" w:rsidRDefault="0057338F">
                    <w:pPr>
                      <w:jc w:val="right"/>
                      <w:rPr>
                        <w:sz w:val="21"/>
                        <w:szCs w:val="21"/>
                      </w:rPr>
                    </w:pPr>
                    <w:r>
                      <w:rPr>
                        <w:rFonts w:ascii="Times New Roman"/>
                        <w:sz w:val="21"/>
                        <w:szCs w:val="21"/>
                      </w:rPr>
                      <w:t>2</w:t>
                    </w:r>
                  </w:p>
                  <w:p w14:paraId="1CB3BC9B" w14:textId="77777777" w:rsidR="0057338F" w:rsidRDefault="0057338F">
                    <w:pPr>
                      <w:jc w:val="right"/>
                      <w:rPr>
                        <w:sz w:val="21"/>
                        <w:szCs w:val="21"/>
                      </w:rPr>
                    </w:pPr>
                    <w:r>
                      <w:rPr>
                        <w:rFonts w:ascii="Times New Roman"/>
                        <w:sz w:val="21"/>
                        <w:szCs w:val="21"/>
                      </w:rPr>
                      <w:t>3</w:t>
                    </w:r>
                  </w:p>
                  <w:p w14:paraId="3657349D" w14:textId="77777777" w:rsidR="0057338F" w:rsidRDefault="0057338F">
                    <w:pPr>
                      <w:jc w:val="right"/>
                      <w:rPr>
                        <w:sz w:val="21"/>
                        <w:szCs w:val="21"/>
                      </w:rPr>
                    </w:pPr>
                    <w:r>
                      <w:rPr>
                        <w:rFonts w:ascii="Times New Roman"/>
                        <w:sz w:val="21"/>
                        <w:szCs w:val="21"/>
                      </w:rPr>
                      <w:t>4</w:t>
                    </w:r>
                  </w:p>
                  <w:p w14:paraId="4A8A4E9D" w14:textId="77777777" w:rsidR="0057338F" w:rsidRDefault="0057338F">
                    <w:pPr>
                      <w:jc w:val="right"/>
                      <w:rPr>
                        <w:sz w:val="21"/>
                        <w:szCs w:val="21"/>
                      </w:rPr>
                    </w:pPr>
                    <w:r>
                      <w:rPr>
                        <w:rFonts w:ascii="Times New Roman"/>
                        <w:sz w:val="21"/>
                        <w:szCs w:val="21"/>
                      </w:rPr>
                      <w:t>5</w:t>
                    </w:r>
                  </w:p>
                  <w:p w14:paraId="36F6C63C" w14:textId="77777777" w:rsidR="0057338F" w:rsidRDefault="0057338F">
                    <w:pPr>
                      <w:jc w:val="right"/>
                      <w:rPr>
                        <w:sz w:val="21"/>
                        <w:szCs w:val="21"/>
                      </w:rPr>
                    </w:pPr>
                    <w:r>
                      <w:rPr>
                        <w:rFonts w:ascii="Times New Roman"/>
                        <w:sz w:val="21"/>
                        <w:szCs w:val="21"/>
                      </w:rPr>
                      <w:t>6</w:t>
                    </w:r>
                  </w:p>
                  <w:p w14:paraId="341FC689" w14:textId="77777777" w:rsidR="0057338F" w:rsidRDefault="0057338F">
                    <w:pPr>
                      <w:jc w:val="right"/>
                      <w:rPr>
                        <w:sz w:val="21"/>
                        <w:szCs w:val="21"/>
                      </w:rPr>
                    </w:pPr>
                    <w:r>
                      <w:rPr>
                        <w:rFonts w:ascii="Times New Roman"/>
                        <w:sz w:val="21"/>
                        <w:szCs w:val="21"/>
                      </w:rPr>
                      <w:t>7</w:t>
                    </w:r>
                  </w:p>
                  <w:p w14:paraId="42104E56" w14:textId="77777777" w:rsidR="0057338F" w:rsidRDefault="0057338F">
                    <w:pPr>
                      <w:jc w:val="right"/>
                      <w:rPr>
                        <w:sz w:val="21"/>
                        <w:szCs w:val="21"/>
                      </w:rPr>
                    </w:pPr>
                    <w:r>
                      <w:rPr>
                        <w:rFonts w:ascii="Times New Roman"/>
                        <w:sz w:val="21"/>
                        <w:szCs w:val="21"/>
                      </w:rPr>
                      <w:t>8</w:t>
                    </w:r>
                  </w:p>
                  <w:p w14:paraId="069A078C" w14:textId="77777777" w:rsidR="0057338F" w:rsidRDefault="0057338F">
                    <w:pPr>
                      <w:jc w:val="right"/>
                      <w:rPr>
                        <w:sz w:val="21"/>
                        <w:szCs w:val="21"/>
                      </w:rPr>
                    </w:pPr>
                    <w:r>
                      <w:rPr>
                        <w:rFonts w:ascii="Times New Roman"/>
                        <w:sz w:val="21"/>
                        <w:szCs w:val="21"/>
                      </w:rPr>
                      <w:t>9</w:t>
                    </w:r>
                  </w:p>
                  <w:p w14:paraId="5E203237" w14:textId="77777777" w:rsidR="0057338F" w:rsidRDefault="0057338F">
                    <w:pPr>
                      <w:jc w:val="right"/>
                    </w:pPr>
                    <w:r>
                      <w:rPr>
                        <w:rFonts w:ascii="Times New Roman"/>
                        <w:sz w:val="21"/>
                        <w:szCs w:val="21"/>
                      </w:rPr>
                      <w:t>10</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100F825A">
          <v:group id="Group_x0020_41" o:spid="_x0000_s1085" style="width:153.75pt;height:144.15pt;mso-position-horizontal-relative:char;mso-position-vertical-relative:line" coordsize="3075,2883">
            <v:rect id="Shape_x0020_1073741841" o:spid="_x0000_s1086" style="position:absolute;width:3075;height:2883" o:preferrelative="t" stroked="f"/>
            <v:rect id="Shape_x0020_1073741842" o:spid="_x0000_s1087" style="position:absolute;width:3075;height:2883" o:preferrelative="t" filled="f" stroked="f">
              <v:textbox inset="3.6pt,,3.6pt">
                <w:txbxContent>
                  <w:p w14:paraId="107EC3CA" w14:textId="77777777" w:rsidR="0057338F" w:rsidRDefault="0057338F">
                    <w:pPr>
                      <w:rPr>
                        <w:rFonts w:ascii="Courier New" w:eastAsia="Courier New" w:hAnsi="Courier New" w:cs="Courier New"/>
                        <w:sz w:val="21"/>
                        <w:szCs w:val="21"/>
                      </w:rPr>
                    </w:pPr>
                    <w:r>
                      <w:rPr>
                        <w:rFonts w:ascii="Courier New"/>
                        <w:sz w:val="21"/>
                        <w:szCs w:val="21"/>
                      </w:rPr>
                      <w:t xml:space="preserve">  var a=1;</w:t>
                    </w:r>
                  </w:p>
                  <w:p w14:paraId="6A29C704" w14:textId="77777777" w:rsidR="0057338F" w:rsidRDefault="0057338F">
                    <w:pPr>
                      <w:rPr>
                        <w:rFonts w:ascii="Courier New" w:eastAsia="Courier New" w:hAnsi="Courier New" w:cs="Courier New"/>
                        <w:sz w:val="21"/>
                        <w:szCs w:val="21"/>
                      </w:rPr>
                    </w:pPr>
                    <w:r>
                      <w:rPr>
                        <w:rFonts w:ascii="Courier New"/>
                        <w:sz w:val="21"/>
                        <w:szCs w:val="21"/>
                      </w:rPr>
                      <w:t xml:space="preserve">  var b=2;</w:t>
                    </w:r>
                  </w:p>
                  <w:p w14:paraId="5FC4CBDA" w14:textId="77777777" w:rsidR="0057338F" w:rsidRDefault="0057338F">
                    <w:pPr>
                      <w:rPr>
                        <w:rFonts w:ascii="Courier New" w:eastAsia="Courier New" w:hAnsi="Courier New" w:cs="Courier New"/>
                        <w:sz w:val="21"/>
                        <w:szCs w:val="21"/>
                      </w:rPr>
                    </w:pPr>
                    <w:r>
                      <w:rPr>
                        <w:rFonts w:ascii="Courier New"/>
                        <w:sz w:val="21"/>
                        <w:szCs w:val="21"/>
                      </w:rPr>
                      <w:t xml:space="preserve">  var c=3;</w:t>
                    </w:r>
                  </w:p>
                  <w:p w14:paraId="1BCD5D83" w14:textId="77777777" w:rsidR="0057338F" w:rsidRDefault="0057338F">
                    <w:pPr>
                      <w:rPr>
                        <w:rFonts w:ascii="Courier New" w:eastAsia="Courier New" w:hAnsi="Courier New" w:cs="Courier New"/>
                        <w:sz w:val="21"/>
                        <w:szCs w:val="21"/>
                      </w:rPr>
                    </w:pPr>
                    <w:r>
                      <w:rPr>
                        <w:rFonts w:ascii="Courier New"/>
                        <w:sz w:val="21"/>
                        <w:szCs w:val="21"/>
                      </w:rPr>
                      <w:t xml:space="preserve">  var ab=0;</w:t>
                    </w:r>
                  </w:p>
                  <w:p w14:paraId="308932F9" w14:textId="77777777" w:rsidR="0057338F" w:rsidRDefault="0057338F">
                    <w:pPr>
                      <w:rPr>
                        <w:rFonts w:ascii="Courier New" w:eastAsia="Courier New" w:hAnsi="Courier New" w:cs="Courier New"/>
                        <w:sz w:val="21"/>
                        <w:szCs w:val="21"/>
                      </w:rPr>
                    </w:pPr>
                    <w:r>
                      <w:rPr>
                        <w:rFonts w:ascii="Courier New"/>
                        <w:sz w:val="21"/>
                        <w:szCs w:val="21"/>
                      </w:rPr>
                      <w:t xml:space="preserve">  if (a&gt;b){</w:t>
                    </w:r>
                  </w:p>
                  <w:p w14:paraId="1A753FC5" w14:textId="77777777" w:rsidR="0057338F" w:rsidRDefault="0057338F">
                    <w:pPr>
                      <w:rPr>
                        <w:rFonts w:ascii="Courier New" w:eastAsia="Courier New" w:hAnsi="Courier New" w:cs="Courier New"/>
                        <w:sz w:val="21"/>
                        <w:szCs w:val="21"/>
                      </w:rPr>
                    </w:pPr>
                    <w:r>
                      <w:rPr>
                        <w:rFonts w:ascii="Courier New"/>
                        <w:sz w:val="21"/>
                        <w:szCs w:val="21"/>
                      </w:rPr>
                      <w:t xml:space="preserve">      ab=a-b;</w:t>
                    </w:r>
                  </w:p>
                  <w:p w14:paraId="1F1C1CB8" w14:textId="77777777" w:rsidR="0057338F" w:rsidRDefault="0057338F">
                    <w:pPr>
                      <w:rPr>
                        <w:rFonts w:ascii="Courier New" w:eastAsia="Courier New" w:hAnsi="Courier New" w:cs="Courier New"/>
                        <w:sz w:val="21"/>
                        <w:szCs w:val="21"/>
                      </w:rPr>
                    </w:pPr>
                    <w:r>
                      <w:rPr>
                        <w:rFonts w:ascii="Courier New"/>
                        <w:sz w:val="21"/>
                        <w:szCs w:val="21"/>
                      </w:rPr>
                      <w:t xml:space="preserve">      }</w:t>
                    </w:r>
                  </w:p>
                  <w:p w14:paraId="14868282" w14:textId="77777777" w:rsidR="0057338F" w:rsidRDefault="0057338F">
                    <w:pPr>
                      <w:rPr>
                        <w:rFonts w:ascii="Courier New" w:eastAsia="Courier New" w:hAnsi="Courier New" w:cs="Courier New"/>
                        <w:sz w:val="21"/>
                        <w:szCs w:val="21"/>
                      </w:rPr>
                    </w:pPr>
                    <w:r>
                      <w:rPr>
                        <w:rFonts w:ascii="Courier New"/>
                        <w:sz w:val="21"/>
                        <w:szCs w:val="21"/>
                      </w:rPr>
                      <w:t xml:space="preserve">  else ab=a+b;</w:t>
                    </w:r>
                  </w:p>
                  <w:p w14:paraId="07496988" w14:textId="77777777" w:rsidR="0057338F" w:rsidRDefault="0057338F">
                    <w:pPr>
                      <w:rPr>
                        <w:rFonts w:ascii="Courier New" w:eastAsia="Courier New" w:hAnsi="Courier New" w:cs="Courier New"/>
                        <w:sz w:val="21"/>
                        <w:szCs w:val="21"/>
                      </w:rPr>
                    </w:pPr>
                    <w:r>
                      <w:rPr>
                        <w:rFonts w:ascii="Courier New"/>
                        <w:sz w:val="21"/>
                        <w:szCs w:val="21"/>
                      </w:rPr>
                      <w:t xml:space="preserve">  var ac = a + c;</w:t>
                    </w:r>
                  </w:p>
                  <w:p w14:paraId="266231A4" w14:textId="77777777" w:rsidR="0057338F" w:rsidRDefault="0057338F">
                    <w:r>
                      <w:rPr>
                        <w:rFonts w:ascii="Courier New"/>
                        <w:sz w:val="21"/>
                        <w:szCs w:val="21"/>
                      </w:rPr>
                      <w:t xml:space="preserve">  var abc = ac + c;</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676A42CA">
          <v:group id="Group_x0020_44" o:spid="_x0000_s1088" style="width:158.3pt;height:140.65pt;mso-position-horizontal-relative:char;mso-position-vertical-relative:line" coordsize="3166,2813">
            <v:rect id="Shape_x0020_1073741844" o:spid="_x0000_s1089" style="position:absolute;width:3166;height:2813" o:preferrelative="t" stroked="f"/>
            <v:rect id="Shape_x0020_1073741845" o:spid="_x0000_s1090" style="position:absolute;width:3166;height:2813" o:preferrelative="t" filled="f" stroked="f">
              <v:textbox inset="3.6pt,,3.6pt">
                <w:txbxContent>
                  <w:p w14:paraId="350C5959" w14:textId="77777777" w:rsidR="0057338F" w:rsidRDefault="0057338F">
                    <w:pPr>
                      <w:rPr>
                        <w:rFonts w:ascii="Courier New" w:eastAsia="Courier New" w:hAnsi="Courier New" w:cs="Courier New"/>
                        <w:sz w:val="21"/>
                        <w:szCs w:val="21"/>
                      </w:rPr>
                    </w:pPr>
                    <w:r>
                      <w:rPr>
                        <w:rFonts w:ascii="Courier New"/>
                        <w:sz w:val="21"/>
                        <w:szCs w:val="21"/>
                      </w:rPr>
                      <w:t>var a=1;</w:t>
                    </w:r>
                  </w:p>
                  <w:p w14:paraId="35CC76B6" w14:textId="77777777" w:rsidR="0057338F" w:rsidRDefault="0057338F">
                    <w:pPr>
                      <w:rPr>
                        <w:rFonts w:ascii="Courier New" w:eastAsia="Courier New" w:hAnsi="Courier New" w:cs="Courier New"/>
                        <w:sz w:val="21"/>
                        <w:szCs w:val="21"/>
                      </w:rPr>
                    </w:pPr>
                    <w:r>
                      <w:rPr>
                        <w:rFonts w:ascii="Courier New"/>
                        <w:sz w:val="21"/>
                        <w:szCs w:val="21"/>
                      </w:rPr>
                      <w:t>var b=2;</w:t>
                    </w:r>
                  </w:p>
                  <w:p w14:paraId="7FF2F39D" w14:textId="77777777" w:rsidR="0057338F" w:rsidRDefault="0057338F">
                    <w:pPr>
                      <w:rPr>
                        <w:rFonts w:ascii="Courier New" w:eastAsia="Courier New" w:hAnsi="Courier New" w:cs="Courier New"/>
                        <w:sz w:val="21"/>
                        <w:szCs w:val="21"/>
                      </w:rPr>
                    </w:pPr>
                    <w:r>
                      <w:rPr>
                        <w:rFonts w:ascii="Courier New"/>
                        <w:sz w:val="21"/>
                        <w:szCs w:val="21"/>
                      </w:rPr>
                      <w:t>var c=3;</w:t>
                    </w:r>
                  </w:p>
                  <w:p w14:paraId="2678C386" w14:textId="77777777" w:rsidR="0057338F" w:rsidRDefault="0057338F">
                    <w:pPr>
                      <w:rPr>
                        <w:rFonts w:ascii="Courier New" w:eastAsia="Courier New" w:hAnsi="Courier New" w:cs="Courier New"/>
                        <w:strike/>
                        <w:sz w:val="21"/>
                        <w:szCs w:val="21"/>
                      </w:rPr>
                    </w:pPr>
                    <w:r>
                      <w:rPr>
                        <w:rFonts w:ascii="Courier New"/>
                        <w:strike/>
                        <w:sz w:val="21"/>
                        <w:szCs w:val="21"/>
                      </w:rPr>
                      <w:t>var ab=0;</w:t>
                    </w:r>
                  </w:p>
                  <w:p w14:paraId="01F1BE54" w14:textId="77777777" w:rsidR="0057338F" w:rsidRDefault="0057338F">
                    <w:pPr>
                      <w:rPr>
                        <w:rFonts w:ascii="Courier New" w:eastAsia="Courier New" w:hAnsi="Courier New" w:cs="Courier New"/>
                        <w:strike/>
                        <w:sz w:val="21"/>
                        <w:szCs w:val="21"/>
                      </w:rPr>
                    </w:pPr>
                    <w:r>
                      <w:rPr>
                        <w:rFonts w:ascii="Courier New"/>
                        <w:strike/>
                        <w:sz w:val="21"/>
                        <w:szCs w:val="21"/>
                      </w:rPr>
                      <w:t>if (a&gt;b){</w:t>
                    </w:r>
                  </w:p>
                  <w:p w14:paraId="321F5D68" w14:textId="77777777" w:rsidR="0057338F" w:rsidRDefault="0057338F">
                    <w:pPr>
                      <w:rPr>
                        <w:rFonts w:ascii="Courier New" w:eastAsia="Courier New" w:hAnsi="Courier New" w:cs="Courier New"/>
                        <w:strike/>
                        <w:sz w:val="21"/>
                        <w:szCs w:val="21"/>
                      </w:rPr>
                    </w:pPr>
                    <w:r>
                      <w:rPr>
                        <w:rFonts w:ascii="Courier New"/>
                        <w:strike/>
                        <w:sz w:val="21"/>
                        <w:szCs w:val="21"/>
                      </w:rPr>
                      <w:t xml:space="preserve">    ab=a-b;</w:t>
                    </w:r>
                  </w:p>
                  <w:p w14:paraId="784F1DCC" w14:textId="77777777" w:rsidR="0057338F" w:rsidRDefault="0057338F">
                    <w:pPr>
                      <w:rPr>
                        <w:rFonts w:ascii="Courier New" w:eastAsia="Courier New" w:hAnsi="Courier New" w:cs="Courier New"/>
                        <w:strike/>
                        <w:sz w:val="21"/>
                        <w:szCs w:val="21"/>
                      </w:rPr>
                    </w:pPr>
                    <w:r>
                      <w:rPr>
                        <w:rFonts w:ascii="Courier New"/>
                        <w:strike/>
                        <w:sz w:val="21"/>
                        <w:szCs w:val="21"/>
                      </w:rPr>
                      <w:t xml:space="preserve">    }</w:t>
                    </w:r>
                  </w:p>
                  <w:p w14:paraId="0E3702BD" w14:textId="77777777" w:rsidR="0057338F" w:rsidRDefault="0057338F">
                    <w:pPr>
                      <w:rPr>
                        <w:rFonts w:ascii="Courier New" w:eastAsia="Courier New" w:hAnsi="Courier New" w:cs="Courier New"/>
                        <w:strike/>
                        <w:sz w:val="21"/>
                        <w:szCs w:val="21"/>
                      </w:rPr>
                    </w:pPr>
                    <w:r>
                      <w:rPr>
                        <w:rFonts w:ascii="Courier New"/>
                        <w:strike/>
                        <w:sz w:val="21"/>
                        <w:szCs w:val="21"/>
                      </w:rPr>
                      <w:t>else ab=a+b;</w:t>
                    </w:r>
                  </w:p>
                  <w:p w14:paraId="6F70C83A" w14:textId="77777777" w:rsidR="0057338F" w:rsidRDefault="0057338F">
                    <w:pPr>
                      <w:rPr>
                        <w:rFonts w:ascii="Courier New" w:eastAsia="Courier New" w:hAnsi="Courier New" w:cs="Courier New"/>
                        <w:sz w:val="21"/>
                        <w:szCs w:val="21"/>
                      </w:rPr>
                    </w:pPr>
                    <w:r>
                      <w:rPr>
                        <w:rFonts w:ascii="Courier New"/>
                        <w:sz w:val="21"/>
                        <w:szCs w:val="21"/>
                      </w:rPr>
                      <w:t>var ac = a + c;</w:t>
                    </w:r>
                  </w:p>
                  <w:p w14:paraId="54BE426B" w14:textId="77777777" w:rsidR="0057338F" w:rsidRDefault="0057338F">
                    <w:r>
                      <w:rPr>
                        <w:rFonts w:ascii="Courier New"/>
                        <w:sz w:val="21"/>
                        <w:szCs w:val="21"/>
                      </w:rPr>
                      <w:t>var abc = ac + c</w:t>
                    </w:r>
                    <w:r>
                      <w:rPr>
                        <w:rFonts w:ascii="Courier New"/>
                      </w:rPr>
                      <w:t>;</w:t>
                    </w:r>
                  </w:p>
                </w:txbxContent>
              </v:textbox>
            </v:rect>
            <w10:wrap type="none"/>
            <w10:anchorlock/>
          </v:group>
        </w:pict>
      </w:r>
    </w:p>
    <w:p w14:paraId="0B1287D0"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2.1(a) a JavaScript program P; 2.1 (b) get slice S out of slicing criteria &lt;10,{abc}&gt;</w:t>
      </w:r>
    </w:p>
    <w:p w14:paraId="60F0F294" w14:textId="77777777" w:rsidR="00B513FC" w:rsidRDefault="00B513FC">
      <w:pPr>
        <w:widowControl w:val="0"/>
        <w:spacing w:afterLines="50" w:after="120" w:line="276" w:lineRule="auto"/>
        <w:jc w:val="center"/>
        <w:rPr>
          <w:rFonts w:ascii="Times New Roman" w:eastAsia="Times New Roman" w:hAnsi="Times New Roman"/>
          <w:sz w:val="21"/>
          <w:szCs w:val="21"/>
        </w:rPr>
      </w:pPr>
    </w:p>
    <w:p w14:paraId="16970490" w14:textId="77777777" w:rsidR="00B513FC" w:rsidRDefault="004F4D39">
      <w:pPr>
        <w:widowControl w:val="0"/>
        <w:spacing w:afterLines="50" w:after="120" w:line="276" w:lineRule="auto"/>
        <w:outlineLvl w:val="2"/>
        <w:rPr>
          <w:rFonts w:ascii="Times New Roman" w:eastAsia="Times New Roman" w:hAnsi="Times New Roman"/>
          <w:color w:val="000000"/>
          <w:sz w:val="28"/>
          <w:szCs w:val="28"/>
          <w:u w:color="000000"/>
          <w:shd w:val="clear" w:color="auto" w:fill="FFFFFF"/>
        </w:rPr>
      </w:pPr>
      <w:bookmarkStart w:id="47" w:name="_Toc10530"/>
      <w:r>
        <w:rPr>
          <w:rFonts w:ascii="Times New Roman"/>
          <w:color w:val="000000"/>
          <w:sz w:val="28"/>
          <w:szCs w:val="28"/>
          <w:u w:color="000000"/>
          <w:shd w:val="clear" w:color="auto" w:fill="FFFFFF"/>
        </w:rPr>
        <w:t>2.1.2 Data flow analysis</w:t>
      </w:r>
      <w:bookmarkEnd w:id="47"/>
    </w:p>
    <w:p w14:paraId="3A96D843" w14:textId="77777777" w:rsidR="00B513FC" w:rsidRDefault="004F4D39">
      <w:pPr>
        <w:widowControl w:val="0"/>
        <w:spacing w:afterLines="50" w:after="120" w:line="276" w:lineRule="auto"/>
        <w:jc w:val="both"/>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Weiser put forward some constructive opinions in [1]. Weiser</w:t>
      </w:r>
      <w:r>
        <w:rPr>
          <w:rFonts w:hAnsi="Times New Roman"/>
          <w:color w:val="000000"/>
          <w:sz w:val="24"/>
          <w:szCs w:val="24"/>
          <w:u w:color="000000"/>
          <w:shd w:val="clear" w:color="auto" w:fill="FFFFFF"/>
        </w:rPr>
        <w:t>’</w:t>
      </w:r>
      <w:r>
        <w:rPr>
          <w:rFonts w:ascii="Times New Roman"/>
          <w:color w:val="000000"/>
          <w:sz w:val="24"/>
          <w:szCs w:val="24"/>
          <w:u w:color="000000"/>
          <w:shd w:val="clear" w:color="auto" w:fill="FFFFFF"/>
        </w:rPr>
        <w:t xml:space="preserve">s first slicing theory is established on the graph representation of  a program. </w:t>
      </w:r>
      <w:r>
        <w:rPr>
          <w:rFonts w:ascii="Times New Roman"/>
          <w:color w:val="000000"/>
          <w:sz w:val="24"/>
          <w:szCs w:val="24"/>
          <w:u w:color="000000"/>
          <w:shd w:val="clear" w:color="auto" w:fill="FFFFFF"/>
        </w:rPr>
        <w:lastRenderedPageBreak/>
        <w:t xml:space="preserve">Each node in a graph represents a statement in program. Weiser defined a flowgraph </w:t>
      </w:r>
      <w:r>
        <w:rPr>
          <w:rFonts w:ascii="Times New Roman"/>
          <w:i/>
          <w:iCs/>
          <w:color w:val="000000"/>
          <w:sz w:val="24"/>
          <w:szCs w:val="24"/>
          <w:u w:color="000000"/>
          <w:shd w:val="clear" w:color="auto" w:fill="FFFFFF"/>
        </w:rPr>
        <w:t>G</w:t>
      </w:r>
      <w:r>
        <w:rPr>
          <w:rFonts w:ascii="Times New Roman" w:hint="eastAsia"/>
          <w:i/>
          <w:iCs/>
          <w:color w:val="000000"/>
          <w:sz w:val="24"/>
          <w:szCs w:val="24"/>
          <w:u w:color="000000"/>
          <w:shd w:val="clear" w:color="auto" w:fill="FFFFFF"/>
        </w:rPr>
        <w:t xml:space="preserve"> </w:t>
      </w:r>
      <w:r>
        <w:rPr>
          <w:rFonts w:ascii="Times New Roman"/>
          <w:color w:val="000000"/>
          <w:sz w:val="24"/>
          <w:szCs w:val="24"/>
          <w:u w:color="000000"/>
          <w:shd w:val="clear" w:color="auto" w:fill="FFFFFF"/>
        </w:rPr>
        <w:t>=</w:t>
      </w:r>
      <w:r>
        <w:rPr>
          <w:rFonts w:ascii="Times New Roman" w:hint="eastAsia"/>
          <w:color w:val="000000"/>
          <w:sz w:val="24"/>
          <w:szCs w:val="24"/>
          <w:u w:color="000000"/>
          <w:shd w:val="clear" w:color="auto" w:fill="FFFFFF"/>
        </w:rPr>
        <w:t xml:space="preserve"> </w:t>
      </w:r>
      <w:r>
        <w:rPr>
          <w:rFonts w:ascii="Times New Roman"/>
          <w:color w:val="000000"/>
          <w:sz w:val="24"/>
          <w:szCs w:val="24"/>
          <w:u w:color="000000"/>
          <w:shd w:val="clear" w:color="auto" w:fill="FFFFFF"/>
        </w:rPr>
        <w:t>&lt;</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w:t>
      </w:r>
      <w:r>
        <w:rPr>
          <w:rFonts w:ascii="Times New Roman"/>
          <w:i/>
          <w:iCs/>
          <w:color w:val="000000"/>
          <w:sz w:val="24"/>
          <w:szCs w:val="24"/>
          <w:u w:color="000000"/>
          <w:shd w:val="clear" w:color="auto" w:fill="FFFFFF"/>
        </w:rPr>
        <w:t>E</w:t>
      </w:r>
      <w:r>
        <w:rPr>
          <w:rFonts w:ascii="Times New Roman"/>
          <w:color w:val="000000"/>
          <w:sz w:val="24"/>
          <w:szCs w:val="24"/>
          <w:u w:color="000000"/>
          <w:shd w:val="clear" w:color="auto" w:fill="FFFFFF"/>
        </w:rPr>
        <w:t>,</w:t>
      </w:r>
      <w:r>
        <w:rPr>
          <w:rFonts w:ascii="Times New Roman"/>
          <w:i/>
          <w:iCs/>
          <w:color w:val="000000"/>
          <w:sz w:val="24"/>
          <w:szCs w:val="24"/>
          <w:u w:color="000000"/>
          <w:shd w:val="clear" w:color="auto" w:fill="FFFFFF"/>
        </w:rPr>
        <w:t>n</w:t>
      </w:r>
      <w:r>
        <w:rPr>
          <w:rFonts w:ascii="Times New Roman"/>
          <w:i/>
          <w:iCs/>
          <w:color w:val="000000"/>
          <w:sz w:val="24"/>
          <w:szCs w:val="24"/>
          <w:u w:color="000000"/>
          <w:shd w:val="clear" w:color="auto" w:fill="FFFFFF"/>
          <w:vertAlign w:val="subscript"/>
        </w:rPr>
        <w:t>o</w:t>
      </w:r>
      <w:r>
        <w:rPr>
          <w:rFonts w:ascii="Times New Roman"/>
          <w:color w:val="000000"/>
          <w:sz w:val="24"/>
          <w:szCs w:val="24"/>
          <w:u w:color="000000"/>
          <w:shd w:val="clear" w:color="auto" w:fill="FFFFFF"/>
        </w:rPr>
        <w:t xml:space="preserve">&gt; where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is the set of nodes, </w:t>
      </w:r>
      <w:r>
        <w:rPr>
          <w:rFonts w:ascii="Times New Roman"/>
          <w:i/>
          <w:iCs/>
          <w:color w:val="000000"/>
          <w:sz w:val="24"/>
          <w:szCs w:val="24"/>
          <w:u w:color="000000"/>
          <w:shd w:val="clear" w:color="auto" w:fill="FFFFFF"/>
        </w:rPr>
        <w:t>E</w:t>
      </w:r>
      <w:r>
        <w:rPr>
          <w:rFonts w:ascii="Times New Roman"/>
          <w:color w:val="000000"/>
          <w:sz w:val="24"/>
          <w:szCs w:val="24"/>
          <w:u w:color="000000"/>
          <w:shd w:val="clear" w:color="auto" w:fill="FFFFFF"/>
        </w:rPr>
        <w:t xml:space="preserve"> is the set of edges in set of </w:t>
      </w:r>
      <w:r>
        <w:rPr>
          <w:rFonts w:ascii="Times New Roman"/>
          <w:i/>
          <w:iCs/>
          <w:color w:val="000000"/>
          <w:sz w:val="24"/>
          <w:szCs w:val="24"/>
          <w:u w:color="000000"/>
          <w:shd w:val="clear" w:color="auto" w:fill="FFFFFF"/>
        </w:rPr>
        <w:t>N</w:t>
      </w:r>
      <w:r>
        <w:rPr>
          <w:rFonts w:hAnsi="Times New Roman"/>
          <w:i/>
          <w:iCs/>
          <w:color w:val="000000"/>
          <w:sz w:val="24"/>
          <w:szCs w:val="24"/>
          <w:u w:color="000000"/>
          <w:shd w:val="clear" w:color="auto" w:fill="FFFFFF"/>
        </w:rPr>
        <w:t>×</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indicates the existing path from one node to another, an initial node </w:t>
      </w:r>
      <w:r>
        <w:rPr>
          <w:rFonts w:ascii="Times New Roman"/>
          <w:i/>
          <w:iCs/>
          <w:color w:val="000000"/>
          <w:sz w:val="24"/>
          <w:szCs w:val="24"/>
          <w:u w:color="000000"/>
          <w:shd w:val="clear" w:color="auto" w:fill="FFFFFF"/>
        </w:rPr>
        <w:t>n</w:t>
      </w:r>
      <w:r>
        <w:rPr>
          <w:rFonts w:ascii="Times New Roman"/>
          <w:i/>
          <w:iCs/>
          <w:color w:val="000000"/>
          <w:sz w:val="24"/>
          <w:szCs w:val="24"/>
          <w:u w:color="000000"/>
          <w:shd w:val="clear" w:color="auto" w:fill="FFFFFF"/>
          <w:vertAlign w:val="subscript"/>
        </w:rPr>
        <w:t>0</w:t>
      </w:r>
      <w:r>
        <w:rPr>
          <w:rFonts w:ascii="Times New Roman"/>
          <w:color w:val="000000"/>
          <w:sz w:val="24"/>
          <w:szCs w:val="24"/>
          <w:u w:color="000000"/>
          <w:shd w:val="clear" w:color="auto" w:fill="FFFFFF"/>
        </w:rPr>
        <w:t xml:space="preserve"> as single entry where the program starts. A hammock graph structure </w:t>
      </w:r>
      <w:r>
        <w:rPr>
          <w:rFonts w:ascii="Times New Roman"/>
          <w:i/>
          <w:iCs/>
          <w:color w:val="000000"/>
          <w:sz w:val="24"/>
          <w:szCs w:val="24"/>
          <w:u w:color="000000"/>
          <w:shd w:val="clear" w:color="auto" w:fill="FFFFFF"/>
        </w:rPr>
        <w:t>G</w:t>
      </w:r>
      <w:r>
        <w:rPr>
          <w:rFonts w:ascii="Times New Roman" w:hint="eastAsia"/>
          <w:i/>
          <w:iCs/>
          <w:color w:val="000000"/>
          <w:sz w:val="24"/>
          <w:szCs w:val="24"/>
          <w:u w:color="000000"/>
          <w:shd w:val="clear" w:color="auto" w:fill="FFFFFF"/>
        </w:rPr>
        <w:t xml:space="preserve"> </w:t>
      </w:r>
      <w:r>
        <w:rPr>
          <w:rFonts w:ascii="Times New Roman"/>
          <w:i/>
          <w:iCs/>
          <w:color w:val="000000"/>
          <w:sz w:val="24"/>
          <w:szCs w:val="24"/>
          <w:u w:color="000000"/>
          <w:shd w:val="clear" w:color="auto" w:fill="FFFFFF"/>
        </w:rPr>
        <w:t>=</w:t>
      </w:r>
      <w:r>
        <w:rPr>
          <w:rFonts w:ascii="Times New Roman" w:hint="eastAsia"/>
          <w:i/>
          <w:iCs/>
          <w:color w:val="000000"/>
          <w:sz w:val="24"/>
          <w:szCs w:val="24"/>
          <w:u w:color="000000"/>
          <w:shd w:val="clear" w:color="auto" w:fill="FFFFFF"/>
        </w:rPr>
        <w:t xml:space="preserve"> </w:t>
      </w:r>
      <w:r>
        <w:rPr>
          <w:rFonts w:ascii="Times New Roman"/>
          <w:i/>
          <w:iCs/>
          <w:color w:val="000000"/>
          <w:sz w:val="24"/>
          <w:szCs w:val="24"/>
          <w:u w:color="000000"/>
          <w:shd w:val="clear" w:color="auto" w:fill="FFFFFF"/>
        </w:rPr>
        <w:t>&lt;N, E, n</w:t>
      </w:r>
      <w:r>
        <w:rPr>
          <w:rFonts w:ascii="Times New Roman"/>
          <w:i/>
          <w:iCs/>
          <w:color w:val="000000"/>
          <w:sz w:val="24"/>
          <w:szCs w:val="24"/>
          <w:u w:color="000000"/>
          <w:shd w:val="clear" w:color="auto" w:fill="FFFFFF"/>
          <w:vertAlign w:val="subscript"/>
        </w:rPr>
        <w:t>0</w:t>
      </w:r>
      <w:r>
        <w:rPr>
          <w:rFonts w:ascii="Times New Roman"/>
          <w:i/>
          <w:iCs/>
          <w:color w:val="000000"/>
          <w:sz w:val="24"/>
          <w:szCs w:val="24"/>
          <w:u w:color="000000"/>
          <w:shd w:val="clear" w:color="auto" w:fill="FFFFFF"/>
        </w:rPr>
        <w:t>, n</w:t>
      </w:r>
      <w:r>
        <w:rPr>
          <w:rFonts w:ascii="Times New Roman"/>
          <w:i/>
          <w:iCs/>
          <w:color w:val="000000"/>
          <w:sz w:val="24"/>
          <w:szCs w:val="24"/>
          <w:u w:color="000000"/>
          <w:shd w:val="clear" w:color="auto" w:fill="FFFFFF"/>
          <w:vertAlign w:val="subscript"/>
        </w:rPr>
        <w:t>e</w:t>
      </w:r>
      <w:r>
        <w:rPr>
          <w:rFonts w:ascii="Times New Roman"/>
          <w:i/>
          <w:iCs/>
          <w:color w:val="000000"/>
          <w:sz w:val="24"/>
          <w:szCs w:val="24"/>
          <w:u w:color="000000"/>
          <w:shd w:val="clear" w:color="auto" w:fill="FFFFFF"/>
        </w:rPr>
        <w:t>&gt;</w:t>
      </w:r>
      <w:r>
        <w:rPr>
          <w:rFonts w:ascii="Times New Roman"/>
          <w:color w:val="000000"/>
          <w:sz w:val="24"/>
          <w:szCs w:val="24"/>
          <w:u w:color="000000"/>
          <w:shd w:val="clear" w:color="auto" w:fill="FFFFFF"/>
        </w:rPr>
        <w:t xml:space="preserve"> where </w:t>
      </w:r>
      <w:r>
        <w:rPr>
          <w:rFonts w:ascii="Times New Roman"/>
          <w:i/>
          <w:iCs/>
          <w:color w:val="000000"/>
          <w:sz w:val="24"/>
          <w:szCs w:val="24"/>
          <w:u w:color="000000"/>
          <w:shd w:val="clear" w:color="auto" w:fill="FFFFFF"/>
        </w:rPr>
        <w:t>n</w:t>
      </w:r>
      <w:r>
        <w:rPr>
          <w:rFonts w:ascii="Times New Roman"/>
          <w:i/>
          <w:iCs/>
          <w:color w:val="000000"/>
          <w:sz w:val="24"/>
          <w:szCs w:val="24"/>
          <w:u w:color="000000"/>
          <w:shd w:val="clear" w:color="auto" w:fill="FFFFFF"/>
          <w:vertAlign w:val="subscript"/>
        </w:rPr>
        <w:t xml:space="preserve">e </w:t>
      </w:r>
      <w:r>
        <w:rPr>
          <w:rFonts w:ascii="Times New Roman"/>
          <w:color w:val="000000"/>
          <w:sz w:val="24"/>
          <w:szCs w:val="24"/>
          <w:u w:color="000000"/>
          <w:shd w:val="clear" w:color="auto" w:fill="FFFFFF"/>
        </w:rPr>
        <w:t>is an exit node</w:t>
      </w:r>
      <w:r>
        <w:rPr>
          <w:rFonts w:ascii="Times New Roman"/>
          <w:i/>
          <w:iCs/>
          <w:color w:val="000000"/>
          <w:sz w:val="24"/>
          <w:szCs w:val="24"/>
          <w:u w:color="000000"/>
          <w:shd w:val="clear" w:color="auto" w:fill="FFFFFF"/>
          <w:vertAlign w:val="subscript"/>
        </w:rPr>
        <w:t xml:space="preserve"> </w:t>
      </w:r>
      <w:r>
        <w:rPr>
          <w:rFonts w:ascii="Times New Roman"/>
          <w:color w:val="000000"/>
          <w:sz w:val="24"/>
          <w:szCs w:val="24"/>
          <w:u w:color="000000"/>
          <w:shd w:val="clear" w:color="auto" w:fill="FFFFFF"/>
        </w:rPr>
        <w:t xml:space="preserve">where the program terminates.  Another useful definition is </w:t>
      </w:r>
      <w:r>
        <w:rPr>
          <w:rFonts w:ascii="Times New Roman"/>
          <w:i/>
          <w:iCs/>
          <w:color w:val="000000"/>
          <w:sz w:val="24"/>
          <w:szCs w:val="24"/>
          <w:u w:color="000000"/>
          <w:shd w:val="clear" w:color="auto" w:fill="FFFFFF"/>
        </w:rPr>
        <w:t>REF(n)</w:t>
      </w:r>
      <w:r>
        <w:rPr>
          <w:rFonts w:ascii="Times New Roman"/>
          <w:color w:val="000000"/>
          <w:sz w:val="24"/>
          <w:szCs w:val="24"/>
          <w:u w:color="000000"/>
          <w:shd w:val="clear" w:color="auto" w:fill="FFFFFF"/>
        </w:rPr>
        <w:t xml:space="preserve"> and </w:t>
      </w:r>
      <w:r>
        <w:rPr>
          <w:rFonts w:ascii="Times New Roman"/>
          <w:i/>
          <w:iCs/>
          <w:color w:val="000000"/>
          <w:sz w:val="24"/>
          <w:szCs w:val="24"/>
          <w:u w:color="000000"/>
          <w:shd w:val="clear" w:color="auto" w:fill="FFFFFF"/>
        </w:rPr>
        <w:t>DEF(n)</w:t>
      </w:r>
      <w:r>
        <w:rPr>
          <w:rFonts w:ascii="Times New Roman"/>
          <w:color w:val="000000"/>
          <w:sz w:val="24"/>
          <w:szCs w:val="24"/>
          <w:u w:color="000000"/>
          <w:shd w:val="clear" w:color="auto" w:fill="FFFFFF"/>
        </w:rPr>
        <w:t xml:space="preserve">. </w:t>
      </w:r>
      <w:r>
        <w:rPr>
          <w:rFonts w:ascii="Times New Roman"/>
          <w:i/>
          <w:iCs/>
          <w:color w:val="000000"/>
          <w:sz w:val="24"/>
          <w:szCs w:val="24"/>
          <w:u w:color="000000"/>
          <w:shd w:val="clear" w:color="auto" w:fill="FFFFFF"/>
        </w:rPr>
        <w:t>REF(n</w:t>
      </w:r>
      <w:r>
        <w:rPr>
          <w:rFonts w:ascii="Times New Roman"/>
          <w:color w:val="000000"/>
          <w:sz w:val="24"/>
          <w:szCs w:val="24"/>
          <w:u w:color="000000"/>
          <w:shd w:val="clear" w:color="auto" w:fill="FFFFFF"/>
        </w:rPr>
        <w:t xml:space="preserve">) indicates the set of variables whose value are used at statement n, </w:t>
      </w:r>
      <w:r>
        <w:rPr>
          <w:rFonts w:ascii="Times New Roman"/>
          <w:i/>
          <w:iCs/>
          <w:color w:val="000000"/>
          <w:sz w:val="24"/>
          <w:szCs w:val="24"/>
          <w:u w:color="000000"/>
          <w:shd w:val="clear" w:color="auto" w:fill="FFFFFF"/>
        </w:rPr>
        <w:t>DEF(n)</w:t>
      </w:r>
      <w:r>
        <w:rPr>
          <w:rFonts w:ascii="Times New Roman"/>
          <w:color w:val="000000"/>
          <w:sz w:val="24"/>
          <w:szCs w:val="24"/>
          <w:u w:color="000000"/>
          <w:shd w:val="clear" w:color="auto" w:fill="FFFFFF"/>
        </w:rPr>
        <w:t xml:space="preserve"> indicates the set of variables whose value are changed at statement n. In [1], program slicing is done by flow datatype analysis [5]. </w:t>
      </w:r>
    </w:p>
    <w:p w14:paraId="47F354E9" w14:textId="77777777" w:rsidR="00B513FC" w:rsidRDefault="004F4D39">
      <w:pPr>
        <w:widowControl w:val="0"/>
        <w:spacing w:afterLines="50" w:after="120" w:line="276" w:lineRule="auto"/>
        <w:jc w:val="both"/>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Base on the original notions, Weiser proposed a data flow algorithm for program slicing in [2]. After discussing how to slice a program by using the reader</w:t>
      </w:r>
      <w:r>
        <w:rPr>
          <w:rFonts w:hAnsi="Times New Roman"/>
          <w:color w:val="000000"/>
          <w:sz w:val="24"/>
          <w:szCs w:val="24"/>
          <w:u w:color="000000"/>
          <w:shd w:val="clear" w:color="auto" w:fill="FFFFFF"/>
        </w:rPr>
        <w:t>’</w:t>
      </w:r>
      <w:r>
        <w:rPr>
          <w:rFonts w:ascii="Times New Roman"/>
          <w:color w:val="000000"/>
          <w:sz w:val="24"/>
          <w:szCs w:val="24"/>
          <w:u w:color="000000"/>
          <w:shd w:val="clear" w:color="auto" w:fill="FFFFFF"/>
        </w:rPr>
        <w:t>s intuitive understanding on a flowgraph, Weiser introduced a method to find slices by tracing backwards according to dataflow analysis.</w:t>
      </w:r>
    </w:p>
    <w:p w14:paraId="5D0D4EED" w14:textId="77777777" w:rsidR="00B513FC" w:rsidRDefault="00B513FC">
      <w:pPr>
        <w:widowControl w:val="0"/>
        <w:spacing w:afterLines="50" w:after="120" w:line="276" w:lineRule="auto"/>
        <w:rPr>
          <w:rFonts w:ascii="Times New Roman" w:eastAsia="Times New Roman" w:hAnsi="Times New Roman"/>
          <w:color w:val="000000"/>
          <w:sz w:val="24"/>
          <w:szCs w:val="24"/>
          <w:u w:color="000000"/>
          <w:shd w:val="clear" w:color="auto" w:fill="FFFFFF"/>
        </w:rPr>
      </w:pPr>
    </w:p>
    <w:p w14:paraId="6299C398" w14:textId="77777777" w:rsidR="00B513FC" w:rsidRDefault="004F4D39">
      <w:pPr>
        <w:widowControl w:val="0"/>
        <w:numPr>
          <w:ilvl w:val="0"/>
          <w:numId w:val="4"/>
        </w:numPr>
        <w:tabs>
          <w:tab w:val="left" w:pos="502"/>
        </w:tabs>
        <w:spacing w:afterLines="50" w:after="120" w:line="276" w:lineRule="auto"/>
        <w:ind w:left="502" w:hanging="502"/>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Introduction of flowgraph</w:t>
      </w:r>
    </w:p>
    <w:p w14:paraId="3FF194D5" w14:textId="77777777" w:rsidR="00B513FC" w:rsidRDefault="0057338F">
      <w:pPr>
        <w:widowControl w:val="0"/>
        <w:spacing w:afterLines="50" w:after="120" w:line="276" w:lineRule="auto"/>
        <w:jc w:val="center"/>
        <w:rPr>
          <w:rFonts w:ascii="Times New Roman" w:eastAsia="Times New Roman" w:hAnsi="Times New Roman"/>
          <w:color w:val="000000"/>
          <w:sz w:val="28"/>
          <w:szCs w:val="28"/>
          <w:u w:color="000000"/>
          <w:shd w:val="clear" w:color="auto" w:fill="FFFFFF"/>
        </w:rPr>
      </w:pPr>
      <w:r>
        <w:rPr>
          <w:rFonts w:ascii="Times New Roman" w:eastAsia="Times New Roman" w:hAnsi="Times New Roman"/>
          <w:color w:val="000000"/>
          <w:kern w:val="2"/>
          <w:sz w:val="28"/>
          <w:szCs w:val="28"/>
          <w:u w:color="000000"/>
          <w:shd w:val="clear" w:color="auto" w:fill="FFFFFF"/>
          <w:lang w:eastAsia="en-US"/>
        </w:rPr>
        <w:pict w14:anchorId="72911ADE">
          <v:shape id="Picture_x0020_2" o:spid="_x0000_i1029" type="#_x0000_t75" style="width:248pt;height:162.65pt">
            <v:imagedata r:id="rId36" o:title="" croptop="2916f" cropbottom="307f"/>
          </v:shape>
        </w:pict>
      </w:r>
    </w:p>
    <w:p w14:paraId="31E77776"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2.2 Deleting statement in a flowgraph [2].</w:t>
      </w:r>
    </w:p>
    <w:p w14:paraId="17DEB9AB" w14:textId="77777777" w:rsidR="00B513FC" w:rsidRDefault="004F4D39">
      <w:pPr>
        <w:widowControl w:val="0"/>
        <w:spacing w:afterLines="50" w:after="120" w:line="276" w:lineRule="auto"/>
        <w:jc w:val="both"/>
        <w:rPr>
          <w:rFonts w:ascii="Times New Roman"/>
          <w:color w:val="000000"/>
          <w:sz w:val="24"/>
          <w:szCs w:val="24"/>
          <w:u w:color="000000"/>
          <w:shd w:val="clear" w:color="auto" w:fill="FFFFFF"/>
        </w:rPr>
      </w:pPr>
      <w:r>
        <w:rPr>
          <w:rFonts w:ascii="Times New Roman"/>
          <w:color w:val="000000"/>
          <w:sz w:val="24"/>
          <w:szCs w:val="24"/>
          <w:u w:color="000000"/>
          <w:shd w:val="clear" w:color="auto" w:fill="FFFFFF"/>
        </w:rPr>
        <w:t>Figure 2.2 is an example of slicing on a flowgraph Weiser gave in [2]. From the figure we see that a flowgraph is an oriented graph with an initial node. An edge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in the flowgraph indicates the execution progress can be from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to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is an immediate predecessor of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and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is an immediate successor of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A path of length </w:t>
      </w:r>
      <w:r>
        <w:rPr>
          <w:rFonts w:ascii="Times New Roman"/>
          <w:i/>
          <w:iCs/>
          <w:color w:val="000000"/>
          <w:sz w:val="24"/>
          <w:szCs w:val="24"/>
          <w:u w:color="000000"/>
          <w:shd w:val="clear" w:color="auto" w:fill="FFFFFF"/>
        </w:rPr>
        <w:t>k</w:t>
      </w:r>
      <w:r>
        <w:rPr>
          <w:rFonts w:ascii="Times New Roman"/>
          <w:color w:val="000000"/>
          <w:sz w:val="24"/>
          <w:szCs w:val="24"/>
          <w:u w:color="000000"/>
          <w:shd w:val="clear" w:color="auto" w:fill="FFFFFF"/>
        </w:rPr>
        <w:t xml:space="preserve"> from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to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is all possible query on flow graph from node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to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with length </w:t>
      </w:r>
      <w:r>
        <w:rPr>
          <w:rFonts w:ascii="Times New Roman"/>
          <w:i/>
          <w:iCs/>
          <w:color w:val="000000"/>
          <w:sz w:val="24"/>
          <w:szCs w:val="24"/>
          <w:u w:color="000000"/>
          <w:shd w:val="clear" w:color="auto" w:fill="FFFFFF"/>
        </w:rPr>
        <w:t>k</w:t>
      </w:r>
      <w:r>
        <w:rPr>
          <w:rFonts w:ascii="Times New Roman"/>
          <w:color w:val="000000"/>
          <w:sz w:val="24"/>
          <w:szCs w:val="24"/>
          <w:u w:color="000000"/>
          <w:shd w:val="clear" w:color="auto" w:fill="FFFFFF"/>
        </w:rPr>
        <w:t xml:space="preserve">. A node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is dominate of node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when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is on every path from </w:t>
      </w:r>
      <w:r>
        <w:rPr>
          <w:rFonts w:ascii="Times New Roman"/>
          <w:i/>
          <w:iCs/>
          <w:color w:val="000000"/>
          <w:sz w:val="24"/>
          <w:szCs w:val="24"/>
          <w:u w:color="000000"/>
          <w:shd w:val="clear" w:color="auto" w:fill="FFFFFF"/>
        </w:rPr>
        <w:t>n</w:t>
      </w:r>
      <w:r>
        <w:rPr>
          <w:rFonts w:ascii="Times New Roman"/>
          <w:i/>
          <w:iCs/>
          <w:color w:val="000000"/>
          <w:sz w:val="24"/>
          <w:szCs w:val="24"/>
          <w:u w:color="000000"/>
          <w:shd w:val="clear" w:color="auto" w:fill="FFFFFF"/>
          <w:vertAlign w:val="subscript"/>
        </w:rPr>
        <w:t>0</w:t>
      </w:r>
      <w:r>
        <w:rPr>
          <w:rFonts w:ascii="Times New Roman"/>
          <w:color w:val="000000"/>
          <w:sz w:val="24"/>
          <w:szCs w:val="24"/>
          <w:u w:color="000000"/>
          <w:shd w:val="clear" w:color="auto" w:fill="FFFFFF"/>
        </w:rPr>
        <w:t xml:space="preserve"> to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If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is on every path from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to the terminate node </w:t>
      </w:r>
      <w:r>
        <w:rPr>
          <w:rFonts w:ascii="Times New Roman"/>
          <w:i/>
          <w:iCs/>
          <w:color w:val="000000"/>
          <w:sz w:val="24"/>
          <w:szCs w:val="24"/>
          <w:u w:color="000000"/>
          <w:shd w:val="clear" w:color="auto" w:fill="FFFFFF"/>
        </w:rPr>
        <w:t>n</w:t>
      </w:r>
      <w:r>
        <w:rPr>
          <w:rFonts w:ascii="Times New Roman"/>
          <w:i/>
          <w:iCs/>
          <w:color w:val="000000"/>
          <w:sz w:val="24"/>
          <w:szCs w:val="24"/>
          <w:u w:color="000000"/>
          <w:shd w:val="clear" w:color="auto" w:fill="FFFFFF"/>
          <w:vertAlign w:val="subscript"/>
        </w:rPr>
        <w:t>e</w:t>
      </w:r>
      <w:r>
        <w:rPr>
          <w:rFonts w:ascii="Times New Roman"/>
          <w:color w:val="000000"/>
          <w:sz w:val="24"/>
          <w:szCs w:val="24"/>
          <w:u w:color="000000"/>
          <w:shd w:val="clear" w:color="auto" w:fill="FFFFFF"/>
        </w:rPr>
        <w:t xml:space="preserve"> of the flowgraph,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is an inverse dominator of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Deleting statements in a flowgraph to calculate slices must ensure that there is no increase of immediate successors of statements during deletion. With this concern in mind, Weiser defined statement deletion as: a set of </w:t>
      </w:r>
      <w:r>
        <w:rPr>
          <w:rFonts w:ascii="Times New Roman"/>
          <w:color w:val="000000"/>
          <w:sz w:val="24"/>
          <w:szCs w:val="24"/>
          <w:u w:color="000000"/>
          <w:shd w:val="clear" w:color="auto" w:fill="FFFFFF"/>
        </w:rPr>
        <w:lastRenderedPageBreak/>
        <w:t>nodes with single successor can be seen as a deleted group, for all predecessors of a deleted group, set deleted group</w:t>
      </w:r>
      <w:r>
        <w:rPr>
          <w:rFonts w:hAnsi="Times New Roman"/>
          <w:color w:val="000000"/>
          <w:sz w:val="24"/>
          <w:szCs w:val="24"/>
          <w:u w:color="000000"/>
          <w:shd w:val="clear" w:color="auto" w:fill="FFFFFF"/>
        </w:rPr>
        <w:t>’</w:t>
      </w:r>
      <w:r>
        <w:rPr>
          <w:rFonts w:ascii="Times New Roman"/>
          <w:color w:val="000000"/>
          <w:sz w:val="24"/>
          <w:szCs w:val="24"/>
          <w:u w:color="000000"/>
          <w:shd w:val="clear" w:color="auto" w:fill="FFFFFF"/>
        </w:rPr>
        <w:t>s unique successor as their new successor. The left part of figure 2.2 shows the result of removing statement in deleted group.</w:t>
      </w:r>
    </w:p>
    <w:p w14:paraId="568599C1" w14:textId="77777777" w:rsidR="00B513FC" w:rsidRDefault="00B513FC">
      <w:pPr>
        <w:widowControl w:val="0"/>
        <w:spacing w:afterLines="50" w:after="120" w:line="276" w:lineRule="auto"/>
        <w:jc w:val="both"/>
        <w:rPr>
          <w:rFonts w:ascii="Times New Roman"/>
          <w:color w:val="000000"/>
          <w:sz w:val="24"/>
          <w:szCs w:val="24"/>
          <w:u w:color="000000"/>
          <w:shd w:val="clear" w:color="auto" w:fill="FFFFFF"/>
        </w:rPr>
      </w:pPr>
    </w:p>
    <w:p w14:paraId="5E6869A3" w14:textId="77777777" w:rsidR="00B513FC" w:rsidRDefault="004F4D39">
      <w:pPr>
        <w:widowControl w:val="0"/>
        <w:numPr>
          <w:ilvl w:val="0"/>
          <w:numId w:val="5"/>
        </w:numPr>
        <w:tabs>
          <w:tab w:val="left" w:pos="502"/>
        </w:tabs>
        <w:spacing w:afterLines="50" w:after="120" w:line="276" w:lineRule="auto"/>
        <w:ind w:left="502" w:hanging="502"/>
        <w:jc w:val="both"/>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Dataflow algorithm</w:t>
      </w:r>
    </w:p>
    <w:p w14:paraId="66A97AF6" w14:textId="77777777" w:rsidR="00B513FC" w:rsidRDefault="004F4D39">
      <w:pPr>
        <w:widowControl w:val="0"/>
        <w:spacing w:afterLines="50" w:after="120" w:line="276" w:lineRule="auto"/>
        <w:rPr>
          <w:rFonts w:ascii="Times New Roman" w:eastAsia="Times New Roman" w:hAnsi="Times New Roman"/>
          <w:sz w:val="21"/>
          <w:szCs w:val="21"/>
        </w:rPr>
      </w:pPr>
      <w:r>
        <w:rPr>
          <w:rFonts w:ascii="Times New Roman"/>
          <w:color w:val="000000"/>
          <w:sz w:val="24"/>
          <w:szCs w:val="24"/>
          <w:u w:color="000000"/>
          <w:shd w:val="clear" w:color="auto" w:fill="FFFFFF"/>
        </w:rPr>
        <w:t>Weiser</w:t>
      </w:r>
      <w:r>
        <w:rPr>
          <w:rFonts w:hAnsi="Times New Roman"/>
          <w:color w:val="000000"/>
          <w:sz w:val="24"/>
          <w:szCs w:val="24"/>
          <w:u w:color="000000"/>
          <w:shd w:val="clear" w:color="auto" w:fill="FFFFFF"/>
        </w:rPr>
        <w:t>’</w:t>
      </w:r>
      <w:r>
        <w:rPr>
          <w:rFonts w:ascii="Times New Roman"/>
          <w:color w:val="000000"/>
          <w:sz w:val="24"/>
          <w:szCs w:val="24"/>
          <w:u w:color="000000"/>
          <w:shd w:val="clear" w:color="auto" w:fill="FFFFFF"/>
        </w:rPr>
        <w:t>s dataflow algorithm finds program slices by iteratively calculating the set of the related variables of each node in the flowgraph. The calculation steps are as follows:</w:t>
      </w:r>
    </w:p>
    <w:p w14:paraId="0EDF2D06" w14:textId="77777777" w:rsidR="00B513FC" w:rsidRDefault="004F4D39">
      <w:pPr>
        <w:widowControl w:val="0"/>
        <w:spacing w:afterLines="50" w:after="120" w:line="276" w:lineRule="auto"/>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Input: the flowgraph of program </w:t>
      </w:r>
      <w:r>
        <w:rPr>
          <w:rFonts w:ascii="Times New Roman"/>
          <w:i/>
          <w:iCs/>
          <w:color w:val="000000"/>
          <w:sz w:val="24"/>
          <w:szCs w:val="24"/>
          <w:u w:color="000000"/>
          <w:shd w:val="clear" w:color="auto" w:fill="FFFFFF"/>
        </w:rPr>
        <w:t>P</w:t>
      </w:r>
      <w:r>
        <w:rPr>
          <w:rFonts w:ascii="Times New Roman"/>
          <w:color w:val="000000"/>
          <w:sz w:val="24"/>
          <w:szCs w:val="24"/>
          <w:u w:color="000000"/>
          <w:shd w:val="clear" w:color="auto" w:fill="FFFFFF"/>
        </w:rPr>
        <w:t xml:space="preserve">, and slice criteria </w:t>
      </w:r>
      <w:r>
        <w:rPr>
          <w:rFonts w:ascii="Times New Roman"/>
          <w:i/>
          <w:iCs/>
          <w:color w:val="000000"/>
          <w:sz w:val="24"/>
          <w:szCs w:val="24"/>
          <w:u w:color="000000"/>
          <w:shd w:val="clear" w:color="auto" w:fill="FFFFFF"/>
        </w:rPr>
        <w:t>C=&lt;i, V&gt;</w:t>
      </w:r>
    </w:p>
    <w:p w14:paraId="22CF0A1C" w14:textId="77777777" w:rsidR="00B513FC" w:rsidRDefault="004F4D39">
      <w:pPr>
        <w:widowControl w:val="0"/>
        <w:spacing w:afterLines="50" w:after="120" w:line="276" w:lineRule="auto"/>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Output: slice </w:t>
      </w:r>
      <w:r>
        <w:rPr>
          <w:rFonts w:ascii="Times New Roman"/>
          <w:i/>
          <w:iCs/>
          <w:color w:val="000000"/>
          <w:sz w:val="24"/>
          <w:szCs w:val="24"/>
          <w:u w:color="000000"/>
          <w:shd w:val="clear" w:color="auto" w:fill="FFFFFF"/>
        </w:rPr>
        <w:t>S</w:t>
      </w:r>
      <w:r>
        <w:rPr>
          <w:rFonts w:ascii="Times New Roman"/>
          <w:color w:val="000000"/>
          <w:sz w:val="24"/>
          <w:szCs w:val="24"/>
          <w:u w:color="000000"/>
          <w:shd w:val="clear" w:color="auto" w:fill="FFFFFF"/>
        </w:rPr>
        <w:t xml:space="preserve"> of program </w:t>
      </w:r>
      <w:r>
        <w:rPr>
          <w:rFonts w:ascii="Times New Roman"/>
          <w:i/>
          <w:iCs/>
          <w:color w:val="000000"/>
          <w:sz w:val="24"/>
          <w:szCs w:val="24"/>
          <w:u w:color="000000"/>
          <w:shd w:val="clear" w:color="auto" w:fill="FFFFFF"/>
        </w:rPr>
        <w:t>P</w:t>
      </w:r>
      <w:r>
        <w:rPr>
          <w:rFonts w:ascii="Times New Roman"/>
          <w:color w:val="000000"/>
          <w:sz w:val="24"/>
          <w:szCs w:val="24"/>
          <w:u w:color="000000"/>
          <w:shd w:val="clear" w:color="auto" w:fill="FFFFFF"/>
        </w:rPr>
        <w:t xml:space="preserve"> on slice criteria </w:t>
      </w:r>
      <w:r>
        <w:rPr>
          <w:rFonts w:ascii="Times New Roman"/>
          <w:i/>
          <w:iCs/>
          <w:color w:val="000000"/>
          <w:sz w:val="24"/>
          <w:szCs w:val="24"/>
          <w:u w:color="000000"/>
          <w:shd w:val="clear" w:color="auto" w:fill="FFFFFF"/>
        </w:rPr>
        <w:t>C</w:t>
      </w:r>
      <w:r>
        <w:rPr>
          <w:rFonts w:ascii="Times New Roman"/>
          <w:color w:val="000000"/>
          <w:sz w:val="24"/>
          <w:szCs w:val="24"/>
          <w:u w:color="000000"/>
          <w:shd w:val="clear" w:color="auto" w:fill="FFFFFF"/>
        </w:rPr>
        <w:t>.</w:t>
      </w:r>
    </w:p>
    <w:p w14:paraId="7BC3A039" w14:textId="77777777" w:rsidR="00B513FC" w:rsidRDefault="004F4D39">
      <w:pPr>
        <w:widowControl w:val="0"/>
        <w:numPr>
          <w:ilvl w:val="0"/>
          <w:numId w:val="6"/>
        </w:numPr>
        <w:tabs>
          <w:tab w:val="clear" w:pos="3846"/>
          <w:tab w:val="left" w:pos="624"/>
        </w:tabs>
        <w:spacing w:afterLines="50" w:after="120" w:line="276" w:lineRule="auto"/>
        <w:ind w:left="323" w:firstLine="97"/>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 Calculate the directly relevant variables and directly relevant statements.</w:t>
      </w:r>
    </w:p>
    <w:p w14:paraId="1AE6928F" w14:textId="77777777" w:rsidR="00B513FC" w:rsidRDefault="004F4D39">
      <w:pPr>
        <w:widowControl w:val="0"/>
        <w:numPr>
          <w:ilvl w:val="1"/>
          <w:numId w:val="7"/>
        </w:numPr>
        <w:tabs>
          <w:tab w:val="clear" w:pos="3846"/>
          <w:tab w:val="left" w:pos="1101"/>
          <w:tab w:val="left" w:pos="1208"/>
          <w:tab w:val="bar" w:pos="24068"/>
        </w:tabs>
        <w:spacing w:afterLines="50" w:after="120" w:line="276" w:lineRule="auto"/>
        <w:ind w:left="1101" w:hanging="261"/>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For node </w:t>
      </w: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and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 xml:space="preserve"> in flowgraph, if there exists a path from</w:t>
      </w:r>
      <w:r>
        <w:rPr>
          <w:rFonts w:ascii="Times New Roman"/>
          <w:i/>
          <w:iCs/>
          <w:color w:val="000000"/>
          <w:sz w:val="24"/>
          <w:szCs w:val="24"/>
          <w:u w:color="000000"/>
          <w:shd w:val="clear" w:color="auto" w:fill="FFFFFF"/>
        </w:rPr>
        <w:t xml:space="preserve"> n </w:t>
      </w:r>
      <w:r>
        <w:rPr>
          <w:rFonts w:ascii="Times New Roman"/>
          <w:color w:val="000000"/>
          <w:sz w:val="24"/>
          <w:szCs w:val="24"/>
          <w:u w:color="000000"/>
          <w:shd w:val="clear" w:color="auto" w:fill="FFFFFF"/>
        </w:rPr>
        <w:t>to</w:t>
      </w:r>
      <w:r>
        <w:rPr>
          <w:rFonts w:ascii="Times New Roman"/>
          <w:i/>
          <w:iCs/>
          <w:color w:val="000000"/>
          <w:sz w:val="24"/>
          <w:szCs w:val="24"/>
          <w:u w:color="000000"/>
          <w:shd w:val="clear" w:color="auto" w:fill="FFFFFF"/>
        </w:rPr>
        <w:t xml:space="preserve"> m</w:t>
      </w:r>
      <w:r>
        <w:rPr>
          <w:rFonts w:ascii="Times New Roman"/>
          <w:color w:val="000000"/>
          <w:sz w:val="24"/>
          <w:szCs w:val="24"/>
          <w:u w:color="000000"/>
          <w:shd w:val="clear" w:color="auto" w:fill="FFFFFF"/>
        </w:rPr>
        <w:t xml:space="preserve">, then the set of directly relevant variables </w:t>
      </w:r>
      <w:r>
        <w:rPr>
          <w:rFonts w:ascii="Times New Roman"/>
          <w:i/>
          <w:iCs/>
          <w:color w:val="000000"/>
          <w:sz w:val="24"/>
          <w:szCs w:val="24"/>
          <w:u w:color="000000"/>
          <w:shd w:val="clear" w:color="auto" w:fill="FFFFFF"/>
        </w:rPr>
        <w:t>R[0,C](n)</w:t>
      </w:r>
      <w:r>
        <w:rPr>
          <w:rFonts w:ascii="Times New Roman"/>
          <w:color w:val="000000"/>
          <w:sz w:val="24"/>
          <w:szCs w:val="24"/>
          <w:u w:color="000000"/>
          <w:shd w:val="clear" w:color="auto" w:fill="FFFFFF"/>
        </w:rPr>
        <w:t xml:space="preserve"> is denoted as: all variables v such that either:</w:t>
      </w:r>
    </w:p>
    <w:p w14:paraId="1A914880" w14:textId="77777777" w:rsidR="00B513FC" w:rsidRDefault="004F4D39">
      <w:pPr>
        <w:widowControl w:val="0"/>
        <w:numPr>
          <w:ilvl w:val="2"/>
          <w:numId w:val="8"/>
        </w:numPr>
        <w:tabs>
          <w:tab w:val="clear" w:pos="3846"/>
          <w:tab w:val="left" w:pos="1506"/>
          <w:tab w:val="left" w:pos="1628"/>
          <w:tab w:val="left" w:leader="dot" w:pos="23684"/>
          <w:tab w:val="bar" w:pos="24070"/>
        </w:tabs>
        <w:spacing w:afterLines="50" w:after="120" w:line="276" w:lineRule="auto"/>
        <w:ind w:left="1506" w:hanging="298"/>
        <w:rPr>
          <w:rFonts w:ascii="Times New Roman" w:eastAsia="Times New Roman" w:hAnsi="Times New Roman"/>
          <w:color w:val="000000"/>
          <w:sz w:val="24"/>
          <w:szCs w:val="24"/>
          <w:u w:color="000000"/>
          <w:shd w:val="clear" w:color="auto" w:fill="FFFFFF"/>
        </w:rPr>
      </w:pPr>
      <w:r>
        <w:rPr>
          <w:rFonts w:ascii="Times New Roman"/>
          <w:i/>
          <w:iCs/>
          <w:color w:val="000000"/>
          <w:sz w:val="24"/>
          <w:szCs w:val="24"/>
          <w:u w:color="000000"/>
          <w:shd w:val="clear" w:color="auto" w:fill="FFFFFF"/>
        </w:rPr>
        <w:t>n = i</w:t>
      </w:r>
      <w:r>
        <w:rPr>
          <w:rFonts w:ascii="Times New Roman"/>
          <w:color w:val="000000"/>
          <w:sz w:val="24"/>
          <w:szCs w:val="24"/>
          <w:u w:color="000000"/>
          <w:shd w:val="clear" w:color="auto" w:fill="FFFFFF"/>
        </w:rPr>
        <w:t xml:space="preserve"> and </w:t>
      </w:r>
      <w:r>
        <w:rPr>
          <w:rFonts w:ascii="Times New Roman"/>
          <w:i/>
          <w:iCs/>
          <w:color w:val="000000"/>
          <w:sz w:val="24"/>
          <w:szCs w:val="24"/>
          <w:u w:color="000000"/>
          <w:shd w:val="clear" w:color="auto" w:fill="FFFFFF"/>
        </w:rPr>
        <w:t>v</w:t>
      </w:r>
      <w:r>
        <w:rPr>
          <w:rFonts w:ascii="Times New Roman"/>
          <w:color w:val="000000"/>
          <w:sz w:val="24"/>
          <w:szCs w:val="24"/>
          <w:u w:color="000000"/>
          <w:shd w:val="clear" w:color="auto" w:fill="FFFFFF"/>
        </w:rPr>
        <w:t xml:space="preserve"> is in </w:t>
      </w:r>
      <w:r>
        <w:rPr>
          <w:rFonts w:ascii="Times New Roman"/>
          <w:i/>
          <w:iCs/>
          <w:color w:val="000000"/>
          <w:sz w:val="24"/>
          <w:szCs w:val="24"/>
          <w:u w:color="000000"/>
          <w:shd w:val="clear" w:color="auto" w:fill="FFFFFF"/>
        </w:rPr>
        <w:t>V</w:t>
      </w:r>
      <w:r>
        <w:rPr>
          <w:rFonts w:ascii="Times New Roman"/>
          <w:color w:val="000000"/>
          <w:sz w:val="24"/>
          <w:szCs w:val="24"/>
          <w:u w:color="000000"/>
          <w:shd w:val="clear" w:color="auto" w:fill="FFFFFF"/>
        </w:rPr>
        <w:t xml:space="preserve">: </w:t>
      </w:r>
      <w:r>
        <w:rPr>
          <w:rFonts w:ascii="Times New Roman"/>
          <w:i/>
          <w:iCs/>
          <w:color w:val="000000"/>
          <w:sz w:val="24"/>
          <w:szCs w:val="24"/>
          <w:u w:color="000000"/>
          <w:shd w:val="clear" w:color="auto" w:fill="FFFFFF"/>
        </w:rPr>
        <w:t>R[0,C](n)=V.</w:t>
      </w:r>
    </w:p>
    <w:p w14:paraId="52971417" w14:textId="77777777" w:rsidR="00B513FC" w:rsidRDefault="004F4D39">
      <w:pPr>
        <w:widowControl w:val="0"/>
        <w:numPr>
          <w:ilvl w:val="2"/>
          <w:numId w:val="8"/>
        </w:numPr>
        <w:tabs>
          <w:tab w:val="clear" w:pos="3846"/>
          <w:tab w:val="left" w:pos="1506"/>
          <w:tab w:val="left" w:pos="1628"/>
          <w:tab w:val="left" w:leader="dot" w:pos="23684"/>
          <w:tab w:val="bar" w:pos="24070"/>
        </w:tabs>
        <w:spacing w:afterLines="50" w:after="120" w:line="276" w:lineRule="auto"/>
        <w:ind w:left="1506" w:hanging="298"/>
        <w:jc w:val="both"/>
        <w:rPr>
          <w:rFonts w:ascii="Times New Roman" w:eastAsia="Times New Roman" w:hAnsi="Times New Roman"/>
          <w:i/>
          <w:iCs/>
          <w:color w:val="000000"/>
          <w:sz w:val="24"/>
          <w:szCs w:val="24"/>
          <w:u w:color="000000"/>
          <w:shd w:val="clear" w:color="auto" w:fill="FFFFFF"/>
        </w:rPr>
      </w:pPr>
      <w:r>
        <w:rPr>
          <w:rFonts w:ascii="Times New Roman"/>
          <w:i/>
          <w:iCs/>
          <w:color w:val="000000"/>
          <w:sz w:val="24"/>
          <w:szCs w:val="24"/>
          <w:u w:color="000000"/>
          <w:shd w:val="clear" w:color="auto" w:fill="FFFFFF"/>
        </w:rPr>
        <w:t>n</w:t>
      </w:r>
      <w:r>
        <w:rPr>
          <w:rFonts w:ascii="Times New Roman"/>
          <w:color w:val="000000"/>
          <w:sz w:val="24"/>
          <w:szCs w:val="24"/>
          <w:u w:color="000000"/>
          <w:shd w:val="clear" w:color="auto" w:fill="FFFFFF"/>
        </w:rPr>
        <w:t xml:space="preserve"> is an immediate predecessor of a node </w:t>
      </w:r>
      <w:r>
        <w:rPr>
          <w:rFonts w:ascii="Times New Roman"/>
          <w:i/>
          <w:iCs/>
          <w:color w:val="000000"/>
          <w:sz w:val="24"/>
          <w:szCs w:val="24"/>
          <w:u w:color="000000"/>
          <w:shd w:val="clear" w:color="auto" w:fill="FFFFFF"/>
        </w:rPr>
        <w:t>m</w:t>
      </w:r>
      <w:r>
        <w:rPr>
          <w:rFonts w:ascii="Times New Roman"/>
          <w:color w:val="000000"/>
          <w:sz w:val="24"/>
          <w:szCs w:val="24"/>
          <w:u w:color="000000"/>
          <w:shd w:val="clear" w:color="auto" w:fill="FFFFFF"/>
        </w:rPr>
        <w:t>:</w:t>
      </w:r>
      <w:r>
        <w:rPr>
          <w:rFonts w:ascii="Times New Roman"/>
          <w:i/>
          <w:iCs/>
          <w:color w:val="000000"/>
          <w:sz w:val="24"/>
          <w:szCs w:val="24"/>
          <w:u w:color="000000"/>
          <w:shd w:val="clear" w:color="auto" w:fill="FFFFFF"/>
        </w:rPr>
        <w:t xml:space="preserve"> R[0,C](n) = {v | v</w:t>
      </w:r>
      <w:r>
        <w:rPr>
          <w:rFonts w:hAnsi="Times New Roman"/>
          <w:i/>
          <w:iCs/>
          <w:color w:val="000000"/>
          <w:sz w:val="24"/>
          <w:szCs w:val="24"/>
          <w:u w:color="000000"/>
          <w:shd w:val="clear" w:color="auto" w:fill="FFFFFF"/>
        </w:rPr>
        <w:t>∈</w:t>
      </w:r>
      <w:r>
        <w:rPr>
          <w:rFonts w:hAnsi="Times New Roman"/>
          <w:i/>
          <w:iCs/>
          <w:color w:val="000000"/>
          <w:sz w:val="24"/>
          <w:szCs w:val="24"/>
          <w:u w:color="000000"/>
          <w:shd w:val="clear" w:color="auto" w:fill="FFFFFF"/>
        </w:rPr>
        <w:t xml:space="preserve"> </w:t>
      </w:r>
      <w:r>
        <w:rPr>
          <w:rFonts w:ascii="Times New Roman"/>
          <w:i/>
          <w:iCs/>
          <w:color w:val="000000"/>
          <w:sz w:val="24"/>
          <w:szCs w:val="24"/>
          <w:u w:color="000000"/>
          <w:shd w:val="clear" w:color="auto" w:fill="FFFFFF"/>
        </w:rPr>
        <w:t>R[0,C](m), v</w:t>
      </w:r>
      <w:r>
        <w:rPr>
          <w:rFonts w:hAnsi="Times New Roman"/>
          <w:i/>
          <w:iCs/>
          <w:color w:val="000000"/>
          <w:sz w:val="24"/>
          <w:szCs w:val="24"/>
          <w:u w:color="000000"/>
          <w:shd w:val="clear" w:color="auto" w:fill="FFFFFF"/>
        </w:rPr>
        <w:t>∉</w:t>
      </w:r>
      <w:r>
        <w:rPr>
          <w:rFonts w:ascii="Times New Roman"/>
          <w:i/>
          <w:iCs/>
          <w:color w:val="000000"/>
          <w:sz w:val="24"/>
          <w:szCs w:val="24"/>
          <w:u w:color="000000"/>
          <w:shd w:val="clear" w:color="auto" w:fill="FFFFFF"/>
        </w:rPr>
        <w:t>DEF(n)}</w:t>
      </w:r>
      <w:r w:rsidR="0057338F">
        <w:rPr>
          <w:rFonts w:ascii="Times New Roman" w:eastAsia="Times New Roman" w:hAnsi="Times New Roman"/>
          <w:i/>
          <w:iCs/>
          <w:color w:val="000000"/>
          <w:kern w:val="2"/>
          <w:sz w:val="24"/>
          <w:szCs w:val="24"/>
          <w:u w:color="000000"/>
          <w:shd w:val="clear" w:color="auto" w:fill="FFFFFF"/>
          <w:lang w:eastAsia="en-US"/>
        </w:rPr>
        <w:pict w14:anchorId="43C0AE89">
          <v:shape id="Picture_x0020_3" o:spid="_x0000_i1030" type="#_x0000_t75" style="width:13.35pt;height:10pt">
            <v:imagedata r:id="rId37" o:title=""/>
          </v:shape>
        </w:pict>
      </w:r>
      <w:r>
        <w:rPr>
          <w:rFonts w:ascii="Times New Roman"/>
          <w:i/>
          <w:iCs/>
          <w:color w:val="000000"/>
          <w:sz w:val="24"/>
          <w:szCs w:val="24"/>
          <w:u w:color="000000"/>
          <w:shd w:val="clear" w:color="auto" w:fill="FFFFFF"/>
        </w:rPr>
        <w:t>{v | v</w:t>
      </w:r>
      <w:r>
        <w:rPr>
          <w:rFonts w:hAnsi="Times New Roman"/>
          <w:i/>
          <w:iCs/>
          <w:color w:val="000000"/>
          <w:sz w:val="24"/>
          <w:szCs w:val="24"/>
          <w:u w:color="000000"/>
          <w:shd w:val="clear" w:color="auto" w:fill="FFFFFF"/>
        </w:rPr>
        <w:t>∈</w:t>
      </w:r>
      <w:r>
        <w:rPr>
          <w:rFonts w:hAnsi="Times New Roman"/>
          <w:i/>
          <w:iCs/>
          <w:color w:val="000000"/>
          <w:sz w:val="24"/>
          <w:szCs w:val="24"/>
          <w:u w:color="000000"/>
          <w:shd w:val="clear" w:color="auto" w:fill="FFFFFF"/>
        </w:rPr>
        <w:t xml:space="preserve"> </w:t>
      </w:r>
      <w:r>
        <w:rPr>
          <w:rFonts w:ascii="Times New Roman"/>
          <w:i/>
          <w:iCs/>
          <w:color w:val="000000"/>
          <w:sz w:val="24"/>
          <w:szCs w:val="24"/>
          <w:u w:color="000000"/>
          <w:shd w:val="clear" w:color="auto" w:fill="FFFFFF"/>
        </w:rPr>
        <w:t>REF(n), DEF(n)</w:t>
      </w:r>
      <w:r w:rsidR="0057338F">
        <w:rPr>
          <w:rFonts w:ascii="Times New Roman" w:eastAsia="Times New Roman" w:hAnsi="Times New Roman"/>
          <w:i/>
          <w:iCs/>
          <w:color w:val="000000"/>
          <w:kern w:val="2"/>
          <w:sz w:val="24"/>
          <w:szCs w:val="24"/>
          <w:u w:color="000000"/>
          <w:shd w:val="clear" w:color="auto" w:fill="FFFFFF"/>
          <w:lang w:eastAsia="en-US"/>
        </w:rPr>
        <w:pict w14:anchorId="51F48939">
          <v:shape id="Picture_x0020_4" o:spid="_x0000_i1031" type="#_x0000_t75" style="width:13.35pt;height:10pt">
            <v:imagedata r:id="rId38" o:title=""/>
          </v:shape>
        </w:pict>
      </w:r>
      <w:r>
        <w:rPr>
          <w:rFonts w:ascii="Times New Roman"/>
          <w:i/>
          <w:iCs/>
          <w:color w:val="000000"/>
          <w:sz w:val="24"/>
          <w:szCs w:val="24"/>
          <w:u w:color="000000"/>
          <w:shd w:val="clear" w:color="auto" w:fill="FFFFFF"/>
        </w:rPr>
        <w:t xml:space="preserve">R[0,C](m) </w:t>
      </w:r>
      <w:r>
        <w:rPr>
          <w:rFonts w:hAnsi="Times New Roman"/>
          <w:i/>
          <w:iCs/>
          <w:color w:val="000000"/>
          <w:sz w:val="24"/>
          <w:szCs w:val="24"/>
          <w:u w:color="000000"/>
          <w:shd w:val="clear" w:color="auto" w:fill="FFFFFF"/>
        </w:rPr>
        <w:t>≠</w:t>
      </w:r>
      <w:r>
        <w:rPr>
          <w:rFonts w:hAnsi="Times New Roman"/>
          <w:i/>
          <w:iCs/>
          <w:color w:val="000000"/>
          <w:sz w:val="24"/>
          <w:szCs w:val="24"/>
          <w:u w:color="000000"/>
          <w:shd w:val="clear" w:color="auto" w:fill="FFFFFF"/>
        </w:rPr>
        <w:t xml:space="preserve"> </w:t>
      </w:r>
      <w:r>
        <w:rPr>
          <w:rFonts w:hAnsi="Times New Roman"/>
          <w:i/>
          <w:iCs/>
          <w:color w:val="000000"/>
          <w:sz w:val="24"/>
          <w:szCs w:val="24"/>
          <w:u w:color="000000"/>
          <w:shd w:val="clear" w:color="auto" w:fill="FFFFFF"/>
        </w:rPr>
        <w:t>ϕ</w:t>
      </w:r>
      <w:r>
        <w:rPr>
          <w:rFonts w:ascii="Times New Roman"/>
          <w:i/>
          <w:iCs/>
          <w:color w:val="000000"/>
          <w:sz w:val="24"/>
          <w:szCs w:val="24"/>
          <w:u w:color="000000"/>
          <w:shd w:val="clear" w:color="auto" w:fill="FFFFFF"/>
        </w:rPr>
        <w:t>}</w:t>
      </w:r>
    </w:p>
    <w:p w14:paraId="08EA9C09" w14:textId="77777777" w:rsidR="00B513FC" w:rsidRDefault="004F4D39">
      <w:pPr>
        <w:widowControl w:val="0"/>
        <w:numPr>
          <w:ilvl w:val="1"/>
          <w:numId w:val="7"/>
        </w:numPr>
        <w:tabs>
          <w:tab w:val="clear" w:pos="3846"/>
          <w:tab w:val="left" w:pos="1101"/>
          <w:tab w:val="left" w:pos="1208"/>
          <w:tab w:val="bar" w:pos="24068"/>
        </w:tabs>
        <w:spacing w:afterLines="50" w:after="120" w:line="276" w:lineRule="auto"/>
        <w:ind w:left="1101" w:hanging="261"/>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directly relevant statements are denoted as:</w:t>
      </w:r>
    </w:p>
    <w:p w14:paraId="2B70CB67" w14:textId="77777777" w:rsidR="00B513FC" w:rsidRDefault="004F4D39">
      <w:pPr>
        <w:widowControl w:val="0"/>
        <w:spacing w:afterLines="50" w:after="120" w:line="276" w:lineRule="auto"/>
        <w:ind w:left="1260" w:firstLine="420"/>
        <w:rPr>
          <w:rFonts w:ascii="Times New Roman" w:eastAsia="Times New Roman" w:hAnsi="Times New Roman"/>
          <w:color w:val="000000"/>
          <w:sz w:val="24"/>
          <w:szCs w:val="24"/>
          <w:u w:color="000000"/>
          <w:shd w:val="clear" w:color="auto" w:fill="FFFFFF"/>
        </w:rPr>
      </w:pPr>
      <w:r>
        <w:rPr>
          <w:rFonts w:ascii="Times New Roman"/>
          <w:i/>
          <w:iCs/>
          <w:color w:val="000000"/>
          <w:sz w:val="24"/>
          <w:szCs w:val="24"/>
          <w:u w:color="000000"/>
          <w:shd w:val="clear" w:color="auto" w:fill="FFFFFF"/>
        </w:rPr>
        <w:t xml:space="preserve"> S[0,C] = {N | DEF(n)</w:t>
      </w:r>
      <w:r w:rsidR="0057338F">
        <w:rPr>
          <w:rFonts w:ascii="Times New Roman" w:eastAsia="Times New Roman" w:hAnsi="Times New Roman"/>
          <w:i/>
          <w:iCs/>
          <w:color w:val="000000"/>
          <w:kern w:val="2"/>
          <w:sz w:val="24"/>
          <w:szCs w:val="24"/>
          <w:u w:color="000000"/>
          <w:shd w:val="clear" w:color="auto" w:fill="FFFFFF"/>
          <w:lang w:eastAsia="en-US"/>
        </w:rPr>
        <w:pict w14:anchorId="2D41262D">
          <v:shape id="Picture_x0020_5" o:spid="_x0000_i1032" type="#_x0000_t75" style="width:13.35pt;height:10pt">
            <v:imagedata r:id="rId38" o:title=""/>
          </v:shape>
        </w:pict>
      </w:r>
      <w:r>
        <w:rPr>
          <w:rFonts w:ascii="Times New Roman"/>
          <w:i/>
          <w:iCs/>
          <w:color w:val="000000"/>
          <w:sz w:val="24"/>
          <w:szCs w:val="24"/>
          <w:u w:color="000000"/>
          <w:shd w:val="clear" w:color="auto" w:fill="FFFFFF"/>
        </w:rPr>
        <w:t>R[0,C](n)</w:t>
      </w:r>
      <w:r>
        <w:rPr>
          <w:rFonts w:hAnsi="Times New Roman"/>
          <w:i/>
          <w:iCs/>
          <w:color w:val="000000"/>
          <w:sz w:val="24"/>
          <w:szCs w:val="24"/>
          <w:u w:color="000000"/>
          <w:shd w:val="clear" w:color="auto" w:fill="FFFFFF"/>
        </w:rPr>
        <w:t>≠</w:t>
      </w:r>
      <w:r>
        <w:rPr>
          <w:rFonts w:hAnsi="Times New Roman"/>
          <w:i/>
          <w:iCs/>
          <w:color w:val="000000"/>
          <w:sz w:val="24"/>
          <w:szCs w:val="24"/>
          <w:u w:color="000000"/>
          <w:shd w:val="clear" w:color="auto" w:fill="FFFFFF"/>
        </w:rPr>
        <w:t xml:space="preserve"> </w:t>
      </w:r>
      <w:r>
        <w:rPr>
          <w:rFonts w:hAnsi="Times New Roman"/>
          <w:i/>
          <w:iCs/>
          <w:color w:val="000000"/>
          <w:sz w:val="24"/>
          <w:szCs w:val="24"/>
          <w:u w:color="000000"/>
          <w:shd w:val="clear" w:color="auto" w:fill="FFFFFF"/>
        </w:rPr>
        <w:t>ϕ</w:t>
      </w:r>
      <w:r>
        <w:rPr>
          <w:rFonts w:hAnsi="Times New Roman"/>
          <w:i/>
          <w:iCs/>
          <w:color w:val="000000"/>
          <w:sz w:val="24"/>
          <w:szCs w:val="24"/>
          <w:u w:color="000000"/>
          <w:shd w:val="clear" w:color="auto" w:fill="FFFFFF"/>
        </w:rPr>
        <w:t xml:space="preserve"> </w:t>
      </w:r>
      <w:r>
        <w:rPr>
          <w:rFonts w:ascii="Times New Roman"/>
          <w:i/>
          <w:iCs/>
          <w:color w:val="000000"/>
          <w:sz w:val="24"/>
          <w:szCs w:val="24"/>
          <w:u w:color="000000"/>
          <w:shd w:val="clear" w:color="auto" w:fill="FFFFFF"/>
        </w:rPr>
        <w:t>}</w:t>
      </w:r>
      <w:r>
        <w:rPr>
          <w:rFonts w:ascii="Times New Roman"/>
          <w:color w:val="000000"/>
          <w:sz w:val="24"/>
          <w:szCs w:val="24"/>
          <w:u w:color="000000"/>
          <w:shd w:val="clear" w:color="auto" w:fill="FFFFFF"/>
        </w:rPr>
        <w:t>.</w:t>
      </w:r>
    </w:p>
    <w:p w14:paraId="213808DC" w14:textId="77777777" w:rsidR="00B513FC" w:rsidRDefault="004F4D39">
      <w:pPr>
        <w:widowControl w:val="0"/>
        <w:numPr>
          <w:ilvl w:val="0"/>
          <w:numId w:val="6"/>
        </w:numPr>
        <w:tabs>
          <w:tab w:val="clear" w:pos="3846"/>
          <w:tab w:val="left" w:pos="624"/>
        </w:tabs>
        <w:spacing w:afterLines="50" w:after="120" w:line="276" w:lineRule="auto"/>
        <w:ind w:left="323" w:firstLine="97"/>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 Iteratively calculate indirectly relevant variables and indirectly relevant statements.</w:t>
      </w:r>
    </w:p>
    <w:p w14:paraId="7DB89C9C" w14:textId="77777777" w:rsidR="00B513FC" w:rsidRDefault="004F4D39">
      <w:pPr>
        <w:widowControl w:val="0"/>
        <w:numPr>
          <w:ilvl w:val="1"/>
          <w:numId w:val="9"/>
        </w:numPr>
        <w:tabs>
          <w:tab w:val="clear" w:pos="3846"/>
          <w:tab w:val="left" w:pos="1101"/>
          <w:tab w:val="left" w:pos="1208"/>
          <w:tab w:val="bar" w:pos="24068"/>
        </w:tabs>
        <w:spacing w:afterLines="50" w:after="120" w:line="276" w:lineRule="auto"/>
        <w:ind w:left="1101" w:hanging="261"/>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 xml:space="preserve">indirectly relevant variables set is denoted as </w:t>
      </w:r>
      <w:r>
        <w:rPr>
          <w:rFonts w:ascii="Times New Roman"/>
          <w:i/>
          <w:iCs/>
          <w:color w:val="000000"/>
          <w:sz w:val="24"/>
          <w:szCs w:val="24"/>
          <w:u w:color="000000"/>
          <w:shd w:val="clear" w:color="auto" w:fill="FFFFFF"/>
        </w:rPr>
        <w:t>R[k,C](n)(k</w:t>
      </w:r>
      <w:r w:rsidR="0057338F">
        <w:rPr>
          <w:rFonts w:ascii="Times New Roman" w:eastAsia="Times New Roman" w:hAnsi="Times New Roman"/>
          <w:i/>
          <w:iCs/>
          <w:color w:val="000000"/>
          <w:kern w:val="2"/>
          <w:sz w:val="24"/>
          <w:szCs w:val="24"/>
          <w:u w:color="000000"/>
          <w:shd w:val="clear" w:color="auto" w:fill="FFFFFF"/>
          <w:lang w:eastAsia="en-US"/>
        </w:rPr>
        <w:pict w14:anchorId="3762575A">
          <v:shape id="Picture_x0020_6" o:spid="_x0000_i1033" type="#_x0000_t75" style="width:10pt;height:12pt">
            <v:imagedata r:id="rId39" o:title=""/>
          </v:shape>
        </w:pict>
      </w:r>
      <w:r>
        <w:rPr>
          <w:rFonts w:ascii="Times New Roman"/>
          <w:i/>
          <w:iCs/>
          <w:color w:val="000000"/>
          <w:sz w:val="24"/>
          <w:szCs w:val="24"/>
          <w:u w:color="000000"/>
          <w:shd w:val="clear" w:color="auto" w:fill="FFFFFF"/>
        </w:rPr>
        <w:t>0)</w:t>
      </w:r>
      <w:r>
        <w:rPr>
          <w:rFonts w:ascii="Times New Roman"/>
          <w:color w:val="000000"/>
          <w:sz w:val="24"/>
          <w:szCs w:val="24"/>
          <w:u w:color="000000"/>
          <w:shd w:val="clear" w:color="auto" w:fill="FFFFFF"/>
        </w:rPr>
        <w:t xml:space="preserve">, when calculate </w:t>
      </w:r>
      <w:r>
        <w:rPr>
          <w:rFonts w:ascii="Times New Roman"/>
          <w:i/>
          <w:iCs/>
          <w:color w:val="000000"/>
          <w:sz w:val="24"/>
          <w:szCs w:val="24"/>
          <w:u w:color="000000"/>
          <w:shd w:val="clear" w:color="auto" w:fill="FFFFFF"/>
        </w:rPr>
        <w:t>R[k,C](n)</w:t>
      </w:r>
      <w:r>
        <w:rPr>
          <w:rFonts w:ascii="Times New Roman"/>
          <w:color w:val="000000"/>
          <w:sz w:val="24"/>
          <w:szCs w:val="24"/>
          <w:u w:color="000000"/>
          <w:shd w:val="clear" w:color="auto" w:fill="FFFFFF"/>
        </w:rPr>
        <w:t>, we have to take control dependencies into account. INFL(b) is a set used to represent for the statements influence on statement b, then:</w:t>
      </w:r>
    </w:p>
    <w:p w14:paraId="2E5D11D2" w14:textId="77777777" w:rsidR="00B513FC" w:rsidRDefault="004F4D39">
      <w:pPr>
        <w:widowControl w:val="0"/>
        <w:spacing w:afterLines="50" w:after="120" w:line="276" w:lineRule="auto"/>
        <w:ind w:left="700" w:firstLine="700"/>
        <w:rPr>
          <w:rFonts w:ascii="Times New Roman" w:eastAsia="Times New Roman" w:hAnsi="Times New Roman"/>
          <w:i/>
          <w:iCs/>
          <w:color w:val="000000"/>
          <w:sz w:val="24"/>
          <w:szCs w:val="24"/>
          <w:u w:color="000000"/>
          <w:shd w:val="clear" w:color="auto" w:fill="FFFFFF"/>
        </w:rPr>
      </w:pPr>
      <w:r>
        <w:rPr>
          <w:rFonts w:ascii="Times New Roman"/>
          <w:i/>
          <w:iCs/>
          <w:color w:val="000000"/>
          <w:sz w:val="24"/>
          <w:szCs w:val="24"/>
          <w:u w:color="000000"/>
          <w:shd w:val="clear" w:color="auto" w:fill="FFFFFF"/>
        </w:rPr>
        <w:t>R[k+1,C](n) = R[k,C](n)</w:t>
      </w:r>
      <w:r w:rsidR="0057338F">
        <w:rPr>
          <w:rFonts w:ascii="Times New Roman" w:eastAsia="Times New Roman" w:hAnsi="Times New Roman"/>
          <w:i/>
          <w:iCs/>
          <w:color w:val="000000"/>
          <w:kern w:val="2"/>
          <w:sz w:val="24"/>
          <w:szCs w:val="24"/>
          <w:u w:color="000000"/>
          <w:shd w:val="clear" w:color="auto" w:fill="FFFFFF"/>
          <w:lang w:eastAsia="en-US"/>
        </w:rPr>
        <w:pict w14:anchorId="52BDEAB7">
          <v:shape id="Picture_x0020_7" o:spid="_x0000_i1034" type="#_x0000_t75" style="width:13.35pt;height:10pt">
            <v:imagedata r:id="rId37" o:title=""/>
          </v:shape>
        </w:pict>
      </w:r>
      <w:r>
        <w:rPr>
          <w:rFonts w:ascii="Times New Roman"/>
          <w:i/>
          <w:iCs/>
          <w:color w:val="000000"/>
          <w:sz w:val="24"/>
          <w:szCs w:val="24"/>
          <w:u w:color="000000"/>
          <w:shd w:val="clear" w:color="auto" w:fill="FFFFFF"/>
        </w:rPr>
        <w:t>{n|</w:t>
      </w:r>
      <w:r w:rsidR="0057338F">
        <w:rPr>
          <w:rFonts w:ascii="Times New Roman" w:eastAsia="Times New Roman" w:hAnsi="Times New Roman"/>
          <w:i/>
          <w:iCs/>
          <w:color w:val="000000"/>
          <w:kern w:val="2"/>
          <w:sz w:val="24"/>
          <w:szCs w:val="24"/>
          <w:u w:color="000000"/>
          <w:shd w:val="clear" w:color="auto" w:fill="FFFFFF"/>
          <w:lang w:eastAsia="en-US"/>
        </w:rPr>
        <w:pict w14:anchorId="5AE25235">
          <v:shape id="Picture_x0020_8" o:spid="_x0000_i1035" type="#_x0000_t75" style="width:10pt;height:12pt">
            <v:imagedata r:id="rId40" o:title=""/>
          </v:shape>
        </w:pict>
      </w:r>
      <w:r>
        <w:rPr>
          <w:rFonts w:ascii="Times New Roman"/>
          <w:i/>
          <w:iCs/>
          <w:color w:val="000000"/>
          <w:sz w:val="24"/>
          <w:szCs w:val="24"/>
          <w:u w:color="000000"/>
          <w:shd w:val="clear" w:color="auto" w:fill="FFFFFF"/>
        </w:rPr>
        <w:t>n</w:t>
      </w:r>
      <w:r>
        <w:rPr>
          <w:rFonts w:hAnsi="Times New Roman"/>
          <w:i/>
          <w:iCs/>
          <w:color w:val="000000"/>
          <w:sz w:val="24"/>
          <w:szCs w:val="24"/>
          <w:u w:color="000000"/>
          <w:shd w:val="clear" w:color="auto" w:fill="FFFFFF"/>
        </w:rPr>
        <w:t>∈</w:t>
      </w:r>
      <w:r>
        <w:rPr>
          <w:rFonts w:ascii="Times New Roman"/>
          <w:i/>
          <w:iCs/>
          <w:color w:val="000000"/>
          <w:sz w:val="24"/>
          <w:szCs w:val="24"/>
          <w:u w:color="000000"/>
          <w:shd w:val="clear" w:color="auto" w:fill="FFFFFF"/>
        </w:rPr>
        <w:t>R[k,C](n),b</w:t>
      </w:r>
      <w:r>
        <w:rPr>
          <w:rFonts w:hAnsi="Times New Roman"/>
          <w:i/>
          <w:iCs/>
          <w:color w:val="000000"/>
          <w:sz w:val="24"/>
          <w:szCs w:val="24"/>
          <w:u w:color="000000"/>
          <w:shd w:val="clear" w:color="auto" w:fill="FFFFFF"/>
        </w:rPr>
        <w:t>∈</w:t>
      </w:r>
      <w:r>
        <w:rPr>
          <w:rFonts w:ascii="Times New Roman"/>
          <w:i/>
          <w:iCs/>
          <w:color w:val="000000"/>
          <w:sz w:val="24"/>
          <w:szCs w:val="24"/>
          <w:u w:color="000000"/>
          <w:shd w:val="clear" w:color="auto" w:fill="FFFFFF"/>
        </w:rPr>
        <w:t>INFL(b)}</w:t>
      </w:r>
    </w:p>
    <w:p w14:paraId="43817696" w14:textId="77777777" w:rsidR="00B513FC" w:rsidRDefault="004F4D39">
      <w:pPr>
        <w:widowControl w:val="0"/>
        <w:numPr>
          <w:ilvl w:val="1"/>
          <w:numId w:val="9"/>
        </w:numPr>
        <w:tabs>
          <w:tab w:val="clear" w:pos="3846"/>
          <w:tab w:val="left" w:pos="1101"/>
          <w:tab w:val="left" w:pos="1208"/>
          <w:tab w:val="bar" w:pos="24068"/>
        </w:tabs>
        <w:spacing w:afterLines="50" w:after="120" w:line="276" w:lineRule="auto"/>
        <w:ind w:left="1101" w:hanging="261"/>
        <w:rPr>
          <w:rFonts w:ascii="Times New Roman" w:eastAsia="Times New Roman" w:hAnsi="Times New Roman"/>
          <w:color w:val="000000"/>
          <w:sz w:val="24"/>
          <w:szCs w:val="24"/>
          <w:u w:color="000000"/>
          <w:shd w:val="clear" w:color="auto" w:fill="FFFFFF"/>
        </w:rPr>
      </w:pPr>
      <w:r>
        <w:rPr>
          <w:rFonts w:ascii="Times New Roman"/>
          <w:color w:val="000000"/>
          <w:sz w:val="24"/>
          <w:szCs w:val="24"/>
          <w:u w:color="000000"/>
          <w:shd w:val="clear" w:color="auto" w:fill="FFFFFF"/>
        </w:rPr>
        <w:t>Similarly for indirectly relevant statements S[k,C]:</w:t>
      </w:r>
    </w:p>
    <w:p w14:paraId="58AF3567" w14:textId="77777777" w:rsidR="00B513FC" w:rsidRDefault="004F4D39">
      <w:pPr>
        <w:widowControl w:val="0"/>
        <w:spacing w:afterLines="50" w:after="120" w:line="276" w:lineRule="auto"/>
        <w:ind w:left="700" w:firstLine="700"/>
        <w:rPr>
          <w:rFonts w:ascii="Times New Roman" w:eastAsia="Times New Roman" w:hAnsi="Times New Roman"/>
          <w:color w:val="000000"/>
          <w:sz w:val="24"/>
          <w:szCs w:val="24"/>
          <w:u w:color="000000"/>
          <w:shd w:val="clear" w:color="auto" w:fill="FFFFFF"/>
        </w:rPr>
      </w:pPr>
      <w:r>
        <w:rPr>
          <w:rFonts w:ascii="Times New Roman"/>
          <w:i/>
          <w:iCs/>
          <w:color w:val="000000"/>
          <w:sz w:val="24"/>
          <w:szCs w:val="24"/>
          <w:u w:color="000000"/>
          <w:shd w:val="clear" w:color="auto" w:fill="FFFFFF"/>
        </w:rPr>
        <w:t>S[k+1,C] =</w:t>
      </w:r>
      <w:r>
        <w:rPr>
          <w:rFonts w:ascii="Times New Roman"/>
          <w:color w:val="000000"/>
          <w:sz w:val="24"/>
          <w:szCs w:val="24"/>
          <w:u w:color="000000"/>
          <w:shd w:val="clear" w:color="auto" w:fill="FFFFFF"/>
        </w:rPr>
        <w:t xml:space="preserve"> </w:t>
      </w:r>
      <w:r>
        <w:rPr>
          <w:rFonts w:ascii="Times New Roman"/>
          <w:i/>
          <w:iCs/>
          <w:color w:val="000000"/>
          <w:sz w:val="24"/>
          <w:szCs w:val="24"/>
          <w:u w:color="000000"/>
          <w:shd w:val="clear" w:color="auto" w:fill="FFFFFF"/>
        </w:rPr>
        <w:t>{n|</w:t>
      </w:r>
      <w:r w:rsidR="0057338F">
        <w:rPr>
          <w:rFonts w:ascii="Times New Roman" w:eastAsia="Times New Roman" w:hAnsi="Times New Roman"/>
          <w:i/>
          <w:iCs/>
          <w:color w:val="000000"/>
          <w:kern w:val="2"/>
          <w:sz w:val="24"/>
          <w:szCs w:val="24"/>
          <w:u w:color="000000"/>
          <w:shd w:val="clear" w:color="auto" w:fill="FFFFFF"/>
          <w:lang w:eastAsia="en-US"/>
        </w:rPr>
        <w:pict w14:anchorId="3778B264">
          <v:shape id="Picture_x0020_9" o:spid="_x0000_i1036" type="#_x0000_t75" style="width:10pt;height:12pt">
            <v:imagedata r:id="rId40" o:title=""/>
          </v:shape>
        </w:pict>
      </w:r>
      <w:r>
        <w:rPr>
          <w:rFonts w:ascii="Times New Roman"/>
          <w:i/>
          <w:iCs/>
          <w:color w:val="000000"/>
          <w:sz w:val="24"/>
          <w:szCs w:val="24"/>
          <w:u w:color="000000"/>
          <w:shd w:val="clear" w:color="auto" w:fill="FFFFFF"/>
        </w:rPr>
        <w:t>n</w:t>
      </w:r>
      <w:r>
        <w:rPr>
          <w:rFonts w:hAnsi="Times New Roman"/>
          <w:i/>
          <w:iCs/>
          <w:color w:val="000000"/>
          <w:sz w:val="24"/>
          <w:szCs w:val="24"/>
          <w:u w:color="000000"/>
          <w:shd w:val="clear" w:color="auto" w:fill="FFFFFF"/>
        </w:rPr>
        <w:t>∈</w:t>
      </w:r>
      <w:r>
        <w:rPr>
          <w:rFonts w:ascii="Times New Roman"/>
          <w:i/>
          <w:iCs/>
          <w:color w:val="000000"/>
          <w:sz w:val="24"/>
          <w:szCs w:val="24"/>
          <w:u w:color="000000"/>
          <w:shd w:val="clear" w:color="auto" w:fill="FFFFFF"/>
        </w:rPr>
        <w:t>R[k,C](n),b</w:t>
      </w:r>
      <w:r>
        <w:rPr>
          <w:rFonts w:hAnsi="Times New Roman"/>
          <w:i/>
          <w:iCs/>
          <w:color w:val="000000"/>
          <w:sz w:val="24"/>
          <w:szCs w:val="24"/>
          <w:u w:color="000000"/>
          <w:shd w:val="clear" w:color="auto" w:fill="FFFFFF"/>
        </w:rPr>
        <w:t>∈</w:t>
      </w:r>
      <w:r>
        <w:rPr>
          <w:rFonts w:ascii="Times New Roman"/>
          <w:i/>
          <w:iCs/>
          <w:color w:val="000000"/>
          <w:sz w:val="24"/>
          <w:szCs w:val="24"/>
          <w:u w:color="000000"/>
          <w:shd w:val="clear" w:color="auto" w:fill="FFFFFF"/>
        </w:rPr>
        <w:t>INFL(b)}</w:t>
      </w:r>
      <w:r w:rsidR="0057338F">
        <w:rPr>
          <w:rFonts w:ascii="Times New Roman" w:eastAsia="Times New Roman" w:hAnsi="Times New Roman"/>
          <w:i/>
          <w:iCs/>
          <w:color w:val="000000"/>
          <w:kern w:val="2"/>
          <w:sz w:val="24"/>
          <w:szCs w:val="24"/>
          <w:u w:color="000000"/>
          <w:shd w:val="clear" w:color="auto" w:fill="FFFFFF"/>
          <w:lang w:eastAsia="en-US"/>
        </w:rPr>
        <w:pict w14:anchorId="2C6078D3">
          <v:shape id="Picture_x0020_10" o:spid="_x0000_i1037" type="#_x0000_t75" style="width:13.35pt;height:10pt">
            <v:imagedata r:id="rId37" o:title=""/>
          </v:shape>
        </w:pict>
      </w:r>
      <w:r>
        <w:rPr>
          <w:rFonts w:ascii="Times New Roman"/>
          <w:i/>
          <w:iCs/>
          <w:color w:val="000000"/>
          <w:sz w:val="24"/>
          <w:szCs w:val="24"/>
          <w:u w:color="000000"/>
          <w:shd w:val="clear" w:color="auto" w:fill="FFFFFF"/>
        </w:rPr>
        <w:t>{n|DEF(N)</w:t>
      </w:r>
      <w:r w:rsidR="0057338F">
        <w:rPr>
          <w:rFonts w:ascii="Times New Roman" w:eastAsia="Times New Roman" w:hAnsi="Times New Roman"/>
          <w:i/>
          <w:iCs/>
          <w:color w:val="000000"/>
          <w:kern w:val="2"/>
          <w:sz w:val="24"/>
          <w:szCs w:val="24"/>
          <w:u w:color="000000"/>
          <w:shd w:val="clear" w:color="auto" w:fill="FFFFFF"/>
          <w:lang w:eastAsia="en-US"/>
        </w:rPr>
        <w:pict w14:anchorId="0C080FF8">
          <v:shape id="Picture_x0020_11" o:spid="_x0000_i1038" type="#_x0000_t75" style="width:13.35pt;height:10pt">
            <v:imagedata r:id="rId38" o:title=""/>
          </v:shape>
        </w:pict>
      </w:r>
      <w:r>
        <w:rPr>
          <w:rFonts w:ascii="Times New Roman"/>
          <w:i/>
          <w:iCs/>
          <w:color w:val="000000"/>
          <w:sz w:val="24"/>
          <w:szCs w:val="24"/>
          <w:u w:color="000000"/>
          <w:shd w:val="clear" w:color="auto" w:fill="FFFFFF"/>
        </w:rPr>
        <w:t>R[i+1,C](n)</w:t>
      </w:r>
      <w:r>
        <w:rPr>
          <w:rFonts w:hAnsi="Times New Roman"/>
          <w:i/>
          <w:iCs/>
          <w:color w:val="000000"/>
          <w:sz w:val="24"/>
          <w:szCs w:val="24"/>
          <w:u w:color="000000"/>
          <w:shd w:val="clear" w:color="auto" w:fill="FFFFFF"/>
        </w:rPr>
        <w:t>≠</w:t>
      </w:r>
      <w:r>
        <w:rPr>
          <w:rFonts w:hAnsi="Times New Roman"/>
          <w:i/>
          <w:iCs/>
          <w:color w:val="000000"/>
          <w:sz w:val="24"/>
          <w:szCs w:val="24"/>
          <w:u w:color="000000"/>
          <w:shd w:val="clear" w:color="auto" w:fill="FFFFFF"/>
        </w:rPr>
        <w:t xml:space="preserve"> </w:t>
      </w:r>
      <w:r>
        <w:rPr>
          <w:rFonts w:hAnsi="Times New Roman"/>
          <w:i/>
          <w:iCs/>
          <w:color w:val="000000"/>
          <w:sz w:val="24"/>
          <w:szCs w:val="24"/>
          <w:u w:color="000000"/>
          <w:shd w:val="clear" w:color="auto" w:fill="FFFFFF"/>
        </w:rPr>
        <w:t>ϕ</w:t>
      </w:r>
      <w:r>
        <w:rPr>
          <w:rFonts w:ascii="Times New Roman"/>
          <w:i/>
          <w:iCs/>
          <w:color w:val="000000"/>
          <w:sz w:val="24"/>
          <w:szCs w:val="24"/>
          <w:u w:color="000000"/>
          <w:shd w:val="clear" w:color="auto" w:fill="FFFFFF"/>
        </w:rPr>
        <w:t>}.</w:t>
      </w:r>
    </w:p>
    <w:p w14:paraId="54A0933F" w14:textId="77777777" w:rsidR="00B513FC" w:rsidRDefault="004F4D39">
      <w:pPr>
        <w:widowControl w:val="0"/>
        <w:numPr>
          <w:ilvl w:val="0"/>
          <w:numId w:val="6"/>
        </w:numPr>
        <w:tabs>
          <w:tab w:val="clear" w:pos="3846"/>
          <w:tab w:val="left" w:pos="624"/>
        </w:tabs>
        <w:spacing w:afterLines="50" w:after="120" w:line="276" w:lineRule="auto"/>
        <w:ind w:left="323" w:firstLine="97"/>
        <w:rPr>
          <w:rFonts w:ascii="Times New Roman" w:eastAsia="Times New Roman" w:hAnsi="Times New Roman"/>
          <w:color w:val="222222"/>
          <w:sz w:val="24"/>
          <w:szCs w:val="24"/>
          <w:u w:color="222222"/>
          <w:shd w:val="clear" w:color="auto" w:fill="FFFFFF"/>
        </w:rPr>
      </w:pPr>
      <w:r>
        <w:rPr>
          <w:rFonts w:ascii="Times New Roman"/>
          <w:color w:val="000000"/>
          <w:sz w:val="24"/>
          <w:szCs w:val="24"/>
          <w:u w:color="000000"/>
          <w:shd w:val="clear" w:color="auto" w:fill="FFFFFF"/>
        </w:rPr>
        <w:t xml:space="preserve"> Repeat step 2 until the size of set </w:t>
      </w:r>
      <w:r>
        <w:rPr>
          <w:rFonts w:ascii="Times New Roman"/>
          <w:i/>
          <w:iCs/>
          <w:color w:val="000000"/>
          <w:sz w:val="24"/>
          <w:szCs w:val="24"/>
          <w:u w:color="000000"/>
          <w:shd w:val="clear" w:color="auto" w:fill="FFFFFF"/>
        </w:rPr>
        <w:t>S</w:t>
      </w:r>
      <w:r>
        <w:rPr>
          <w:rFonts w:ascii="Times New Roman"/>
          <w:color w:val="000000"/>
          <w:sz w:val="24"/>
          <w:szCs w:val="24"/>
          <w:u w:color="000000"/>
          <w:shd w:val="clear" w:color="auto" w:fill="FFFFFF"/>
        </w:rPr>
        <w:t xml:space="preserve"> doesn</w:t>
      </w:r>
      <w:r>
        <w:rPr>
          <w:rFonts w:hAnsi="Times New Roman"/>
          <w:color w:val="000000"/>
          <w:sz w:val="24"/>
          <w:szCs w:val="24"/>
          <w:u w:color="000000"/>
          <w:shd w:val="clear" w:color="auto" w:fill="FFFFFF"/>
        </w:rPr>
        <w:t>’</w:t>
      </w:r>
      <w:r>
        <w:rPr>
          <w:rFonts w:ascii="Times New Roman"/>
          <w:color w:val="000000"/>
          <w:sz w:val="24"/>
          <w:szCs w:val="24"/>
          <w:u w:color="000000"/>
          <w:shd w:val="clear" w:color="auto" w:fill="FFFFFF"/>
        </w:rPr>
        <w:t xml:space="preserve">t increase any more, and </w:t>
      </w:r>
      <w:r>
        <w:rPr>
          <w:rFonts w:ascii="Times New Roman"/>
          <w:color w:val="000000"/>
          <w:sz w:val="24"/>
          <w:szCs w:val="24"/>
          <w:u w:color="000000"/>
          <w:shd w:val="clear" w:color="auto" w:fill="FFFFFF"/>
        </w:rPr>
        <w:lastRenderedPageBreak/>
        <w:t xml:space="preserve">the statements in </w:t>
      </w:r>
      <w:r>
        <w:rPr>
          <w:rFonts w:ascii="Times New Roman"/>
          <w:i/>
          <w:iCs/>
          <w:color w:val="000000"/>
          <w:sz w:val="24"/>
          <w:szCs w:val="24"/>
          <w:u w:color="000000"/>
          <w:shd w:val="clear" w:color="auto" w:fill="FFFFFF"/>
        </w:rPr>
        <w:t>S</w:t>
      </w:r>
      <w:r>
        <w:rPr>
          <w:rFonts w:ascii="Times New Roman"/>
          <w:color w:val="000000"/>
          <w:sz w:val="24"/>
          <w:szCs w:val="24"/>
          <w:u w:color="000000"/>
          <w:shd w:val="clear" w:color="auto" w:fill="FFFFFF"/>
        </w:rPr>
        <w:t xml:space="preserve"> consist of the slice. </w:t>
      </w:r>
    </w:p>
    <w:p w14:paraId="2F3DC821" w14:textId="77777777" w:rsidR="00B513FC" w:rsidRDefault="00B513FC">
      <w:pPr>
        <w:widowControl w:val="0"/>
        <w:tabs>
          <w:tab w:val="left" w:pos="624"/>
        </w:tabs>
        <w:spacing w:afterLines="50" w:after="120" w:line="276" w:lineRule="auto"/>
        <w:rPr>
          <w:rFonts w:ascii="Times New Roman" w:eastAsia="Times New Roman" w:hAnsi="Times New Roman"/>
          <w:color w:val="222222"/>
          <w:sz w:val="24"/>
          <w:szCs w:val="24"/>
          <w:u w:color="222222"/>
          <w:shd w:val="clear" w:color="auto" w:fill="FFFFFF"/>
        </w:rPr>
      </w:pPr>
    </w:p>
    <w:p w14:paraId="70337792" w14:textId="77777777" w:rsidR="00B513FC" w:rsidRDefault="004F4D39">
      <w:pPr>
        <w:widowControl w:val="0"/>
        <w:spacing w:afterLines="50" w:after="120" w:line="276" w:lineRule="auto"/>
        <w:jc w:val="both"/>
        <w:outlineLvl w:val="2"/>
        <w:rPr>
          <w:rFonts w:ascii="Times New Roman" w:eastAsia="Times New Roman" w:hAnsi="Times New Roman"/>
          <w:color w:val="222222"/>
          <w:sz w:val="28"/>
          <w:szCs w:val="28"/>
          <w:u w:color="222222"/>
          <w:shd w:val="clear" w:color="auto" w:fill="FFFFFF"/>
        </w:rPr>
      </w:pPr>
      <w:bookmarkStart w:id="48" w:name="_Toc19806"/>
      <w:r>
        <w:rPr>
          <w:rFonts w:ascii="Times New Roman"/>
          <w:color w:val="222222"/>
          <w:sz w:val="28"/>
          <w:szCs w:val="28"/>
          <w:u w:color="222222"/>
          <w:shd w:val="clear" w:color="auto" w:fill="FFFFFF"/>
        </w:rPr>
        <w:t>2.1.3 Static slicing on classic PDG</w:t>
      </w:r>
      <w:bookmarkEnd w:id="48"/>
    </w:p>
    <w:p w14:paraId="017F173A"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Many program slicing approaches use a so-called program dependence graph (PDG)[4,7] as an intermediate representation of a program. Similar with a flowgraph, nodes in a PDG correspond to statements and control predicates of the program, and the edges correspond to data and control dependencies between nodes. Informally, when a variable is defined or appears in one statement, another statement uses this variable without redefining it, then we say this dependency is a data dependency. If one statement determines whether another statement will be executed, then the latter is control dependent on former. J.Ferrante et al.</w:t>
      </w:r>
      <w:r>
        <w:rPr>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defined a PDG which can be used for static slicing of single-procedure programs[7]. According to their definition, the control dependency in PDG is constructed on top of a Control Flow Graph (CFG) associated with a Control Dependency Graph (CDG), and a data dependency is identified through a Data Dependency Graph (DDG). </w:t>
      </w:r>
    </w:p>
    <w:p w14:paraId="03AAB0DD"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sz w:val="24"/>
          <w:szCs w:val="24"/>
          <w:u w:color="222222"/>
          <w:shd w:val="clear" w:color="auto" w:fill="FFFFFF"/>
        </w:rPr>
        <w:t xml:space="preserve">They follow the principle in [35,36] to define and construct CFG and post-dominator tree. </w:t>
      </w:r>
      <w:r>
        <w:rPr>
          <w:rFonts w:ascii="Times New Roman"/>
          <w:color w:val="222222"/>
          <w:sz w:val="24"/>
          <w:szCs w:val="24"/>
          <w:u w:color="222222"/>
          <w:shd w:val="clear" w:color="auto" w:fill="FFFFFF"/>
        </w:rPr>
        <w:t xml:space="preserve">A CFG describes the control flow of a program. A CFG is flowgraph augmented with a unique </w:t>
      </w:r>
      <w:r>
        <w:rPr>
          <w:rFonts w:ascii="Times New Roman"/>
          <w:i/>
          <w:iCs/>
          <w:color w:val="222222"/>
          <w:sz w:val="24"/>
          <w:szCs w:val="24"/>
          <w:u w:color="222222"/>
          <w:shd w:val="clear" w:color="auto" w:fill="FFFFFF"/>
        </w:rPr>
        <w:t>Start</w:t>
      </w:r>
      <w:r>
        <w:rPr>
          <w:rFonts w:ascii="Times New Roman"/>
          <w:color w:val="222222"/>
          <w:sz w:val="24"/>
          <w:szCs w:val="24"/>
          <w:u w:color="222222"/>
          <w:shd w:val="clear" w:color="auto" w:fill="FFFFFF"/>
        </w:rPr>
        <w:t xml:space="preserve"> node represents for entry of the program and unique </w:t>
      </w:r>
      <w:r>
        <w:rPr>
          <w:rFonts w:ascii="Times New Roman"/>
          <w:i/>
          <w:iCs/>
          <w:color w:val="222222"/>
          <w:sz w:val="24"/>
          <w:szCs w:val="24"/>
          <w:u w:color="222222"/>
          <w:shd w:val="clear" w:color="auto" w:fill="FFFFFF"/>
        </w:rPr>
        <w:t>Stop</w:t>
      </w:r>
      <w:r>
        <w:rPr>
          <w:rFonts w:ascii="Times New Roman"/>
          <w:color w:val="222222"/>
          <w:sz w:val="24"/>
          <w:szCs w:val="24"/>
          <w:u w:color="222222"/>
          <w:shd w:val="clear" w:color="auto" w:fill="FFFFFF"/>
        </w:rPr>
        <w:t xml:space="preserve"> node represents for exist of the program. Each node in CFG has at most two successors and they assume the attributes of outgoing edges get to the two successors is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T</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(true)</w:t>
      </w:r>
      <w:r>
        <w:rPr>
          <w:rFonts w:ascii="Times New Roman"/>
          <w:color w:val="222222"/>
          <w:sz w:val="24"/>
          <w:szCs w:val="24"/>
          <w:u w:color="222222"/>
          <w:shd w:val="clear" w:color="auto" w:fill="FFFFFF"/>
        </w:rPr>
        <w:t xml:space="preserve"> and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F</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(false)</w:t>
      </w:r>
      <w:r>
        <w:rPr>
          <w:rFonts w:ascii="Times New Roman"/>
          <w:color w:val="222222"/>
          <w:sz w:val="24"/>
          <w:szCs w:val="24"/>
          <w:u w:color="222222"/>
          <w:shd w:val="clear" w:color="auto" w:fill="FFFFFF"/>
        </w:rPr>
        <w:t xml:space="preserve">.  The </w:t>
      </w:r>
      <w:r>
        <w:rPr>
          <w:rFonts w:ascii="Times New Roman"/>
          <w:i/>
          <w:iCs/>
          <w:color w:val="222222"/>
          <w:sz w:val="24"/>
          <w:szCs w:val="24"/>
          <w:u w:color="222222"/>
          <w:shd w:val="clear" w:color="auto" w:fill="FFFFFF"/>
        </w:rPr>
        <w:t>post-dominator</w:t>
      </w:r>
      <w:r>
        <w:rPr>
          <w:rFonts w:ascii="Times New Roman"/>
          <w:color w:val="222222"/>
          <w:sz w:val="24"/>
          <w:szCs w:val="24"/>
          <w:u w:color="222222"/>
          <w:shd w:val="clear" w:color="auto" w:fill="FFFFFF"/>
        </w:rPr>
        <w:t xml:space="preserve"> is defined as if every path from </w:t>
      </w:r>
      <w:r>
        <w:rPr>
          <w:rFonts w:ascii="Times New Roman"/>
          <w:i/>
          <w:iCs/>
          <w:color w:val="222222"/>
          <w:sz w:val="24"/>
          <w:szCs w:val="24"/>
          <w:u w:color="222222"/>
          <w:shd w:val="clear" w:color="auto" w:fill="FFFFFF"/>
        </w:rPr>
        <w:t>n</w:t>
      </w:r>
      <w:r>
        <w:rPr>
          <w:rFonts w:ascii="Times New Roman"/>
          <w:color w:val="222222"/>
          <w:sz w:val="24"/>
          <w:szCs w:val="24"/>
          <w:u w:color="222222"/>
          <w:shd w:val="clear" w:color="auto" w:fill="FFFFFF"/>
        </w:rPr>
        <w:t xml:space="preserve"> to </w:t>
      </w:r>
      <w:r>
        <w:rPr>
          <w:rFonts w:ascii="Times New Roman"/>
          <w:i/>
          <w:iCs/>
          <w:color w:val="222222"/>
          <w:sz w:val="24"/>
          <w:szCs w:val="24"/>
          <w:u w:color="222222"/>
          <w:shd w:val="clear" w:color="auto" w:fill="FFFFFF"/>
        </w:rPr>
        <w:t>Stop</w:t>
      </w:r>
      <w:r>
        <w:rPr>
          <w:rFonts w:ascii="Times New Roman"/>
          <w:color w:val="222222"/>
          <w:sz w:val="24"/>
          <w:szCs w:val="24"/>
          <w:u w:color="222222"/>
          <w:shd w:val="clear" w:color="auto" w:fill="FFFFFF"/>
        </w:rPr>
        <w:t xml:space="preserve"> contains </w:t>
      </w:r>
      <w:r>
        <w:rPr>
          <w:rFonts w:ascii="Times New Roman"/>
          <w:i/>
          <w:iCs/>
          <w:color w:val="222222"/>
          <w:sz w:val="24"/>
          <w:szCs w:val="24"/>
          <w:u w:color="222222"/>
          <w:shd w:val="clear" w:color="auto" w:fill="FFFFFF"/>
        </w:rPr>
        <w:t>m</w:t>
      </w:r>
      <w:r>
        <w:rPr>
          <w:rFonts w:ascii="Times New Roman"/>
          <w:color w:val="222222"/>
          <w:sz w:val="24"/>
          <w:szCs w:val="24"/>
          <w:u w:color="222222"/>
          <w:shd w:val="clear" w:color="auto" w:fill="FFFFFF"/>
        </w:rPr>
        <w:t xml:space="preserve">, then we can say </w:t>
      </w:r>
      <w:r>
        <w:rPr>
          <w:rFonts w:ascii="Times New Roman"/>
          <w:i/>
          <w:iCs/>
          <w:color w:val="222222"/>
          <w:sz w:val="24"/>
          <w:szCs w:val="24"/>
          <w:u w:color="222222"/>
          <w:shd w:val="clear" w:color="auto" w:fill="FFFFFF"/>
        </w:rPr>
        <w:t>n</w:t>
      </w:r>
      <w:r>
        <w:rPr>
          <w:rFonts w:ascii="Times New Roman"/>
          <w:color w:val="222222"/>
          <w:sz w:val="24"/>
          <w:szCs w:val="24"/>
          <w:u w:color="222222"/>
          <w:shd w:val="clear" w:color="auto" w:fill="FFFFFF"/>
        </w:rPr>
        <w:t xml:space="preserve"> is post-dominated by </w:t>
      </w:r>
      <w:r>
        <w:rPr>
          <w:rFonts w:ascii="Times New Roman"/>
          <w:i/>
          <w:iCs/>
          <w:color w:val="222222"/>
          <w:sz w:val="24"/>
          <w:szCs w:val="24"/>
          <w:u w:color="222222"/>
          <w:shd w:val="clear" w:color="auto" w:fill="FFFFFF"/>
        </w:rPr>
        <w:t>m</w:t>
      </w:r>
      <w:r>
        <w:rPr>
          <w:rFonts w:ascii="Times New Roman"/>
          <w:color w:val="222222"/>
          <w:sz w:val="24"/>
          <w:szCs w:val="24"/>
          <w:u w:color="222222"/>
          <w:shd w:val="clear" w:color="auto" w:fill="FFFFFF"/>
        </w:rPr>
        <w:t xml:space="preserve">. If a node </w:t>
      </w:r>
      <w:r>
        <w:rPr>
          <w:rFonts w:ascii="Times New Roman"/>
          <w:i/>
          <w:iCs/>
          <w:color w:val="222222"/>
          <w:sz w:val="24"/>
          <w:szCs w:val="24"/>
          <w:u w:color="222222"/>
          <w:shd w:val="clear" w:color="auto" w:fill="FFFFFF"/>
        </w:rPr>
        <w:t>X</w:t>
      </w:r>
      <w:r>
        <w:rPr>
          <w:rFonts w:ascii="Times New Roman"/>
          <w:color w:val="222222"/>
          <w:sz w:val="24"/>
          <w:szCs w:val="24"/>
          <w:u w:color="222222"/>
          <w:shd w:val="clear" w:color="auto" w:fill="FFFFFF"/>
        </w:rPr>
        <w:t xml:space="preserve"> is control dependent on </w:t>
      </w:r>
      <w:r>
        <w:rPr>
          <w:rFonts w:ascii="Times New Roman"/>
          <w:i/>
          <w:iCs/>
          <w:color w:val="222222"/>
          <w:sz w:val="24"/>
          <w:szCs w:val="24"/>
          <w:u w:color="222222"/>
          <w:shd w:val="clear" w:color="auto" w:fill="FFFFFF"/>
        </w:rPr>
        <w:t>Y</w:t>
      </w:r>
      <w:r>
        <w:rPr>
          <w:rFonts w:ascii="Times New Roman"/>
          <w:color w:val="222222"/>
          <w:sz w:val="24"/>
          <w:szCs w:val="24"/>
          <w:u w:color="222222"/>
          <w:shd w:val="clear" w:color="auto" w:fill="FFFFFF"/>
        </w:rPr>
        <w:t xml:space="preserve"> in CFG, is must exist a path from </w:t>
      </w:r>
      <w:r>
        <w:rPr>
          <w:rFonts w:ascii="Times New Roman"/>
          <w:i/>
          <w:iCs/>
          <w:color w:val="222222"/>
          <w:sz w:val="24"/>
          <w:szCs w:val="24"/>
          <w:u w:color="222222"/>
          <w:shd w:val="clear" w:color="auto" w:fill="FFFFFF"/>
        </w:rPr>
        <w:t>X</w:t>
      </w:r>
      <w:r>
        <w:rPr>
          <w:rFonts w:ascii="Times New Roman"/>
          <w:color w:val="222222"/>
          <w:sz w:val="24"/>
          <w:szCs w:val="24"/>
          <w:u w:color="222222"/>
          <w:shd w:val="clear" w:color="auto" w:fill="FFFFFF"/>
        </w:rPr>
        <w:t xml:space="preserve"> to </w:t>
      </w:r>
      <w:r>
        <w:rPr>
          <w:rFonts w:ascii="Times New Roman"/>
          <w:i/>
          <w:iCs/>
          <w:color w:val="222222"/>
          <w:sz w:val="24"/>
          <w:szCs w:val="24"/>
          <w:u w:color="222222"/>
          <w:shd w:val="clear" w:color="auto" w:fill="FFFFFF"/>
        </w:rPr>
        <w:t>Y</w:t>
      </w:r>
      <w:r>
        <w:rPr>
          <w:rFonts w:ascii="Times New Roman"/>
          <w:color w:val="222222"/>
          <w:sz w:val="24"/>
          <w:szCs w:val="24"/>
          <w:u w:color="222222"/>
          <w:shd w:val="clear" w:color="auto" w:fill="FFFFFF"/>
        </w:rPr>
        <w:t xml:space="preserve">, and </w:t>
      </w:r>
      <w:r>
        <w:rPr>
          <w:rFonts w:ascii="Times New Roman"/>
          <w:i/>
          <w:iCs/>
          <w:color w:val="222222"/>
          <w:sz w:val="24"/>
          <w:szCs w:val="24"/>
          <w:u w:color="222222"/>
          <w:shd w:val="clear" w:color="auto" w:fill="FFFFFF"/>
        </w:rPr>
        <w:t>X</w:t>
      </w:r>
      <w:r>
        <w:rPr>
          <w:rFonts w:ascii="Times New Roman"/>
          <w:color w:val="222222"/>
          <w:sz w:val="24"/>
          <w:szCs w:val="24"/>
          <w:u w:color="222222"/>
          <w:shd w:val="clear" w:color="auto" w:fill="FFFFFF"/>
        </w:rPr>
        <w:t xml:space="preserve"> is not post-dominated by </w:t>
      </w:r>
      <w:r>
        <w:rPr>
          <w:rFonts w:ascii="Times New Roman"/>
          <w:i/>
          <w:iCs/>
          <w:color w:val="222222"/>
          <w:sz w:val="24"/>
          <w:szCs w:val="24"/>
          <w:u w:color="222222"/>
          <w:shd w:val="clear" w:color="auto" w:fill="FFFFFF"/>
        </w:rPr>
        <w:t>Y</w:t>
      </w:r>
      <w:r>
        <w:rPr>
          <w:rFonts w:ascii="Times New Roman"/>
          <w:color w:val="222222"/>
          <w:sz w:val="24"/>
          <w:szCs w:val="24"/>
          <w:u w:color="222222"/>
          <w:shd w:val="clear" w:color="auto" w:fill="FFFFFF"/>
        </w:rPr>
        <w:t xml:space="preserve">. In other word, if a statement </w:t>
      </w:r>
      <w:r>
        <w:rPr>
          <w:rFonts w:ascii="Times New Roman"/>
          <w:i/>
          <w:iCs/>
          <w:color w:val="222222"/>
          <w:sz w:val="24"/>
          <w:szCs w:val="24"/>
          <w:u w:color="222222"/>
          <w:shd w:val="clear" w:color="auto" w:fill="FFFFFF"/>
        </w:rPr>
        <w:t>S</w:t>
      </w:r>
      <w:r>
        <w:rPr>
          <w:rFonts w:hAns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is dependent on statement </w:t>
      </w:r>
      <w:r>
        <w:rPr>
          <w:rFonts w:ascii="Times New Roman"/>
          <w:i/>
          <w:iCs/>
          <w:color w:val="222222"/>
          <w:sz w:val="24"/>
          <w:szCs w:val="24"/>
          <w:u w:color="222222"/>
          <w:shd w:val="clear" w:color="auto" w:fill="FFFFFF"/>
        </w:rPr>
        <w:t>S</w:t>
      </w:r>
      <w:r>
        <w:rPr>
          <w:rFonts w:ascii="Times New Roman"/>
          <w:color w:val="222222"/>
          <w:sz w:val="24"/>
          <w:szCs w:val="24"/>
          <w:u w:color="222222"/>
          <w:shd w:val="clear" w:color="auto" w:fill="FFFFFF"/>
        </w:rPr>
        <w:t xml:space="preserve">, there will be two edges out of </w:t>
      </w:r>
      <w:r>
        <w:rPr>
          <w:rFonts w:ascii="Times New Roman"/>
          <w:i/>
          <w:iCs/>
          <w:color w:val="222222"/>
          <w:sz w:val="24"/>
          <w:szCs w:val="24"/>
          <w:u w:color="222222"/>
          <w:shd w:val="clear" w:color="auto" w:fill="FFFFFF"/>
        </w:rPr>
        <w:t>S</w:t>
      </w:r>
      <w:r>
        <w:rPr>
          <w:rFonts w:ascii="Times New Roman"/>
          <w:color w:val="222222"/>
          <w:sz w:val="24"/>
          <w:szCs w:val="24"/>
          <w:u w:color="222222"/>
          <w:shd w:val="clear" w:color="auto" w:fill="FFFFFF"/>
        </w:rPr>
        <w:t xml:space="preserve">, the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T</w:t>
      </w:r>
      <w:r>
        <w:rPr>
          <w:rFonts w:hAns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edge will lead to execute on </w:t>
      </w:r>
      <w:r>
        <w:rPr>
          <w:rFonts w:ascii="Times New Roman"/>
          <w:i/>
          <w:iCs/>
          <w:color w:val="222222"/>
          <w:sz w:val="24"/>
          <w:szCs w:val="24"/>
          <w:u w:color="222222"/>
          <w:shd w:val="clear" w:color="auto" w:fill="FFFFFF"/>
        </w:rPr>
        <w:t>S</w:t>
      </w:r>
      <w:r>
        <w:rPr>
          <w:rFonts w:hAns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F</w:t>
      </w:r>
      <w:r>
        <w:rPr>
          <w:rFonts w:hAnsi="Times New Roman"/>
          <w:i/>
          <w:iCs/>
          <w:color w:val="222222"/>
          <w:sz w:val="24"/>
          <w:szCs w:val="24"/>
          <w:u w:color="222222"/>
          <w:shd w:val="clear" w:color="auto" w:fill="FFFFFF"/>
        </w:rPr>
        <w:t>”</w:t>
      </w:r>
      <w:r>
        <w:rPr>
          <w:rFonts w:hAns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edge will lead the program jump to another statement.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F</w:t>
      </w:r>
      <w:r>
        <w:rPr>
          <w:rFonts w:hAnsi="Times New Roman"/>
          <w:i/>
          <w:iCs/>
          <w:color w:val="222222"/>
          <w:sz w:val="24"/>
          <w:szCs w:val="24"/>
          <w:u w:color="222222"/>
          <w:shd w:val="clear" w:color="auto" w:fill="FFFFFF"/>
        </w:rPr>
        <w:t>”</w:t>
      </w:r>
      <w:r>
        <w:rPr>
          <w:rFonts w:hAns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edges also ensure there always has an exist for loop in CFG. Figure 2.3 shows an example code with its corresponding CFG and </w:t>
      </w:r>
      <w:r>
        <w:rPr>
          <w:rFonts w:ascii="Times New Roman"/>
          <w:i/>
          <w:iCs/>
          <w:color w:val="222222"/>
          <w:sz w:val="24"/>
          <w:szCs w:val="24"/>
          <w:u w:color="222222"/>
          <w:shd w:val="clear" w:color="auto" w:fill="FFFFFF"/>
        </w:rPr>
        <w:t xml:space="preserve">post-dominator </w:t>
      </w:r>
      <w:r>
        <w:rPr>
          <w:rFonts w:ascii="Times New Roman"/>
          <w:color w:val="222222"/>
          <w:sz w:val="24"/>
          <w:szCs w:val="24"/>
          <w:u w:color="222222"/>
          <w:shd w:val="clear" w:color="auto" w:fill="FFFFFF"/>
        </w:rPr>
        <w:t>tree.</w:t>
      </w:r>
    </w:p>
    <w:p w14:paraId="464FC8E1"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In the figure 2.3, we use the line number to mark each node in the CFG. Whether line 5 and 6 will be executed is control dependent on the predicate in line 4. Another information in CFG to get control dependences is in term of </w:t>
      </w:r>
      <w:r>
        <w:rPr>
          <w:rFonts w:ascii="Times New Roman"/>
          <w:i/>
          <w:iCs/>
          <w:color w:val="222222"/>
          <w:sz w:val="24"/>
          <w:szCs w:val="24"/>
          <w:u w:color="222222"/>
          <w:shd w:val="clear" w:color="auto" w:fill="FFFFFF"/>
        </w:rPr>
        <w:t>region node</w:t>
      </w:r>
      <w:r>
        <w:rPr>
          <w:rFonts w:ascii="Times New Roman"/>
          <w:color w:val="222222"/>
          <w:sz w:val="24"/>
          <w:szCs w:val="24"/>
          <w:u w:color="222222"/>
          <w:shd w:val="clear" w:color="auto" w:fill="FFFFFF"/>
        </w:rPr>
        <w:t xml:space="preserve">. This term can be seen as an entry of a block of statements with the same control conditions. In the example above, the prediction in line 4 can be seen a </w:t>
      </w:r>
      <w:r>
        <w:rPr>
          <w:rFonts w:ascii="Times New Roman"/>
          <w:i/>
          <w:iCs/>
          <w:color w:val="222222"/>
          <w:sz w:val="24"/>
          <w:szCs w:val="24"/>
          <w:u w:color="222222"/>
          <w:shd w:val="clear" w:color="auto" w:fill="FFFFFF"/>
        </w:rPr>
        <w:t xml:space="preserve">region node </w:t>
      </w:r>
      <w:r>
        <w:rPr>
          <w:rFonts w:ascii="Times New Roman"/>
          <w:color w:val="222222"/>
          <w:sz w:val="24"/>
          <w:szCs w:val="24"/>
          <w:u w:color="222222"/>
          <w:shd w:val="clear" w:color="auto" w:fill="FFFFFF"/>
        </w:rPr>
        <w:t xml:space="preserve">of statement in </w:t>
      </w:r>
      <w:r>
        <w:rPr>
          <w:rFonts w:ascii="Times New Roman"/>
          <w:color w:val="222222"/>
          <w:sz w:val="24"/>
          <w:szCs w:val="24"/>
          <w:u w:color="222222"/>
          <w:shd w:val="clear" w:color="auto" w:fill="FFFFFF"/>
        </w:rPr>
        <w:lastRenderedPageBreak/>
        <w:t>line 5 and 6. In addition, each block has an exit node. The control dependences can be identified by examining the edges (</w:t>
      </w:r>
      <w:r>
        <w:rPr>
          <w:rFonts w:ascii="Times New Roman"/>
          <w:i/>
          <w:iCs/>
          <w:color w:val="222222"/>
          <w:sz w:val="24"/>
          <w:szCs w:val="24"/>
          <w:u w:color="222222"/>
          <w:shd w:val="clear" w:color="auto" w:fill="FFFFFF"/>
        </w:rPr>
        <w:t>A, B</w:t>
      </w:r>
      <w:r>
        <w:rPr>
          <w:rFonts w:ascii="Times New Roman"/>
          <w:color w:val="222222"/>
          <w:sz w:val="24"/>
          <w:szCs w:val="24"/>
          <w:u w:color="222222"/>
          <w:shd w:val="clear" w:color="auto" w:fill="FFFFFF"/>
        </w:rPr>
        <w:t xml:space="preserve">) label with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T</w:t>
      </w:r>
      <w:r>
        <w:rPr>
          <w:rFonts w:hAns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or </w:t>
      </w:r>
      <w:r>
        <w:rPr>
          <w:rFonts w:hAnsi="Times New Roman"/>
          <w:i/>
          <w:iCs/>
          <w:color w:val="222222"/>
          <w:sz w:val="24"/>
          <w:szCs w:val="24"/>
          <w:u w:color="222222"/>
          <w:shd w:val="clear" w:color="auto" w:fill="FFFFFF"/>
        </w:rPr>
        <w:t>“</w:t>
      </w:r>
      <w:r>
        <w:rPr>
          <w:rFonts w:ascii="Times New Roman"/>
          <w:i/>
          <w:iCs/>
          <w:color w:val="222222"/>
          <w:sz w:val="24"/>
          <w:szCs w:val="24"/>
          <w:u w:color="222222"/>
          <w:shd w:val="clear" w:color="auto" w:fill="FFFFFF"/>
        </w:rPr>
        <w:t>F</w:t>
      </w:r>
      <w:r>
        <w:rPr>
          <w:rFonts w:hAns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in </w:t>
      </w:r>
      <w:r>
        <w:rPr>
          <w:rFonts w:ascii="Times New Roman"/>
          <w:sz w:val="24"/>
          <w:szCs w:val="24"/>
          <w:u w:color="222222"/>
          <w:shd w:val="clear" w:color="auto" w:fill="FFFFFF"/>
        </w:rPr>
        <w:t xml:space="preserve">post-dominator tree. As the definition of control dependency, the examining is aim to skip the post-dominator of </w:t>
      </w:r>
      <w:r>
        <w:rPr>
          <w:rFonts w:ascii="Times New Roman"/>
          <w:i/>
          <w:iCs/>
          <w:sz w:val="24"/>
          <w:szCs w:val="24"/>
          <w:u w:color="222222"/>
          <w:shd w:val="clear" w:color="auto" w:fill="FFFFFF"/>
        </w:rPr>
        <w:t>A</w:t>
      </w:r>
      <w:r>
        <w:rPr>
          <w:rFonts w:ascii="Times New Roman"/>
          <w:sz w:val="24"/>
          <w:szCs w:val="24"/>
          <w:u w:color="222222"/>
          <w:shd w:val="clear" w:color="auto" w:fill="FFFFFF"/>
        </w:rPr>
        <w:t xml:space="preserve"> which actually is the parent node of </w:t>
      </w:r>
      <w:r>
        <w:rPr>
          <w:rFonts w:ascii="Times New Roman"/>
          <w:i/>
          <w:iCs/>
          <w:sz w:val="24"/>
          <w:szCs w:val="24"/>
          <w:u w:color="222222"/>
          <w:shd w:val="clear" w:color="auto" w:fill="FFFFFF"/>
        </w:rPr>
        <w:t>A</w:t>
      </w:r>
      <w:r>
        <w:rPr>
          <w:rFonts w:ascii="Times New Roman"/>
          <w:sz w:val="24"/>
          <w:szCs w:val="24"/>
          <w:u w:color="222222"/>
          <w:shd w:val="clear" w:color="auto" w:fill="FFFFFF"/>
        </w:rPr>
        <w:t>. Integrate with two type of region node, we can get the CDG that</w:t>
      </w:r>
      <w:r>
        <w:rPr>
          <w:rFonts w:ascii="Times New Roman"/>
          <w:color w:val="222222"/>
          <w:sz w:val="24"/>
          <w:szCs w:val="24"/>
          <w:u w:color="222222"/>
          <w:shd w:val="clear" w:color="auto" w:fill="FFFFFF"/>
        </w:rPr>
        <w:t xml:space="preserve"> contains the control dependencies inside a program. </w:t>
      </w:r>
    </w:p>
    <w:p w14:paraId="7DDA46B8" w14:textId="77777777" w:rsidR="00B513FC" w:rsidRDefault="0057338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pict w14:anchorId="2C59645A">
          <v:shape id="Picture_x0020_12" o:spid="_x0000_i1039" type="#_x0000_t75" style="width:314.65pt;height:232.65pt">
            <v:imagedata r:id="rId41" o:title=""/>
          </v:shape>
        </w:pict>
      </w:r>
      <w:r>
        <w:rPr>
          <w:rFonts w:ascii="Times New Roman" w:eastAsia="Times New Roman" w:hAnsi="Times New Roman"/>
          <w:color w:val="222222"/>
          <w:sz w:val="24"/>
          <w:szCs w:val="24"/>
          <w:u w:color="222222"/>
          <w:shd w:val="clear" w:color="auto" w:fill="FFFFFF"/>
          <w:lang w:eastAsia="en-US"/>
        </w:rPr>
        <w:pict w14:anchorId="7C6BA091">
          <v:shape id="Picture_x0020_13" o:spid="_x0000_i1040" type="#_x0000_t75" style="width:150.65pt;height:167.35pt">
            <v:imagedata r:id="rId42" o:title=""/>
          </v:shape>
        </w:pict>
      </w:r>
    </w:p>
    <w:p w14:paraId="39D7FFC6"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2.3 (a)An example code;(b) control flow graph of (a); (c) post-dominator tree.</w:t>
      </w:r>
    </w:p>
    <w:p w14:paraId="2E7C1D62"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sz w:val="24"/>
          <w:szCs w:val="24"/>
          <w:u w:color="222222"/>
          <w:shd w:val="clear" w:color="auto" w:fill="FFFFFF"/>
        </w:rPr>
        <w:t xml:space="preserve">Data dependent is defined as: there exists a path </w:t>
      </w:r>
      <w:r>
        <w:rPr>
          <w:rFonts w:ascii="Times New Roman"/>
          <w:i/>
          <w:iCs/>
          <w:sz w:val="24"/>
          <w:szCs w:val="24"/>
          <w:u w:color="222222"/>
          <w:shd w:val="clear" w:color="auto" w:fill="FFFFFF"/>
        </w:rPr>
        <w:t>k</w:t>
      </w:r>
      <w:r>
        <w:rPr>
          <w:rFonts w:ascii="Times New Roman"/>
          <w:sz w:val="24"/>
          <w:szCs w:val="24"/>
          <w:u w:color="222222"/>
          <w:shd w:val="clear" w:color="auto" w:fill="FFFFFF"/>
        </w:rPr>
        <w:t xml:space="preserve"> from node </w:t>
      </w:r>
      <w:r>
        <w:rPr>
          <w:rFonts w:ascii="Times New Roman"/>
          <w:i/>
          <w:iCs/>
          <w:sz w:val="24"/>
          <w:szCs w:val="24"/>
          <w:u w:color="222222"/>
          <w:shd w:val="clear" w:color="auto" w:fill="FFFFFF"/>
        </w:rPr>
        <w:t>m</w:t>
      </w:r>
      <w:r>
        <w:rPr>
          <w:rFonts w:ascii="Times New Roman"/>
          <w:sz w:val="24"/>
          <w:szCs w:val="24"/>
          <w:u w:color="222222"/>
          <w:shd w:val="clear" w:color="auto" w:fill="FFFFFF"/>
        </w:rPr>
        <w:t xml:space="preserve"> to node </w:t>
      </w:r>
      <w:r>
        <w:rPr>
          <w:rFonts w:ascii="Times New Roman"/>
          <w:i/>
          <w:iCs/>
          <w:sz w:val="24"/>
          <w:szCs w:val="24"/>
          <w:u w:color="222222"/>
          <w:shd w:val="clear" w:color="auto" w:fill="FFFFFF"/>
        </w:rPr>
        <w:t>n</w:t>
      </w:r>
      <w:r>
        <w:rPr>
          <w:rFonts w:ascii="Times New Roman"/>
          <w:sz w:val="24"/>
          <w:szCs w:val="24"/>
          <w:u w:color="222222"/>
          <w:shd w:val="clear" w:color="auto" w:fill="FFFFFF"/>
        </w:rPr>
        <w:t xml:space="preserve">, and a variable is defined at m and gets used at n without redefining it at any other node on path </w:t>
      </w:r>
      <w:r>
        <w:rPr>
          <w:rFonts w:ascii="Times New Roman"/>
          <w:i/>
          <w:iCs/>
          <w:sz w:val="24"/>
          <w:szCs w:val="24"/>
          <w:u w:color="222222"/>
          <w:shd w:val="clear" w:color="auto" w:fill="FFFFFF"/>
        </w:rPr>
        <w:t>k</w:t>
      </w:r>
      <w:r>
        <w:rPr>
          <w:rFonts w:ascii="Times New Roman"/>
          <w:sz w:val="24"/>
          <w:szCs w:val="24"/>
          <w:u w:color="222222"/>
          <w:shd w:val="clear" w:color="auto" w:fill="FFFFFF"/>
        </w:rPr>
        <w:t xml:space="preserve">, then we can say </w:t>
      </w:r>
      <w:r>
        <w:rPr>
          <w:rFonts w:ascii="Times New Roman"/>
          <w:i/>
          <w:iCs/>
          <w:sz w:val="24"/>
          <w:szCs w:val="24"/>
          <w:u w:color="222222"/>
          <w:shd w:val="clear" w:color="auto" w:fill="FFFFFF"/>
        </w:rPr>
        <w:t>n</w:t>
      </w:r>
      <w:r>
        <w:rPr>
          <w:rFonts w:ascii="Times New Roman"/>
          <w:sz w:val="24"/>
          <w:szCs w:val="24"/>
          <w:u w:color="222222"/>
          <w:shd w:val="clear" w:color="auto" w:fill="FFFFFF"/>
        </w:rPr>
        <w:t xml:space="preserve"> is data dependent on </w:t>
      </w:r>
      <w:r>
        <w:rPr>
          <w:rFonts w:ascii="Times New Roman"/>
          <w:i/>
          <w:iCs/>
          <w:sz w:val="24"/>
          <w:szCs w:val="24"/>
          <w:u w:color="222222"/>
          <w:shd w:val="clear" w:color="auto" w:fill="FFFFFF"/>
        </w:rPr>
        <w:t>m</w:t>
      </w:r>
      <w:r>
        <w:rPr>
          <w:rFonts w:ascii="Times New Roman"/>
          <w:sz w:val="24"/>
          <w:szCs w:val="24"/>
          <w:u w:color="222222"/>
          <w:shd w:val="clear" w:color="auto" w:fill="FFFFFF"/>
        </w:rPr>
        <w:t xml:space="preserve">. DDG </w:t>
      </w:r>
      <w:r>
        <w:rPr>
          <w:rFonts w:ascii="Times New Roman"/>
          <w:color w:val="222222"/>
          <w:sz w:val="24"/>
          <w:szCs w:val="24"/>
          <w:u w:color="222222"/>
          <w:shd w:val="clear" w:color="auto" w:fill="FFFFFF"/>
        </w:rPr>
        <w:t>is a set of data dependencies between statements in a program.</w:t>
      </w:r>
      <w:r>
        <w:rPr>
          <w:rFonts w:ascii="Times New Roman"/>
          <w:sz w:val="24"/>
          <w:szCs w:val="24"/>
          <w:u w:color="222222"/>
          <w:shd w:val="clear" w:color="auto" w:fill="FFFFFF"/>
        </w:rPr>
        <w:t xml:space="preserve"> </w:t>
      </w:r>
      <w:r>
        <w:rPr>
          <w:rFonts w:ascii="Times New Roman"/>
          <w:color w:val="222222"/>
          <w:sz w:val="24"/>
          <w:szCs w:val="24"/>
          <w:u w:color="222222"/>
          <w:shd w:val="clear" w:color="auto" w:fill="FFFFFF"/>
        </w:rPr>
        <w:t xml:space="preserve">Their solution to build DDG is derived from [37,38] and perform data flow analysis[35] with additional assumption that every variable is initiated at </w:t>
      </w:r>
      <w:r>
        <w:rPr>
          <w:rFonts w:ascii="Times New Roman"/>
          <w:color w:val="222222"/>
          <w:sz w:val="24"/>
          <w:szCs w:val="24"/>
          <w:u w:color="222222"/>
          <w:shd w:val="clear" w:color="auto" w:fill="FFFFFF"/>
        </w:rPr>
        <w:lastRenderedPageBreak/>
        <w:t>entry. After constructing PDG by integrating the CDG and the DDG, a slice can be obtained by performing a backward traverse from an interested node in the graph, visiting all predecessors. In their later work[9], they state that slicing on a PDG is more accurate than the earlier described method.</w:t>
      </w:r>
    </w:p>
    <w:p w14:paraId="6A7FF2E5"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Figure 2.4 shows the corresponding PDG of figure 2.1(a). The gray node is the slice on slicing criterion </w:t>
      </w:r>
      <w:r>
        <w:rPr>
          <w:rFonts w:ascii="Times New Roman"/>
          <w:i/>
          <w:iCs/>
          <w:color w:val="222222"/>
          <w:sz w:val="24"/>
          <w:szCs w:val="24"/>
          <w:u w:color="222222"/>
          <w:shd w:val="clear" w:color="auto" w:fill="FFFFFF"/>
        </w:rPr>
        <w:t>&lt;10,{abc}&gt;</w:t>
      </w:r>
      <w:r>
        <w:rPr>
          <w:rFonts w:ascii="Times New Roman"/>
          <w:color w:val="222222"/>
          <w:sz w:val="24"/>
          <w:szCs w:val="24"/>
          <w:u w:color="222222"/>
          <w:shd w:val="clear" w:color="auto" w:fill="FFFFFF"/>
        </w:rPr>
        <w:t xml:space="preserve">. In the figure, a solid line denotes a control dependency, a dashed line denotes a data dependency. Slicing starts by searching the node that represents line 10, and then traverse backward along dependency edges from it and mark all the visited nodes. In the first traversal, nodes represent for code </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var b=2;</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and </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var ac=a+c;</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are visited. In step 2, backward traverse the dependences edges from the node you marked in first traversal. Iterative step 2 until all marked node on the path from slicing node to entry node. The second turn of traversal is through nodes represent for code </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var a=1;</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and </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var c=3;</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w:t>
      </w:r>
    </w:p>
    <w:p w14:paraId="4996212B" w14:textId="77777777" w:rsidR="00B513FC" w:rsidRDefault="00B513FC">
      <w:pPr>
        <w:widowControl w:val="0"/>
        <w:spacing w:afterLines="50" w:after="120" w:line="276" w:lineRule="auto"/>
        <w:jc w:val="both"/>
        <w:rPr>
          <w:rFonts w:ascii="Times New Roman" w:eastAsia="Times New Roman" w:hAnsi="Times New Roman"/>
          <w:sz w:val="21"/>
          <w:szCs w:val="21"/>
        </w:rPr>
      </w:pPr>
    </w:p>
    <w:p w14:paraId="1F8350A1" w14:textId="77777777" w:rsidR="00B513FC" w:rsidRDefault="0057338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kern w:val="2"/>
          <w:sz w:val="24"/>
          <w:szCs w:val="24"/>
          <w:u w:color="222222"/>
          <w:shd w:val="clear" w:color="auto" w:fill="FFFFFF"/>
          <w:lang w:eastAsia="en-US"/>
        </w:rPr>
        <w:pict w14:anchorId="47FBCCA4">
          <v:shape id="Picture_x0020_14" o:spid="_x0000_i1041" type="#_x0000_t75" style="width:358.65pt;height:189.35pt">
            <v:imagedata r:id="rId43" o:title=""/>
          </v:shape>
        </w:pict>
      </w:r>
    </w:p>
    <w:p w14:paraId="0BB8FA72" w14:textId="77777777" w:rsidR="00B513FC" w:rsidRDefault="004F4D39">
      <w:pPr>
        <w:widowControl w:val="0"/>
        <w:spacing w:afterLines="100" w:after="240" w:line="276" w:lineRule="auto"/>
        <w:jc w:val="center"/>
        <w:rPr>
          <w:rFonts w:ascii="Times New Roman" w:eastAsia="Times New Roman" w:hAnsi="Times New Roman"/>
          <w:color w:val="222222"/>
          <w:sz w:val="21"/>
          <w:szCs w:val="21"/>
          <w:u w:color="222222"/>
          <w:shd w:val="clear" w:color="auto" w:fill="FFFFFF"/>
        </w:rPr>
      </w:pPr>
      <w:r>
        <w:rPr>
          <w:rFonts w:ascii="Times New Roman"/>
          <w:color w:val="222222"/>
          <w:sz w:val="21"/>
          <w:szCs w:val="21"/>
          <w:u w:color="222222"/>
          <w:shd w:val="clear" w:color="auto" w:fill="FFFFFF"/>
        </w:rPr>
        <w:t>Figure 2.4 program dependency graph of program in figure2.1(a)</w:t>
      </w:r>
    </w:p>
    <w:p w14:paraId="526CA59B" w14:textId="77777777" w:rsidR="00B513FC" w:rsidRDefault="00B513FC">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2D19FC02" w14:textId="77777777" w:rsidR="00B513FC" w:rsidRDefault="004F4D39">
      <w:pPr>
        <w:widowControl w:val="0"/>
        <w:spacing w:afterLines="100" w:after="240" w:line="276" w:lineRule="auto"/>
        <w:jc w:val="both"/>
        <w:outlineLvl w:val="1"/>
        <w:rPr>
          <w:rFonts w:ascii="Times New Roman"/>
          <w:b/>
          <w:bCs/>
          <w:color w:val="222222"/>
          <w:sz w:val="28"/>
          <w:szCs w:val="28"/>
          <w:u w:color="222222"/>
          <w:shd w:val="clear" w:color="auto" w:fill="FFFFFF"/>
        </w:rPr>
      </w:pPr>
      <w:bookmarkStart w:id="49" w:name="_Toc975"/>
      <w:r>
        <w:rPr>
          <w:rFonts w:ascii="Times New Roman"/>
          <w:b/>
          <w:bCs/>
          <w:color w:val="222222"/>
          <w:sz w:val="28"/>
          <w:szCs w:val="28"/>
          <w:u w:color="222222"/>
          <w:shd w:val="clear" w:color="auto" w:fill="FFFFFF"/>
        </w:rPr>
        <w:t>2.2 State of the art in program slicing</w:t>
      </w:r>
      <w:bookmarkEnd w:id="49"/>
    </w:p>
    <w:p w14:paraId="58E5A441" w14:textId="77777777" w:rsidR="00B513FC" w:rsidRDefault="004F4D39">
      <w:pPr>
        <w:widowControl w:val="0"/>
        <w:spacing w:afterLines="50" w:after="120" w:line="276" w:lineRule="auto"/>
        <w:jc w:val="both"/>
        <w:outlineLvl w:val="2"/>
        <w:rPr>
          <w:rFonts w:ascii="Times New Roman" w:eastAsia="Times New Roman" w:hAnsi="Times New Roman"/>
          <w:color w:val="222222"/>
          <w:sz w:val="28"/>
          <w:szCs w:val="28"/>
          <w:u w:color="222222"/>
          <w:shd w:val="clear" w:color="auto" w:fill="FFFFFF"/>
        </w:rPr>
      </w:pPr>
      <w:bookmarkStart w:id="50" w:name="_Toc1150"/>
      <w:r>
        <w:rPr>
          <w:rFonts w:ascii="Times New Roman"/>
          <w:color w:val="222222"/>
          <w:sz w:val="28"/>
          <w:szCs w:val="28"/>
          <w:u w:color="222222"/>
          <w:shd w:val="clear" w:color="auto" w:fill="FFFFFF"/>
        </w:rPr>
        <w:t>2.2.1 Method for static program slicing</w:t>
      </w:r>
      <w:bookmarkEnd w:id="50"/>
    </w:p>
    <w:p w14:paraId="7CDB2F0C"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color w:val="222222"/>
          <w:sz w:val="24"/>
          <w:szCs w:val="24"/>
          <w:u w:color="222222"/>
          <w:shd w:val="clear" w:color="auto" w:fill="FFFFFF"/>
        </w:rPr>
        <w:t xml:space="preserve">The two </w:t>
      </w:r>
      <w:r>
        <w:rPr>
          <w:rFonts w:ascii="Times New Roman"/>
          <w:sz w:val="24"/>
          <w:szCs w:val="24"/>
        </w:rPr>
        <w:t xml:space="preserve">approaches above describe the simple case to compute slices of structured, single-procedure programs with scalar variables. The slice we get from a backward static slice, is the statements that influence the slicing </w:t>
      </w:r>
      <w:r>
        <w:rPr>
          <w:rFonts w:ascii="Times New Roman"/>
          <w:sz w:val="24"/>
          <w:szCs w:val="24"/>
        </w:rPr>
        <w:lastRenderedPageBreak/>
        <w:t>criterion. In a similar way, a forward static slice[17] determines slice by computing the set of statements that are influenced by the the slicing criterion, it requires forward tracing on dependences from slicing criterion. A statement that is influenced by slicing criterion means that the value computed in the slicing criterion effects the statement or determines the execution of it. In addition to this, program slicing also applies for inter-procedural program, unstructured control flow, composite variables and pointer, and concurrent program. The solutions to these problem will be discussed below.</w:t>
      </w:r>
    </w:p>
    <w:p w14:paraId="7FA8CC9A" w14:textId="77777777" w:rsidR="00B513FC" w:rsidRDefault="00B513FC">
      <w:pPr>
        <w:widowControl w:val="0"/>
        <w:spacing w:afterLines="50" w:after="120" w:line="276" w:lineRule="auto"/>
        <w:rPr>
          <w:rFonts w:ascii="Times New Roman" w:eastAsia="Times New Roman" w:hAnsi="Times New Roman"/>
          <w:sz w:val="24"/>
          <w:szCs w:val="24"/>
        </w:rPr>
      </w:pPr>
    </w:p>
    <w:p w14:paraId="09BE29DB" w14:textId="77777777" w:rsidR="00B513FC" w:rsidRDefault="004F4D39">
      <w:pPr>
        <w:widowControl w:val="0"/>
        <w:spacing w:afterLines="50" w:after="120" w:line="276" w:lineRule="auto"/>
        <w:rPr>
          <w:rFonts w:ascii="Times New Roman" w:eastAsia="Times New Roman" w:hAnsi="Times New Roman"/>
          <w:b/>
          <w:bCs/>
          <w:i/>
          <w:iCs/>
          <w:sz w:val="24"/>
          <w:szCs w:val="24"/>
        </w:rPr>
      </w:pPr>
      <w:r>
        <w:rPr>
          <w:rFonts w:ascii="Times New Roman"/>
          <w:b/>
          <w:bCs/>
          <w:i/>
          <w:iCs/>
          <w:sz w:val="24"/>
          <w:szCs w:val="24"/>
        </w:rPr>
        <w:t>Procedures</w:t>
      </w:r>
    </w:p>
    <w:p w14:paraId="5F587E6A"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The main idea to solve inter-procedural static slicing is to construct a call-return structure to depict the interaction between procedures. Weiser</w:t>
      </w:r>
      <w:r>
        <w:rPr>
          <w:rFonts w:hAnsi="Times New Roman"/>
          <w:sz w:val="24"/>
          <w:szCs w:val="24"/>
        </w:rPr>
        <w:t>’</w:t>
      </w:r>
      <w:r>
        <w:rPr>
          <w:rFonts w:ascii="Times New Roman"/>
          <w:sz w:val="24"/>
          <w:szCs w:val="24"/>
        </w:rPr>
        <w:t xml:space="preserve">s approach [2,16] is able to approximate inter-procedural static slicing by taking account into </w:t>
      </w:r>
      <w:r>
        <w:rPr>
          <w:rFonts w:ascii="Times New Roman"/>
          <w:i/>
          <w:iCs/>
          <w:sz w:val="24"/>
          <w:szCs w:val="24"/>
        </w:rPr>
        <w:t xml:space="preserve">summary information </w:t>
      </w:r>
      <w:r>
        <w:rPr>
          <w:rFonts w:ascii="Times New Roman"/>
          <w:sz w:val="24"/>
          <w:szCs w:val="24"/>
        </w:rPr>
        <w:t xml:space="preserve">[8]: MOD(P) is a set of variables that may be modified by procedure </w:t>
      </w:r>
      <w:r>
        <w:rPr>
          <w:rFonts w:ascii="Times New Roman"/>
          <w:i/>
          <w:iCs/>
          <w:sz w:val="24"/>
          <w:szCs w:val="24"/>
        </w:rPr>
        <w:t>P</w:t>
      </w:r>
      <w:r>
        <w:rPr>
          <w:rFonts w:ascii="Times New Roman"/>
          <w:sz w:val="24"/>
          <w:szCs w:val="24"/>
        </w:rPr>
        <w:t xml:space="preserve">, and the variables that may be used at P denoted as USE(P). The data flow algorithm is extended to identify a call effect with this </w:t>
      </w:r>
      <w:r>
        <w:rPr>
          <w:rFonts w:ascii="Times New Roman"/>
          <w:i/>
          <w:iCs/>
          <w:sz w:val="24"/>
          <w:szCs w:val="24"/>
        </w:rPr>
        <w:t>summary information</w:t>
      </w:r>
      <w:r>
        <w:rPr>
          <w:rFonts w:ascii="Times New Roman"/>
          <w:sz w:val="24"/>
          <w:szCs w:val="24"/>
        </w:rPr>
        <w:t xml:space="preserve">. Assuming a procedure </w:t>
      </w:r>
      <w:r>
        <w:rPr>
          <w:rFonts w:ascii="Times New Roman"/>
          <w:i/>
          <w:iCs/>
          <w:sz w:val="24"/>
          <w:szCs w:val="24"/>
        </w:rPr>
        <w:t>R</w:t>
      </w:r>
      <w:r>
        <w:rPr>
          <w:rFonts w:ascii="Times New Roman"/>
          <w:sz w:val="24"/>
          <w:szCs w:val="24"/>
        </w:rPr>
        <w:t xml:space="preserve"> calls </w:t>
      </w:r>
      <w:r>
        <w:rPr>
          <w:rFonts w:ascii="Times New Roman"/>
          <w:i/>
          <w:iCs/>
          <w:sz w:val="24"/>
          <w:szCs w:val="24"/>
        </w:rPr>
        <w:t>P</w:t>
      </w:r>
      <w:r>
        <w:rPr>
          <w:rFonts w:ascii="Times New Roman"/>
          <w:sz w:val="24"/>
          <w:szCs w:val="24"/>
        </w:rPr>
        <w:t xml:space="preserve">, and </w:t>
      </w:r>
      <w:r>
        <w:rPr>
          <w:rFonts w:ascii="Times New Roman"/>
          <w:i/>
          <w:iCs/>
          <w:sz w:val="24"/>
          <w:szCs w:val="24"/>
        </w:rPr>
        <w:t>Q</w:t>
      </w:r>
      <w:r>
        <w:rPr>
          <w:rFonts w:ascii="Times New Roman"/>
          <w:sz w:val="24"/>
          <w:szCs w:val="24"/>
        </w:rPr>
        <w:t xml:space="preserve"> is called by </w:t>
      </w:r>
      <w:r>
        <w:rPr>
          <w:rFonts w:ascii="Times New Roman"/>
          <w:i/>
          <w:iCs/>
          <w:sz w:val="24"/>
          <w:szCs w:val="24"/>
        </w:rPr>
        <w:t>P</w:t>
      </w:r>
      <w:r>
        <w:rPr>
          <w:rFonts w:ascii="Times New Roman"/>
          <w:sz w:val="24"/>
          <w:szCs w:val="24"/>
        </w:rPr>
        <w:t>, function Up(S) is defined as: a set of slice criteria (</w:t>
      </w:r>
      <w:r>
        <w:rPr>
          <w:rFonts w:ascii="Times New Roman"/>
          <w:i/>
          <w:iCs/>
          <w:sz w:val="24"/>
          <w:szCs w:val="24"/>
        </w:rPr>
        <w:t>n</w:t>
      </w:r>
      <w:r>
        <w:rPr>
          <w:rFonts w:ascii="Times New Roman"/>
          <w:i/>
          <w:iCs/>
          <w:sz w:val="24"/>
          <w:szCs w:val="24"/>
          <w:vertAlign w:val="subscript"/>
        </w:rPr>
        <w:t>Q</w:t>
      </w:r>
      <w:r>
        <w:rPr>
          <w:rFonts w:ascii="Times New Roman"/>
          <w:i/>
          <w:iCs/>
          <w:sz w:val="24"/>
          <w:szCs w:val="24"/>
        </w:rPr>
        <w:t>,V</w:t>
      </w:r>
      <w:r>
        <w:rPr>
          <w:rFonts w:ascii="Times New Roman"/>
          <w:i/>
          <w:iCs/>
          <w:sz w:val="24"/>
          <w:szCs w:val="24"/>
          <w:vertAlign w:val="subscript"/>
        </w:rPr>
        <w:t>Q</w:t>
      </w:r>
      <w:r>
        <w:rPr>
          <w:rFonts w:ascii="Times New Roman"/>
          <w:sz w:val="24"/>
          <w:szCs w:val="24"/>
        </w:rPr>
        <w:t xml:space="preserve">) where </w:t>
      </w:r>
      <w:r>
        <w:rPr>
          <w:rFonts w:ascii="Times New Roman"/>
          <w:i/>
          <w:iCs/>
          <w:sz w:val="24"/>
          <w:szCs w:val="24"/>
        </w:rPr>
        <w:t>n</w:t>
      </w:r>
      <w:r>
        <w:rPr>
          <w:rFonts w:ascii="Times New Roman"/>
          <w:i/>
          <w:iCs/>
          <w:sz w:val="24"/>
          <w:szCs w:val="24"/>
          <w:vertAlign w:val="subscript"/>
        </w:rPr>
        <w:t>Q</w:t>
      </w:r>
      <w:r>
        <w:rPr>
          <w:rFonts w:ascii="Times New Roman"/>
          <w:sz w:val="24"/>
          <w:szCs w:val="24"/>
          <w:vertAlign w:val="subscript"/>
        </w:rPr>
        <w:t xml:space="preserve"> </w:t>
      </w:r>
      <w:r>
        <w:rPr>
          <w:rFonts w:ascii="Times New Roman"/>
          <w:sz w:val="24"/>
          <w:szCs w:val="24"/>
        </w:rPr>
        <w:t xml:space="preserve">is the last statement of </w:t>
      </w:r>
      <w:r>
        <w:rPr>
          <w:rFonts w:ascii="Times New Roman"/>
          <w:i/>
          <w:iCs/>
          <w:sz w:val="24"/>
          <w:szCs w:val="24"/>
        </w:rPr>
        <w:t>Q</w:t>
      </w:r>
      <w:r>
        <w:rPr>
          <w:rFonts w:ascii="Times New Roman"/>
          <w:sz w:val="24"/>
          <w:szCs w:val="24"/>
        </w:rPr>
        <w:t xml:space="preserve"> and </w:t>
      </w:r>
      <w:r>
        <w:rPr>
          <w:rFonts w:ascii="Times New Roman"/>
          <w:i/>
          <w:iCs/>
          <w:sz w:val="24"/>
          <w:szCs w:val="24"/>
        </w:rPr>
        <w:t>V</w:t>
      </w:r>
      <w:r>
        <w:rPr>
          <w:rFonts w:ascii="Times New Roman"/>
          <w:i/>
          <w:iCs/>
          <w:sz w:val="24"/>
          <w:szCs w:val="24"/>
          <w:vertAlign w:val="subscript"/>
        </w:rPr>
        <w:t>Q</w:t>
      </w:r>
      <w:r>
        <w:rPr>
          <w:rFonts w:ascii="Times New Roman"/>
          <w:sz w:val="24"/>
          <w:szCs w:val="24"/>
        </w:rPr>
        <w:t xml:space="preserve"> is all actual parameters from </w:t>
      </w:r>
      <w:r>
        <w:rPr>
          <w:rFonts w:ascii="Times New Roman"/>
          <w:i/>
          <w:iCs/>
          <w:sz w:val="24"/>
          <w:szCs w:val="24"/>
        </w:rPr>
        <w:t>P</w:t>
      </w:r>
      <w:r>
        <w:rPr>
          <w:rFonts w:ascii="Times New Roman"/>
          <w:sz w:val="24"/>
          <w:szCs w:val="24"/>
        </w:rPr>
        <w:t xml:space="preserve"> pass to </w:t>
      </w:r>
      <w:r>
        <w:rPr>
          <w:rFonts w:ascii="Times New Roman"/>
          <w:i/>
          <w:iCs/>
          <w:sz w:val="24"/>
          <w:szCs w:val="24"/>
        </w:rPr>
        <w:t>Q</w:t>
      </w:r>
      <w:r>
        <w:rPr>
          <w:rFonts w:ascii="Times New Roman"/>
          <w:sz w:val="24"/>
          <w:szCs w:val="24"/>
        </w:rPr>
        <w:t>; function Down(S) is defined as: a set of (</w:t>
      </w:r>
      <w:r>
        <w:rPr>
          <w:rFonts w:ascii="Times New Roman"/>
          <w:i/>
          <w:iCs/>
          <w:sz w:val="24"/>
          <w:szCs w:val="24"/>
        </w:rPr>
        <w:t>N</w:t>
      </w:r>
      <w:r>
        <w:rPr>
          <w:rFonts w:ascii="Times New Roman"/>
          <w:i/>
          <w:iCs/>
          <w:sz w:val="24"/>
          <w:szCs w:val="24"/>
          <w:vertAlign w:val="subscript"/>
        </w:rPr>
        <w:t>R</w:t>
      </w:r>
      <w:r>
        <w:rPr>
          <w:rFonts w:ascii="Times New Roman"/>
          <w:i/>
          <w:iCs/>
          <w:sz w:val="24"/>
          <w:szCs w:val="24"/>
        </w:rPr>
        <w:t>,V</w:t>
      </w:r>
      <w:r>
        <w:rPr>
          <w:rFonts w:ascii="Times New Roman"/>
          <w:i/>
          <w:iCs/>
          <w:sz w:val="24"/>
          <w:szCs w:val="24"/>
          <w:vertAlign w:val="subscript"/>
        </w:rPr>
        <w:t>R</w:t>
      </w:r>
      <w:r>
        <w:rPr>
          <w:rFonts w:ascii="Times New Roman"/>
          <w:sz w:val="24"/>
          <w:szCs w:val="24"/>
        </w:rPr>
        <w:t>) such that N</w:t>
      </w:r>
      <w:r>
        <w:rPr>
          <w:rFonts w:ascii="Times New Roman"/>
          <w:sz w:val="24"/>
          <w:szCs w:val="24"/>
          <w:vertAlign w:val="subscript"/>
        </w:rPr>
        <w:t>R</w:t>
      </w:r>
      <w:r>
        <w:rPr>
          <w:rFonts w:ascii="Times New Roman"/>
          <w:sz w:val="24"/>
          <w:szCs w:val="24"/>
        </w:rPr>
        <w:t xml:space="preserve"> is statements in </w:t>
      </w:r>
      <w:r>
        <w:rPr>
          <w:rFonts w:ascii="Times New Roman"/>
          <w:i/>
          <w:iCs/>
          <w:sz w:val="24"/>
          <w:szCs w:val="24"/>
        </w:rPr>
        <w:t>R</w:t>
      </w:r>
      <w:r>
        <w:rPr>
          <w:rFonts w:ascii="Times New Roman"/>
          <w:sz w:val="24"/>
          <w:szCs w:val="24"/>
        </w:rPr>
        <w:t xml:space="preserve"> that call </w:t>
      </w:r>
      <w:r>
        <w:rPr>
          <w:rFonts w:ascii="Times New Roman"/>
          <w:i/>
          <w:iCs/>
          <w:sz w:val="24"/>
          <w:szCs w:val="24"/>
        </w:rPr>
        <w:t>P</w:t>
      </w:r>
      <w:r>
        <w:rPr>
          <w:rFonts w:ascii="Times New Roman"/>
          <w:sz w:val="24"/>
          <w:szCs w:val="24"/>
        </w:rPr>
        <w:t xml:space="preserve">, and </w:t>
      </w:r>
      <w:r>
        <w:rPr>
          <w:rFonts w:ascii="Times New Roman"/>
          <w:i/>
          <w:iCs/>
          <w:sz w:val="24"/>
          <w:szCs w:val="24"/>
        </w:rPr>
        <w:t>V</w:t>
      </w:r>
      <w:r>
        <w:rPr>
          <w:rFonts w:ascii="Times New Roman"/>
          <w:i/>
          <w:iCs/>
          <w:sz w:val="24"/>
          <w:szCs w:val="24"/>
          <w:vertAlign w:val="subscript"/>
        </w:rPr>
        <w:t>R</w:t>
      </w:r>
      <w:r>
        <w:rPr>
          <w:rFonts w:ascii="Times New Roman"/>
          <w:sz w:val="24"/>
          <w:szCs w:val="24"/>
        </w:rPr>
        <w:t xml:space="preserve"> is the set of relevant variables at the first statement of </w:t>
      </w:r>
      <w:r>
        <w:rPr>
          <w:rFonts w:ascii="Times New Roman"/>
          <w:i/>
          <w:iCs/>
          <w:sz w:val="24"/>
          <w:szCs w:val="24"/>
        </w:rPr>
        <w:t>P</w:t>
      </w:r>
      <w:r>
        <w:rPr>
          <w:rFonts w:ascii="Times New Roman"/>
          <w:sz w:val="24"/>
          <w:szCs w:val="24"/>
        </w:rPr>
        <w:t xml:space="preserve"> that substituted with formal parameters. The slice is achieved by iteratively calculating the Up(S) and Down(S) sets until no new criteria are generated.</w:t>
      </w:r>
    </w:p>
    <w:p w14:paraId="60F689C3" w14:textId="77777777" w:rsidR="00B513FC" w:rsidRDefault="004F4D39">
      <w:pPr>
        <w:widowControl w:val="0"/>
        <w:spacing w:afterLines="50" w:after="120" w:line="276" w:lineRule="auto"/>
        <w:jc w:val="both"/>
        <w:rPr>
          <w:rFonts w:ascii="Times New Roman"/>
          <w:sz w:val="24"/>
          <w:szCs w:val="24"/>
        </w:rPr>
      </w:pPr>
      <w:r>
        <w:rPr>
          <w:rFonts w:ascii="Times New Roman"/>
          <w:sz w:val="24"/>
          <w:szCs w:val="24"/>
        </w:rPr>
        <w:t xml:space="preserve">However this approach is inaccurate, because it fails to account for the </w:t>
      </w:r>
      <w:r>
        <w:rPr>
          <w:rFonts w:hAnsi="Times New Roman"/>
          <w:sz w:val="24"/>
          <w:szCs w:val="24"/>
        </w:rPr>
        <w:t>“</w:t>
      </w:r>
      <w:r>
        <w:rPr>
          <w:rFonts w:ascii="Times New Roman"/>
          <w:sz w:val="24"/>
          <w:szCs w:val="24"/>
        </w:rPr>
        <w:t>calling context</w:t>
      </w:r>
      <w:r>
        <w:rPr>
          <w:rFonts w:hAnsi="Times New Roman"/>
          <w:sz w:val="24"/>
          <w:szCs w:val="24"/>
        </w:rPr>
        <w:t>”</w:t>
      </w:r>
      <w:r>
        <w:rPr>
          <w:rFonts w:hAnsi="Times New Roman"/>
          <w:sz w:val="24"/>
          <w:szCs w:val="24"/>
        </w:rPr>
        <w:t xml:space="preserve"> </w:t>
      </w:r>
      <w:r>
        <w:rPr>
          <w:rFonts w:ascii="Times New Roman"/>
          <w:sz w:val="24"/>
          <w:szCs w:val="24"/>
        </w:rPr>
        <w:t>problem as Horwitz, Reps, and Binkley pointed out in [18]. The shortcoming of Weiser</w:t>
      </w:r>
      <w:r>
        <w:rPr>
          <w:rFonts w:hAnsi="Times New Roman"/>
          <w:sz w:val="24"/>
          <w:szCs w:val="24"/>
        </w:rPr>
        <w:t>’</w:t>
      </w:r>
      <w:r>
        <w:rPr>
          <w:rFonts w:ascii="Times New Roman"/>
          <w:sz w:val="24"/>
          <w:szCs w:val="24"/>
        </w:rPr>
        <w:t xml:space="preserve">s approach is that it is infeasible in the case of entering a procedure </w:t>
      </w:r>
      <w:r>
        <w:rPr>
          <w:rFonts w:ascii="Times New Roman"/>
          <w:i/>
          <w:iCs/>
          <w:sz w:val="24"/>
          <w:szCs w:val="24"/>
        </w:rPr>
        <w:t>Q</w:t>
      </w:r>
      <w:r>
        <w:rPr>
          <w:rFonts w:ascii="Times New Roman"/>
          <w:sz w:val="24"/>
          <w:szCs w:val="24"/>
        </w:rPr>
        <w:t xml:space="preserve"> from</w:t>
      </w:r>
      <w:r>
        <w:rPr>
          <w:rFonts w:ascii="Times New Roman"/>
          <w:i/>
          <w:iCs/>
          <w:sz w:val="24"/>
          <w:szCs w:val="24"/>
        </w:rPr>
        <w:t xml:space="preserve"> </w:t>
      </w:r>
      <w:r>
        <w:rPr>
          <w:rFonts w:ascii="Times New Roman"/>
          <w:sz w:val="24"/>
          <w:szCs w:val="24"/>
        </w:rPr>
        <w:t xml:space="preserve">procedure </w:t>
      </w:r>
      <w:r>
        <w:rPr>
          <w:rFonts w:ascii="Times New Roman"/>
          <w:i/>
          <w:iCs/>
          <w:sz w:val="24"/>
          <w:szCs w:val="24"/>
        </w:rPr>
        <w:t xml:space="preserve">P </w:t>
      </w:r>
      <w:r>
        <w:rPr>
          <w:rFonts w:ascii="Times New Roman"/>
          <w:sz w:val="24"/>
          <w:szCs w:val="24"/>
        </w:rPr>
        <w:t xml:space="preserve">and exit </w:t>
      </w:r>
      <w:r>
        <w:rPr>
          <w:rFonts w:ascii="Times New Roman"/>
          <w:i/>
          <w:iCs/>
          <w:sz w:val="24"/>
          <w:szCs w:val="24"/>
        </w:rPr>
        <w:t xml:space="preserve">Q </w:t>
      </w:r>
      <w:r>
        <w:rPr>
          <w:rFonts w:ascii="Times New Roman"/>
          <w:sz w:val="24"/>
          <w:szCs w:val="24"/>
        </w:rPr>
        <w:t xml:space="preserve">to another, different procedure. To solve this, when a procedure </w:t>
      </w:r>
      <w:r>
        <w:rPr>
          <w:rFonts w:ascii="Times New Roman"/>
          <w:i/>
          <w:iCs/>
          <w:sz w:val="24"/>
          <w:szCs w:val="24"/>
        </w:rPr>
        <w:t>Q</w:t>
      </w:r>
      <w:r>
        <w:rPr>
          <w:rFonts w:ascii="Times New Roman"/>
          <w:sz w:val="24"/>
          <w:szCs w:val="24"/>
        </w:rPr>
        <w:t xml:space="preserve"> is called by procedure </w:t>
      </w:r>
      <w:r>
        <w:rPr>
          <w:rFonts w:ascii="Times New Roman"/>
          <w:i/>
          <w:iCs/>
          <w:sz w:val="24"/>
          <w:szCs w:val="24"/>
        </w:rPr>
        <w:t>P</w:t>
      </w:r>
      <w:r>
        <w:rPr>
          <w:rFonts w:ascii="Times New Roman"/>
          <w:sz w:val="24"/>
          <w:szCs w:val="24"/>
        </w:rPr>
        <w:t xml:space="preserve">, all call sites that call procedure </w:t>
      </w:r>
      <w:r>
        <w:rPr>
          <w:rFonts w:ascii="Times New Roman"/>
          <w:i/>
          <w:iCs/>
          <w:sz w:val="24"/>
          <w:szCs w:val="24"/>
        </w:rPr>
        <w:t>Q</w:t>
      </w:r>
      <w:r>
        <w:rPr>
          <w:rFonts w:ascii="Times New Roman"/>
          <w:sz w:val="24"/>
          <w:szCs w:val="24"/>
        </w:rPr>
        <w:t xml:space="preserve"> have to be considered, not only </w:t>
      </w:r>
      <w:r>
        <w:rPr>
          <w:rFonts w:ascii="Times New Roman"/>
          <w:i/>
          <w:iCs/>
          <w:sz w:val="24"/>
          <w:szCs w:val="24"/>
        </w:rPr>
        <w:t>P</w:t>
      </w:r>
      <w:r>
        <w:rPr>
          <w:rFonts w:ascii="Times New Roman"/>
          <w:sz w:val="24"/>
          <w:szCs w:val="24"/>
        </w:rPr>
        <w:t xml:space="preserve">. Horwitz et, al. had their PDG based on [7] with three other categories of vertices: a distinguished vertex called </w:t>
      </w:r>
      <w:r>
        <w:rPr>
          <w:rFonts w:ascii="Times New Roman"/>
          <w:i/>
          <w:iCs/>
          <w:sz w:val="24"/>
          <w:szCs w:val="24"/>
        </w:rPr>
        <w:t>entry vertex</w:t>
      </w:r>
      <w:r>
        <w:rPr>
          <w:rFonts w:ascii="Times New Roman"/>
          <w:sz w:val="24"/>
          <w:szCs w:val="24"/>
        </w:rPr>
        <w:t xml:space="preserve">, </w:t>
      </w:r>
      <w:r>
        <w:rPr>
          <w:rFonts w:ascii="Times New Roman"/>
          <w:i/>
          <w:iCs/>
          <w:sz w:val="24"/>
          <w:szCs w:val="24"/>
        </w:rPr>
        <w:t xml:space="preserve">initial definition of x </w:t>
      </w:r>
      <w:r>
        <w:rPr>
          <w:rFonts w:ascii="Times New Roman"/>
          <w:sz w:val="24"/>
          <w:szCs w:val="24"/>
        </w:rPr>
        <w:t xml:space="preserve">vertex represents initial state of variable </w:t>
      </w:r>
      <w:r>
        <w:rPr>
          <w:rFonts w:ascii="Times New Roman"/>
          <w:i/>
          <w:iCs/>
          <w:sz w:val="24"/>
          <w:szCs w:val="24"/>
        </w:rPr>
        <w:t>x</w:t>
      </w:r>
      <w:r>
        <w:rPr>
          <w:rFonts w:ascii="Times New Roman"/>
          <w:sz w:val="24"/>
          <w:szCs w:val="24"/>
        </w:rPr>
        <w:t xml:space="preserve"> in program </w:t>
      </w:r>
      <w:r>
        <w:rPr>
          <w:rFonts w:ascii="Times New Roman"/>
          <w:i/>
          <w:iCs/>
          <w:sz w:val="24"/>
          <w:szCs w:val="24"/>
        </w:rPr>
        <w:t>P</w:t>
      </w:r>
      <w:r>
        <w:rPr>
          <w:rFonts w:ascii="Times New Roman"/>
          <w:sz w:val="24"/>
          <w:szCs w:val="24"/>
        </w:rPr>
        <w:t xml:space="preserve">, </w:t>
      </w:r>
      <w:r>
        <w:rPr>
          <w:rFonts w:ascii="Times New Roman"/>
          <w:i/>
          <w:iCs/>
          <w:sz w:val="24"/>
          <w:szCs w:val="24"/>
        </w:rPr>
        <w:t>final use of x</w:t>
      </w:r>
      <w:r>
        <w:rPr>
          <w:rFonts w:ascii="Times New Roman"/>
          <w:sz w:val="24"/>
          <w:szCs w:val="24"/>
        </w:rPr>
        <w:t xml:space="preserve"> vertex represents final value of </w:t>
      </w:r>
      <w:r>
        <w:rPr>
          <w:rFonts w:ascii="Times New Roman"/>
          <w:i/>
          <w:iCs/>
          <w:sz w:val="24"/>
          <w:szCs w:val="24"/>
        </w:rPr>
        <w:t>x</w:t>
      </w:r>
      <w:r>
        <w:rPr>
          <w:rFonts w:ascii="Times New Roman"/>
          <w:sz w:val="24"/>
          <w:szCs w:val="24"/>
        </w:rPr>
        <w:t xml:space="preserve"> compute by </w:t>
      </w:r>
      <w:r>
        <w:rPr>
          <w:rFonts w:ascii="Times New Roman"/>
          <w:i/>
          <w:iCs/>
          <w:sz w:val="24"/>
          <w:szCs w:val="24"/>
        </w:rPr>
        <w:t>P</w:t>
      </w:r>
      <w:r>
        <w:rPr>
          <w:rFonts w:ascii="Times New Roman"/>
          <w:sz w:val="24"/>
          <w:szCs w:val="24"/>
        </w:rPr>
        <w:t>.</w:t>
      </w:r>
      <w:r>
        <w:rPr>
          <w:rFonts w:ascii="Times New Roman"/>
          <w:color w:val="339966"/>
          <w:sz w:val="24"/>
          <w:szCs w:val="24"/>
          <w:u w:color="339966"/>
        </w:rPr>
        <w:t xml:space="preserve"> </w:t>
      </w:r>
      <w:r>
        <w:rPr>
          <w:rFonts w:ascii="Times New Roman"/>
          <w:sz w:val="24"/>
          <w:szCs w:val="24"/>
        </w:rPr>
        <w:t xml:space="preserve">They define control dependency between two vertex as: if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is an entry node,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control dependent on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when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not nested in loop or conditional; if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presents for predicate of while-loop, then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a component nested in loop </w:t>
      </w:r>
      <w:r>
        <w:rPr>
          <w:rFonts w:ascii="Times New Roman"/>
          <w:sz w:val="24"/>
          <w:szCs w:val="24"/>
        </w:rPr>
        <w:lastRenderedPageBreak/>
        <w:t xml:space="preserve">body and edge </w:t>
      </w:r>
      <w:r>
        <w:rPr>
          <w:rFonts w:ascii="Times New Roman"/>
          <w:i/>
          <w:iCs/>
          <w:sz w:val="24"/>
          <w:szCs w:val="24"/>
        </w:rPr>
        <w:t>v</w:t>
      </w:r>
      <w:r>
        <w:rPr>
          <w:rFonts w:ascii="Times New Roman"/>
          <w:i/>
          <w:iCs/>
          <w:sz w:val="24"/>
          <w:szCs w:val="24"/>
          <w:vertAlign w:val="subscript"/>
        </w:rPr>
        <w:t>1</w:t>
      </w:r>
      <w:r>
        <w:rPr>
          <w:rFonts w:ascii="Times New Roman"/>
          <w:i/>
          <w:iCs/>
          <w:sz w:val="24"/>
          <w:szCs w:val="24"/>
        </w:rPr>
        <w:t xml:space="preserve">-&gt; </w:t>
      </w:r>
      <w:r>
        <w:rPr>
          <w:rFonts w:ascii="Times New Roman"/>
          <w:i/>
          <w:iCs/>
          <w:sz w:val="24"/>
          <w:szCs w:val="24"/>
          <w:vertAlign w:val="subscript"/>
        </w:rPr>
        <w:t>c</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labeled true; if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represents for predicate of conditional statement, </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the component in the conditional branch and edge </w:t>
      </w:r>
      <w:r>
        <w:rPr>
          <w:rFonts w:ascii="Times New Roman"/>
          <w:i/>
          <w:iCs/>
          <w:sz w:val="24"/>
          <w:szCs w:val="24"/>
        </w:rPr>
        <w:t>v</w:t>
      </w:r>
      <w:r>
        <w:rPr>
          <w:rFonts w:ascii="Times New Roman"/>
          <w:i/>
          <w:iCs/>
          <w:sz w:val="24"/>
          <w:szCs w:val="24"/>
          <w:vertAlign w:val="subscript"/>
        </w:rPr>
        <w:t>1</w:t>
      </w:r>
      <w:r>
        <w:rPr>
          <w:rFonts w:ascii="Times New Roman"/>
          <w:i/>
          <w:iCs/>
          <w:sz w:val="24"/>
          <w:szCs w:val="24"/>
        </w:rPr>
        <w:t xml:space="preserve">-&gt; </w:t>
      </w:r>
      <w:r>
        <w:rPr>
          <w:rFonts w:ascii="Times New Roman"/>
          <w:i/>
          <w:iCs/>
          <w:sz w:val="24"/>
          <w:szCs w:val="24"/>
          <w:vertAlign w:val="subscript"/>
        </w:rPr>
        <w:t>c</w:t>
      </w:r>
      <w:r>
        <w:rPr>
          <w:rFonts w:ascii="Times New Roman"/>
          <w:i/>
          <w:iCs/>
          <w:sz w:val="24"/>
          <w:szCs w:val="24"/>
        </w:rPr>
        <w:t>v</w:t>
      </w:r>
      <w:r>
        <w:rPr>
          <w:rFonts w:ascii="Times New Roman"/>
          <w:i/>
          <w:iCs/>
          <w:sz w:val="24"/>
          <w:szCs w:val="24"/>
          <w:vertAlign w:val="subscript"/>
        </w:rPr>
        <w:t>2</w:t>
      </w:r>
      <w:r>
        <w:rPr>
          <w:rFonts w:ascii="Times New Roman"/>
          <w:sz w:val="24"/>
          <w:szCs w:val="24"/>
        </w:rPr>
        <w:t xml:space="preserve"> is labeled true or false depends on whether </w:t>
      </w:r>
      <w:r>
        <w:rPr>
          <w:rFonts w:ascii="Times New Roman"/>
          <w:i/>
          <w:iCs/>
          <w:sz w:val="24"/>
          <w:szCs w:val="24"/>
        </w:rPr>
        <w:t>v</w:t>
      </w:r>
      <w:r>
        <w:rPr>
          <w:rFonts w:ascii="Times New Roman"/>
          <w:i/>
          <w:iCs/>
          <w:sz w:val="24"/>
          <w:szCs w:val="24"/>
          <w:vertAlign w:val="subscript"/>
        </w:rPr>
        <w:t>1</w:t>
      </w:r>
      <w:r>
        <w:rPr>
          <w:rFonts w:ascii="Times New Roman"/>
          <w:sz w:val="24"/>
          <w:szCs w:val="24"/>
        </w:rPr>
        <w:t xml:space="preserve"> lead to execute it.  The data depencency edges occurs in their PDG contains two types: </w:t>
      </w:r>
      <w:r>
        <w:rPr>
          <w:rFonts w:ascii="Times New Roman"/>
          <w:i/>
          <w:iCs/>
          <w:sz w:val="24"/>
          <w:szCs w:val="24"/>
        </w:rPr>
        <w:t>flow dependences</w:t>
      </w:r>
      <w:r>
        <w:rPr>
          <w:rFonts w:ascii="Times New Roman"/>
          <w:sz w:val="24"/>
          <w:szCs w:val="24"/>
        </w:rPr>
        <w:t xml:space="preserve"> and </w:t>
      </w:r>
      <w:r>
        <w:rPr>
          <w:rFonts w:ascii="Times New Roman"/>
          <w:i/>
          <w:iCs/>
          <w:sz w:val="24"/>
          <w:szCs w:val="24"/>
        </w:rPr>
        <w:t>def-order dependences</w:t>
      </w:r>
      <w:r>
        <w:rPr>
          <w:rFonts w:ascii="Times New Roman"/>
          <w:sz w:val="24"/>
          <w:szCs w:val="24"/>
        </w:rPr>
        <w:t xml:space="preserve">. Flow dependences is the path in standard CFG augmented with </w:t>
      </w:r>
      <w:r>
        <w:rPr>
          <w:rFonts w:ascii="Times New Roman"/>
          <w:i/>
          <w:iCs/>
          <w:sz w:val="24"/>
          <w:szCs w:val="24"/>
        </w:rPr>
        <w:t>loop carried</w:t>
      </w:r>
      <w:r>
        <w:rPr>
          <w:rFonts w:ascii="Times New Roman"/>
          <w:sz w:val="24"/>
          <w:szCs w:val="24"/>
        </w:rPr>
        <w:t xml:space="preserve"> or </w:t>
      </w:r>
      <w:r>
        <w:rPr>
          <w:rFonts w:ascii="Times New Roman"/>
          <w:i/>
          <w:iCs/>
          <w:sz w:val="24"/>
          <w:szCs w:val="24"/>
        </w:rPr>
        <w:t>loop independent</w:t>
      </w:r>
      <w:r>
        <w:rPr>
          <w:rFonts w:ascii="Times New Roman"/>
          <w:sz w:val="24"/>
          <w:szCs w:val="24"/>
        </w:rPr>
        <w:t xml:space="preserve">. The edge </w:t>
      </w:r>
      <w:r>
        <w:rPr>
          <w:rFonts w:ascii="Times New Roman"/>
          <w:i/>
          <w:iCs/>
          <w:sz w:val="24"/>
          <w:szCs w:val="24"/>
        </w:rPr>
        <w:t xml:space="preserve">loop carried </w:t>
      </w:r>
      <w:r>
        <w:rPr>
          <w:rFonts w:ascii="Times New Roman"/>
          <w:sz w:val="24"/>
          <w:szCs w:val="24"/>
        </w:rPr>
        <w:t>flow</w:t>
      </w:r>
      <w:r>
        <w:rPr>
          <w:rFonts w:ascii="Times New Roman"/>
          <w:i/>
          <w:iCs/>
          <w:sz w:val="24"/>
          <w:szCs w:val="24"/>
        </w:rPr>
        <w:t xml:space="preserve"> </w:t>
      </w:r>
      <w:r>
        <w:rPr>
          <w:rFonts w:ascii="Times New Roman"/>
          <w:sz w:val="24"/>
          <w:szCs w:val="24"/>
        </w:rPr>
        <w:t xml:space="preserve">dependence if  the value change in vertex which inside a loop will effect on the predicate or another vertex inside the loop. If the execution of vertex have no effect on the loop, then edge is a loop independent flow dependence. Def-order dependences edges represent for reassignment a variable. Figure 2.4 is an example of the PDG defined in [18].  Then they construct the </w:t>
      </w:r>
      <w:r>
        <w:rPr>
          <w:rFonts w:ascii="Times New Roman"/>
          <w:i/>
          <w:iCs/>
          <w:sz w:val="24"/>
          <w:szCs w:val="24"/>
        </w:rPr>
        <w:t>System Dependency Graph (SDG)</w:t>
      </w:r>
      <w:r>
        <w:rPr>
          <w:rFonts w:ascii="Times New Roman"/>
          <w:sz w:val="24"/>
          <w:szCs w:val="24"/>
        </w:rPr>
        <w:t xml:space="preserve"> on top of their PDG. </w:t>
      </w:r>
    </w:p>
    <w:p w14:paraId="6D0FF533" w14:textId="77777777" w:rsidR="00B513FC" w:rsidRDefault="0057338F">
      <w:pPr>
        <w:widowControl w:val="0"/>
        <w:spacing w:afterLines="50" w:after="120" w:line="276" w:lineRule="auto"/>
        <w:jc w:val="both"/>
        <w:rPr>
          <w:rFonts w:ascii="Times New Roman" w:eastAsia="Times New Roman" w:hAnsi="Times New Roman"/>
          <w:kern w:val="2"/>
          <w:sz w:val="24"/>
          <w:szCs w:val="24"/>
          <w:u w:color="000000"/>
        </w:rPr>
      </w:pPr>
      <w:r>
        <w:rPr>
          <w:rFonts w:ascii="Times New Roman" w:eastAsia="Times New Roman" w:hAnsi="Times New Roman"/>
          <w:color w:val="000000"/>
          <w:kern w:val="2"/>
          <w:sz w:val="24"/>
          <w:szCs w:val="24"/>
          <w:u w:color="000000"/>
          <w:lang w:eastAsia="en-US"/>
        </w:rPr>
        <w:pict w14:anchorId="21E6940F">
          <v:shape id="Picture_x0020_15" o:spid="_x0000_i1042" type="#_x0000_t75" style="width:361.35pt;height:236pt">
            <v:imagedata r:id="rId44" o:title=""/>
          </v:shape>
        </w:pict>
      </w:r>
    </w:p>
    <w:p w14:paraId="183E8CEE" w14:textId="77777777" w:rsidR="00B513FC" w:rsidRDefault="004F4D39">
      <w:pPr>
        <w:spacing w:afterLines="50" w:after="120" w:line="276" w:lineRule="auto"/>
        <w:rPr>
          <w:rFonts w:ascii="Times New Roman" w:eastAsia="Times New Roman" w:hAnsi="Times New Roman"/>
          <w:kern w:val="2"/>
          <w:sz w:val="24"/>
          <w:szCs w:val="24"/>
          <w:u w:color="000000"/>
        </w:rPr>
      </w:pPr>
      <w:r>
        <w:rPr>
          <w:rFonts w:ascii="Times New Roman"/>
          <w:sz w:val="21"/>
          <w:szCs w:val="21"/>
        </w:rPr>
        <w:t>Figure 2.4 An example program, which sums the integers from 1 to 10 and leaves the result in the variable sum, and its program dependence graph. The boldface arrows represent control dependence edges, solid arrows represent loop independent flow dependence edges, solid arrows with a hash mark represent loop-carried flow dependence edges, and dashed arrows represent def-order dependence edges[18].</w:t>
      </w:r>
    </w:p>
    <w:p w14:paraId="32B1536A"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In the first step, they model procedure calls and parameter passing with five new kinds of vertices and three new kind of edges. A call site in a SDG is represented by a </w:t>
      </w:r>
      <w:r>
        <w:rPr>
          <w:rFonts w:ascii="Times New Roman"/>
          <w:i/>
          <w:iCs/>
          <w:sz w:val="24"/>
          <w:szCs w:val="24"/>
        </w:rPr>
        <w:t>call-site</w:t>
      </w:r>
      <w:r>
        <w:rPr>
          <w:rFonts w:ascii="Times New Roman"/>
          <w:sz w:val="24"/>
          <w:szCs w:val="24"/>
        </w:rPr>
        <w:t xml:space="preserve"> vertex; on the calling side, </w:t>
      </w:r>
      <w:r>
        <w:rPr>
          <w:rFonts w:ascii="Times New Roman"/>
          <w:i/>
          <w:iCs/>
          <w:sz w:val="24"/>
          <w:szCs w:val="24"/>
        </w:rPr>
        <w:t>actual-in</w:t>
      </w:r>
      <w:r>
        <w:rPr>
          <w:rFonts w:ascii="Times New Roman"/>
          <w:sz w:val="24"/>
          <w:szCs w:val="24"/>
        </w:rPr>
        <w:t xml:space="preserve"> and </w:t>
      </w:r>
      <w:r>
        <w:rPr>
          <w:rFonts w:ascii="Times New Roman"/>
          <w:i/>
          <w:iCs/>
          <w:sz w:val="24"/>
          <w:szCs w:val="24"/>
        </w:rPr>
        <w:t>actual-out</w:t>
      </w:r>
      <w:r>
        <w:rPr>
          <w:rFonts w:ascii="Times New Roman"/>
          <w:sz w:val="24"/>
          <w:szCs w:val="24"/>
        </w:rPr>
        <w:t xml:space="preserve"> vertices are control dependent on the </w:t>
      </w:r>
      <w:r>
        <w:rPr>
          <w:rFonts w:ascii="Times New Roman"/>
          <w:i/>
          <w:iCs/>
          <w:sz w:val="24"/>
          <w:szCs w:val="24"/>
        </w:rPr>
        <w:t>call-site</w:t>
      </w:r>
      <w:r>
        <w:rPr>
          <w:rFonts w:ascii="Times New Roman"/>
          <w:sz w:val="24"/>
          <w:szCs w:val="24"/>
        </w:rPr>
        <w:t xml:space="preserve"> vertex and copy the value of the actual parameter to temporary variables. F</w:t>
      </w:r>
      <w:r>
        <w:rPr>
          <w:rFonts w:ascii="Times New Roman"/>
          <w:i/>
          <w:iCs/>
          <w:sz w:val="24"/>
          <w:szCs w:val="24"/>
        </w:rPr>
        <w:t>ormal-in</w:t>
      </w:r>
      <w:r>
        <w:rPr>
          <w:rFonts w:ascii="Times New Roman"/>
          <w:sz w:val="24"/>
          <w:szCs w:val="24"/>
        </w:rPr>
        <w:t xml:space="preserve"> and </w:t>
      </w:r>
      <w:r>
        <w:rPr>
          <w:rFonts w:ascii="Times New Roman"/>
          <w:i/>
          <w:iCs/>
          <w:sz w:val="24"/>
          <w:szCs w:val="24"/>
        </w:rPr>
        <w:t>formal-out</w:t>
      </w:r>
      <w:r>
        <w:rPr>
          <w:rFonts w:ascii="Times New Roman"/>
          <w:sz w:val="24"/>
          <w:szCs w:val="24"/>
        </w:rPr>
        <w:t xml:space="preserve"> vertices correspond to formal parameters of a procedure and </w:t>
      </w:r>
      <w:r>
        <w:rPr>
          <w:rFonts w:ascii="Times New Roman"/>
          <w:sz w:val="24"/>
          <w:szCs w:val="24"/>
        </w:rPr>
        <w:lastRenderedPageBreak/>
        <w:t>are control dependent on this procedure</w:t>
      </w:r>
      <w:r>
        <w:rPr>
          <w:rFonts w:hAnsi="Times New Roman"/>
          <w:sz w:val="24"/>
          <w:szCs w:val="24"/>
        </w:rPr>
        <w:t>’</w:t>
      </w:r>
      <w:r>
        <w:rPr>
          <w:rFonts w:ascii="Times New Roman"/>
          <w:sz w:val="24"/>
          <w:szCs w:val="24"/>
        </w:rPr>
        <w:t xml:space="preserve">s entry vertex. A </w:t>
      </w:r>
      <w:r>
        <w:rPr>
          <w:rFonts w:ascii="Times New Roman"/>
          <w:i/>
          <w:iCs/>
          <w:sz w:val="24"/>
          <w:szCs w:val="24"/>
        </w:rPr>
        <w:t>call</w:t>
      </w:r>
      <w:r>
        <w:rPr>
          <w:rFonts w:ascii="Times New Roman"/>
          <w:sz w:val="24"/>
          <w:szCs w:val="24"/>
        </w:rPr>
        <w:t xml:space="preserve"> edge start from </w:t>
      </w:r>
      <w:r>
        <w:rPr>
          <w:rFonts w:ascii="Times New Roman"/>
          <w:i/>
          <w:iCs/>
          <w:sz w:val="24"/>
          <w:szCs w:val="24"/>
        </w:rPr>
        <w:t>call-site</w:t>
      </w:r>
      <w:r>
        <w:rPr>
          <w:rFonts w:ascii="Times New Roman"/>
          <w:sz w:val="24"/>
          <w:szCs w:val="24"/>
        </w:rPr>
        <w:t xml:space="preserve"> vertex to corresponding procedure entry vertex; a </w:t>
      </w:r>
      <w:r>
        <w:rPr>
          <w:rFonts w:ascii="Times New Roman"/>
          <w:i/>
          <w:iCs/>
          <w:sz w:val="24"/>
          <w:szCs w:val="24"/>
        </w:rPr>
        <w:t>parameter-in</w:t>
      </w:r>
      <w:r>
        <w:rPr>
          <w:rFonts w:ascii="Times New Roman"/>
          <w:sz w:val="24"/>
          <w:szCs w:val="24"/>
        </w:rPr>
        <w:t xml:space="preserve"> edge is binding corresponding </w:t>
      </w:r>
      <w:r>
        <w:rPr>
          <w:rFonts w:ascii="Times New Roman"/>
          <w:i/>
          <w:iCs/>
          <w:sz w:val="24"/>
          <w:szCs w:val="24"/>
        </w:rPr>
        <w:t>actual-in</w:t>
      </w:r>
      <w:r>
        <w:rPr>
          <w:rFonts w:ascii="Times New Roman"/>
          <w:sz w:val="24"/>
          <w:szCs w:val="24"/>
        </w:rPr>
        <w:t xml:space="preserve"> and </w:t>
      </w:r>
      <w:r>
        <w:rPr>
          <w:rFonts w:ascii="Times New Roman"/>
          <w:i/>
          <w:iCs/>
          <w:sz w:val="24"/>
          <w:szCs w:val="24"/>
        </w:rPr>
        <w:t>formal-in</w:t>
      </w:r>
      <w:r>
        <w:rPr>
          <w:rFonts w:ascii="Times New Roman"/>
          <w:sz w:val="24"/>
          <w:szCs w:val="24"/>
        </w:rPr>
        <w:t xml:space="preserve"> vertex; similar, a </w:t>
      </w:r>
      <w:r>
        <w:rPr>
          <w:rFonts w:ascii="Times New Roman"/>
          <w:i/>
          <w:iCs/>
          <w:sz w:val="24"/>
          <w:szCs w:val="24"/>
        </w:rPr>
        <w:t>parameter-out</w:t>
      </w:r>
      <w:r>
        <w:rPr>
          <w:rFonts w:ascii="Times New Roman"/>
          <w:sz w:val="24"/>
          <w:szCs w:val="24"/>
        </w:rPr>
        <w:t xml:space="preserve"> edge is binding corresponding </w:t>
      </w:r>
      <w:r>
        <w:rPr>
          <w:rFonts w:ascii="Times New Roman"/>
          <w:i/>
          <w:iCs/>
          <w:sz w:val="24"/>
          <w:szCs w:val="24"/>
        </w:rPr>
        <w:t>actual-out</w:t>
      </w:r>
      <w:r>
        <w:rPr>
          <w:rFonts w:ascii="Times New Roman"/>
          <w:sz w:val="24"/>
          <w:szCs w:val="24"/>
        </w:rPr>
        <w:t xml:space="preserve"> and </w:t>
      </w:r>
      <w:r>
        <w:rPr>
          <w:rFonts w:ascii="Times New Roman"/>
          <w:i/>
          <w:iCs/>
          <w:sz w:val="24"/>
          <w:szCs w:val="24"/>
        </w:rPr>
        <w:t>formal-out</w:t>
      </w:r>
      <w:r>
        <w:rPr>
          <w:rFonts w:ascii="Times New Roman"/>
          <w:sz w:val="24"/>
          <w:szCs w:val="24"/>
        </w:rPr>
        <w:t xml:space="preserve"> vertex. So the SDG includes two parts, a PDG for the main program, and a procedure dependency graph for each procedure. The second step to construct the SDG is to build transitive dependence edges. This dependent relationship due to the value changing of variables after the calling of a procedure. </w:t>
      </w:r>
      <w:r>
        <w:rPr>
          <w:rFonts w:ascii="Times New Roman"/>
          <w:i/>
          <w:iCs/>
          <w:sz w:val="24"/>
          <w:szCs w:val="24"/>
        </w:rPr>
        <w:t>Subordinate characteristic graphs</w:t>
      </w:r>
      <w:r>
        <w:rPr>
          <w:rFonts w:ascii="Times New Roman"/>
          <w:sz w:val="24"/>
          <w:szCs w:val="24"/>
        </w:rPr>
        <w:t xml:space="preserve"> are used to compute transitive dependencies. This graph depicts the transitive flows between the procedure</w:t>
      </w:r>
      <w:r>
        <w:rPr>
          <w:rFonts w:hAnsi="Times New Roman"/>
          <w:sz w:val="24"/>
          <w:szCs w:val="24"/>
        </w:rPr>
        <w:t>’</w:t>
      </w:r>
      <w:r>
        <w:rPr>
          <w:rFonts w:ascii="Times New Roman"/>
          <w:sz w:val="24"/>
          <w:szCs w:val="24"/>
        </w:rPr>
        <w:t xml:space="preserve">s input and output, and also, the call and return relations between the call site and procedure. To perform an inter-procedural slicing, their algorithm includes two phases that can be derived by starting vertex </w:t>
      </w:r>
      <w:r>
        <w:rPr>
          <w:rFonts w:ascii="Times New Roman"/>
          <w:i/>
          <w:iCs/>
          <w:sz w:val="24"/>
          <w:szCs w:val="24"/>
        </w:rPr>
        <w:t>s</w:t>
      </w:r>
      <w:r>
        <w:rPr>
          <w:rFonts w:ascii="Times New Roman"/>
          <w:sz w:val="24"/>
          <w:szCs w:val="24"/>
        </w:rPr>
        <w:t xml:space="preserve">: first, identify the vertices which can reach </w:t>
      </w:r>
      <w:r>
        <w:rPr>
          <w:rFonts w:ascii="Times New Roman"/>
          <w:i/>
          <w:iCs/>
          <w:sz w:val="24"/>
          <w:szCs w:val="24"/>
        </w:rPr>
        <w:t xml:space="preserve">s </w:t>
      </w:r>
      <w:r>
        <w:rPr>
          <w:rFonts w:ascii="Times New Roman"/>
          <w:sz w:val="24"/>
          <w:szCs w:val="24"/>
        </w:rPr>
        <w:t>without descending into procedure calls, it</w:t>
      </w:r>
      <w:r>
        <w:rPr>
          <w:rFonts w:hAnsi="Times New Roman"/>
          <w:sz w:val="24"/>
          <w:szCs w:val="24"/>
        </w:rPr>
        <w:t>’</w:t>
      </w:r>
      <w:r>
        <w:rPr>
          <w:rFonts w:ascii="Times New Roman"/>
          <w:sz w:val="24"/>
          <w:szCs w:val="24"/>
        </w:rPr>
        <w:t xml:space="preserve">s either in </w:t>
      </w:r>
      <w:r>
        <w:rPr>
          <w:rFonts w:ascii="Times New Roman"/>
          <w:i/>
          <w:iCs/>
          <w:sz w:val="24"/>
          <w:szCs w:val="24"/>
        </w:rPr>
        <w:t>P</w:t>
      </w:r>
      <w:r>
        <w:rPr>
          <w:rFonts w:ascii="Times New Roman"/>
          <w:sz w:val="24"/>
          <w:szCs w:val="24"/>
        </w:rPr>
        <w:t xml:space="preserve"> itself or in the procedure that calls on </w:t>
      </w:r>
      <w:r>
        <w:rPr>
          <w:rFonts w:ascii="Times New Roman"/>
          <w:i/>
          <w:iCs/>
          <w:sz w:val="24"/>
          <w:szCs w:val="24"/>
        </w:rPr>
        <w:t>P</w:t>
      </w:r>
      <w:r>
        <w:rPr>
          <w:rFonts w:ascii="Times New Roman"/>
          <w:sz w:val="24"/>
          <w:szCs w:val="24"/>
        </w:rPr>
        <w:t xml:space="preserve">; second, identify the vertices that can reach s from procedures called by </w:t>
      </w:r>
      <w:r>
        <w:rPr>
          <w:rFonts w:ascii="Times New Roman"/>
          <w:i/>
          <w:iCs/>
          <w:sz w:val="24"/>
          <w:szCs w:val="24"/>
        </w:rPr>
        <w:t>P</w:t>
      </w:r>
      <w:r>
        <w:rPr>
          <w:rFonts w:ascii="Times New Roman"/>
          <w:sz w:val="24"/>
          <w:szCs w:val="24"/>
        </w:rPr>
        <w:t xml:space="preserve"> or from procedures called by procedures that call </w:t>
      </w:r>
      <w:r>
        <w:rPr>
          <w:rFonts w:ascii="Times New Roman"/>
          <w:i/>
          <w:iCs/>
          <w:sz w:val="24"/>
          <w:szCs w:val="24"/>
        </w:rPr>
        <w:t>P</w:t>
      </w:r>
      <w:r>
        <w:rPr>
          <w:rFonts w:ascii="Times New Roman"/>
          <w:sz w:val="24"/>
          <w:szCs w:val="24"/>
        </w:rPr>
        <w:t>. In addition, they also use a data flow analysis when building the procedure dependency graph to identify modified variables and referenced variables. This results in a more accurate slice.</w:t>
      </w:r>
    </w:p>
    <w:p w14:paraId="57D9D1E3"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Later, Lakhotia [22] presents an alteration  algorithm for inter-procedural static slicing on a SDG. Lakhotia</w:t>
      </w:r>
      <w:r>
        <w:rPr>
          <w:rFonts w:hAnsi="Times New Roman"/>
          <w:sz w:val="24"/>
          <w:szCs w:val="24"/>
        </w:rPr>
        <w:t>’</w:t>
      </w:r>
      <w:r>
        <w:rPr>
          <w:rFonts w:ascii="Times New Roman"/>
          <w:sz w:val="24"/>
          <w:szCs w:val="24"/>
        </w:rPr>
        <w:t xml:space="preserve">s approach labels vertices in the SDG with a three-valued vertex tag: </w:t>
      </w:r>
      <w:r>
        <w:rPr>
          <w:rFonts w:hAnsi="Times New Roman"/>
          <w:sz w:val="24"/>
          <w:szCs w:val="24"/>
        </w:rPr>
        <w:t>“</w:t>
      </w:r>
      <w:r w:rsidR="0057338F">
        <w:rPr>
          <w:rFonts w:ascii="Times New Roman" w:eastAsia="Times New Roman" w:hAnsi="Times New Roman"/>
          <w:color w:val="000000"/>
          <w:sz w:val="24"/>
          <w:szCs w:val="24"/>
          <w:u w:color="000000"/>
          <w:lang w:eastAsia="en-US"/>
        </w:rPr>
        <w:pict w14:anchorId="25CACD2E">
          <v:shape id="Picture_x0020_16" o:spid="_x0000_i1043" type="#_x0000_t75" style="width:12pt;height:13.35pt">
            <v:imagedata r:id="rId45" o:title=""/>
          </v:shape>
        </w:pict>
      </w:r>
      <w:r>
        <w:rPr>
          <w:rFonts w:hAnsi="Times New Roman"/>
          <w:sz w:val="24"/>
          <w:szCs w:val="24"/>
        </w:rPr>
        <w:t>”</w:t>
      </w:r>
      <w:r>
        <w:rPr>
          <w:rFonts w:hAnsi="Times New Roman"/>
          <w:sz w:val="24"/>
          <w:szCs w:val="24"/>
        </w:rPr>
        <w:t xml:space="preserve"> </w:t>
      </w:r>
      <w:r>
        <w:rPr>
          <w:rFonts w:ascii="Times New Roman"/>
          <w:sz w:val="24"/>
          <w:szCs w:val="24"/>
        </w:rPr>
        <w:t xml:space="preserve">marks node has not been visited; </w:t>
      </w:r>
      <w:r>
        <w:rPr>
          <w:rFonts w:hAnsi="Times New Roman"/>
          <w:sz w:val="24"/>
          <w:szCs w:val="24"/>
        </w:rPr>
        <w:t>“</w:t>
      </w:r>
      <w:r>
        <w:rPr>
          <w:rFonts w:ascii="Arial Unicode MS" w:eastAsia="Arial Unicode MS" w:hAnsi="Arial Unicode MS" w:cs="Arial Unicode MS" w:hint="eastAsia"/>
          <w:sz w:val="24"/>
          <w:szCs w:val="24"/>
        </w:rPr>
        <w:t>Τ</w:t>
      </w:r>
      <w:r>
        <w:rPr>
          <w:rFonts w:hAnsi="Times New Roman"/>
          <w:sz w:val="24"/>
          <w:szCs w:val="24"/>
        </w:rPr>
        <w:t>”</w:t>
      </w:r>
      <w:r>
        <w:rPr>
          <w:rFonts w:hAnsi="Times New Roman"/>
          <w:sz w:val="24"/>
          <w:szCs w:val="24"/>
        </w:rPr>
        <w:t xml:space="preserve"> </w:t>
      </w:r>
      <w:r>
        <w:rPr>
          <w:rFonts w:ascii="Times New Roman"/>
          <w:sz w:val="24"/>
          <w:szCs w:val="24"/>
        </w:rPr>
        <w:t xml:space="preserve">marks the visited node; </w:t>
      </w:r>
      <w:r>
        <w:rPr>
          <w:rFonts w:hAnsi="Times New Roman"/>
          <w:sz w:val="24"/>
          <w:szCs w:val="24"/>
        </w:rPr>
        <w:t>“</w:t>
      </w:r>
      <w:r>
        <w:rPr>
          <w:rFonts w:hAnsi="Times New Roman"/>
          <w:i/>
          <w:iCs/>
          <w:sz w:val="24"/>
          <w:szCs w:val="24"/>
        </w:rPr>
        <w:t>β</w:t>
      </w:r>
      <w:r>
        <w:rPr>
          <w:rFonts w:hAnsi="Times New Roman"/>
          <w:i/>
          <w:iCs/>
          <w:sz w:val="24"/>
          <w:szCs w:val="24"/>
        </w:rPr>
        <w:t xml:space="preserve"> </w:t>
      </w:r>
      <w:r>
        <w:rPr>
          <w:rFonts w:hAnsi="Times New Roman"/>
          <w:sz w:val="24"/>
          <w:szCs w:val="24"/>
        </w:rPr>
        <w:t>”</w:t>
      </w:r>
      <w:r>
        <w:rPr>
          <w:rFonts w:hAnsi="Times New Roman"/>
          <w:sz w:val="24"/>
          <w:szCs w:val="24"/>
        </w:rPr>
        <w:t xml:space="preserve"> </w:t>
      </w:r>
      <w:r>
        <w:rPr>
          <w:rFonts w:ascii="Times New Roman"/>
          <w:sz w:val="24"/>
          <w:szCs w:val="24"/>
        </w:rPr>
        <w:t xml:space="preserve">indicate a visited node and some of its reachable node should be visited. These tag permits to traverse each edge at most once to get slices. The node in slice labeled with </w:t>
      </w:r>
      <w:r>
        <w:rPr>
          <w:rFonts w:hAnsi="Times New Roman"/>
          <w:sz w:val="24"/>
          <w:szCs w:val="24"/>
        </w:rPr>
        <w:t>“</w:t>
      </w:r>
      <w:r>
        <w:rPr>
          <w:rFonts w:ascii="Arial Unicode MS" w:eastAsia="Arial Unicode MS" w:hAnsi="Arial Unicode MS" w:cs="Arial Unicode MS" w:hint="eastAsia"/>
          <w:sz w:val="24"/>
          <w:szCs w:val="24"/>
        </w:rPr>
        <w:t>Τ</w:t>
      </w:r>
      <w:r>
        <w:rPr>
          <w:rFonts w:hAnsi="Times New Roman"/>
          <w:sz w:val="24"/>
          <w:szCs w:val="24"/>
        </w:rPr>
        <w:t>”</w:t>
      </w:r>
      <w:r>
        <w:rPr>
          <w:rFonts w:hAnsi="Times New Roman"/>
          <w:sz w:val="24"/>
          <w:szCs w:val="24"/>
        </w:rPr>
        <w:t xml:space="preserve"> </w:t>
      </w:r>
      <w:r>
        <w:rPr>
          <w:rFonts w:ascii="Times New Roman"/>
          <w:sz w:val="24"/>
          <w:szCs w:val="24"/>
        </w:rPr>
        <w:t xml:space="preserve">at beginning and all other node is </w:t>
      </w:r>
      <w:r>
        <w:rPr>
          <w:rFonts w:hAnsi="Times New Roman"/>
          <w:sz w:val="24"/>
          <w:szCs w:val="24"/>
        </w:rPr>
        <w:t>“</w:t>
      </w:r>
      <w:r w:rsidR="0057338F">
        <w:rPr>
          <w:rFonts w:ascii="Times New Roman" w:eastAsia="Times New Roman" w:hAnsi="Times New Roman"/>
          <w:color w:val="000000"/>
          <w:sz w:val="24"/>
          <w:szCs w:val="24"/>
          <w:u w:color="000000"/>
          <w:lang w:eastAsia="en-US"/>
        </w:rPr>
        <w:pict w14:anchorId="702E2D5B">
          <v:shape id="Picture_x0020_17" o:spid="_x0000_i1044" type="#_x0000_t75" style="width:12pt;height:13.35pt">
            <v:imagedata r:id="rId45" o:title=""/>
          </v:shape>
        </w:pict>
      </w:r>
      <w:r>
        <w:rPr>
          <w:rFonts w:hAnsi="Times New Roman"/>
          <w:sz w:val="24"/>
          <w:szCs w:val="24"/>
        </w:rPr>
        <w:t>”</w:t>
      </w:r>
      <w:r>
        <w:rPr>
          <w:rFonts w:ascii="Times New Roman"/>
          <w:sz w:val="24"/>
          <w:szCs w:val="24"/>
        </w:rPr>
        <w:t>, and backward slicing algorithm traverse on the node and change the tag value based on operation they configured in algorithm where:</w:t>
      </w:r>
    </w:p>
    <w:p w14:paraId="5A55DD23" w14:textId="77777777" w:rsidR="00B513FC" w:rsidRDefault="0057338F">
      <w:pPr>
        <w:widowControl w:val="0"/>
        <w:spacing w:afterLines="50" w:after="120" w:line="276" w:lineRule="auto"/>
        <w:ind w:firstLine="700"/>
        <w:rPr>
          <w:rFonts w:ascii="Times New Roman" w:eastAsia="Times New Roman" w:hAnsi="Times New Roman"/>
          <w:sz w:val="24"/>
          <w:szCs w:val="24"/>
        </w:rPr>
      </w:pPr>
      <w:r>
        <w:rPr>
          <w:rFonts w:ascii="Times New Roman" w:eastAsia="Times New Roman" w:hAnsi="Times New Roman"/>
          <w:color w:val="000000"/>
          <w:sz w:val="24"/>
          <w:szCs w:val="24"/>
          <w:u w:color="000000"/>
          <w:lang w:eastAsia="en-US"/>
        </w:rPr>
        <w:pict w14:anchorId="368EFF7C">
          <v:shape id="Picture_x0020_18" o:spid="_x0000_i1045" type="#_x0000_t75" style="width:12pt;height:13.35pt">
            <v:imagedata r:id="rId45" o:title=""/>
          </v:shape>
        </w:pict>
      </w:r>
      <w:r>
        <w:rPr>
          <w:rFonts w:ascii="Times New Roman" w:eastAsia="Times New Roman" w:hAnsi="Times New Roman"/>
          <w:color w:val="000000"/>
          <w:kern w:val="2"/>
          <w:sz w:val="24"/>
          <w:szCs w:val="24"/>
          <w:u w:color="000000"/>
          <w:lang w:eastAsia="en-US"/>
        </w:rPr>
        <w:pict w14:anchorId="26EC029A">
          <v:shape id="Picture_x0020_19" o:spid="_x0000_i1046" type="#_x0000_t75" style="width:10pt;height:10pt">
            <v:imagedata r:id="rId46" o:title="" croptop="9941f" cropbottom="15343f" cropleft="3096f" cropright="18940f"/>
          </v:shape>
        </w:pict>
      </w:r>
      <w:r w:rsidR="004F4D39">
        <w:rPr>
          <w:rFonts w:ascii="Times New Roman"/>
          <w:sz w:val="24"/>
          <w:szCs w:val="24"/>
        </w:rPr>
        <w:t xml:space="preserve"> </w:t>
      </w:r>
      <w:r w:rsidR="004F4D39">
        <w:rPr>
          <w:rFonts w:hAnsi="Times New Roman"/>
          <w:i/>
          <w:iCs/>
          <w:sz w:val="24"/>
          <w:szCs w:val="24"/>
        </w:rPr>
        <w:t>β</w:t>
      </w:r>
      <w:r w:rsidR="004F4D39">
        <w:rPr>
          <w:rFonts w:hAnsi="Times New Roman"/>
          <w:i/>
          <w:iCs/>
          <w:sz w:val="24"/>
          <w:szCs w:val="24"/>
        </w:rPr>
        <w:t xml:space="preserve"> </w:t>
      </w:r>
      <w:r w:rsidR="004F4D39">
        <w:rPr>
          <w:rFonts w:ascii="Times New Roman"/>
          <w:i/>
          <w:iCs/>
          <w:sz w:val="24"/>
          <w:szCs w:val="24"/>
        </w:rPr>
        <w:t xml:space="preserve">= </w:t>
      </w:r>
      <w:r w:rsidR="004F4D39">
        <w:rPr>
          <w:rFonts w:hAnsi="Times New Roman"/>
          <w:i/>
          <w:iCs/>
          <w:sz w:val="24"/>
          <w:szCs w:val="24"/>
        </w:rPr>
        <w:t>β</w:t>
      </w:r>
      <w:r w:rsidR="004F4D39">
        <w:rPr>
          <w:rFonts w:hAnsi="Times New Roman"/>
          <w:i/>
          <w:iCs/>
          <w:sz w:val="24"/>
          <w:szCs w:val="24"/>
        </w:rPr>
        <w:t xml:space="preserve"> </w:t>
      </w:r>
      <w:r>
        <w:rPr>
          <w:rFonts w:ascii="Times New Roman" w:eastAsia="Times New Roman" w:hAnsi="Times New Roman"/>
          <w:color w:val="000000"/>
          <w:kern w:val="2"/>
          <w:sz w:val="24"/>
          <w:szCs w:val="24"/>
          <w:u w:color="000000"/>
          <w:lang w:eastAsia="en-US"/>
        </w:rPr>
        <w:pict w14:anchorId="472C9D85">
          <v:shape id="Picture_x0020_20" o:spid="_x0000_i1047" type="#_x0000_t75" style="width:10pt;height:10pt">
            <v:imagedata r:id="rId46" o:title="" croptop="9941f" cropbottom="15343f" cropleft="3096f" cropright="18940f"/>
          </v:shape>
        </w:pict>
      </w:r>
      <w:r>
        <w:rPr>
          <w:rFonts w:ascii="Times New Roman" w:eastAsia="Times New Roman" w:hAnsi="Times New Roman"/>
          <w:color w:val="000000"/>
          <w:kern w:val="2"/>
          <w:sz w:val="24"/>
          <w:szCs w:val="24"/>
          <w:u w:color="000000"/>
          <w:lang w:eastAsia="en-US"/>
        </w:rPr>
        <w:pict w14:anchorId="15A3CD69">
          <v:shape id="Picture_x0020_21" o:spid="_x0000_i1048" type="#_x0000_t75" style="width:12pt;height:13.35pt">
            <v:imagedata r:id="rId45" o:title=""/>
          </v:shape>
        </w:pict>
      </w:r>
      <w:r w:rsidR="004F4D39">
        <w:rPr>
          <w:rFonts w:ascii="Times New Roman"/>
          <w:sz w:val="24"/>
          <w:szCs w:val="24"/>
        </w:rPr>
        <w:t xml:space="preserve">= </w:t>
      </w:r>
      <w:r w:rsidR="004F4D39">
        <w:rPr>
          <w:rFonts w:hAnsi="Times New Roman"/>
          <w:i/>
          <w:iCs/>
          <w:sz w:val="24"/>
          <w:szCs w:val="24"/>
        </w:rPr>
        <w:t>β</w:t>
      </w:r>
      <w:r w:rsidR="004F4D39">
        <w:rPr>
          <w:rFonts w:ascii="Times New Roman"/>
          <w:i/>
          <w:iCs/>
          <w:sz w:val="24"/>
          <w:szCs w:val="24"/>
        </w:rPr>
        <w:t xml:space="preserve">, x </w:t>
      </w:r>
      <w:r>
        <w:rPr>
          <w:rFonts w:ascii="Times New Roman" w:eastAsia="Times New Roman" w:hAnsi="Times New Roman"/>
          <w:color w:val="000000"/>
          <w:kern w:val="2"/>
          <w:sz w:val="24"/>
          <w:szCs w:val="24"/>
          <w:u w:color="000000"/>
          <w:lang w:eastAsia="en-US"/>
        </w:rPr>
        <w:pict w14:anchorId="480C03AB">
          <v:shape id="Picture_x0020_22" o:spid="_x0000_i1049" type="#_x0000_t75" style="width:10pt;height:10pt">
            <v:imagedata r:id="rId46" o:title="" croptop="9941f" cropbottom="15343f" cropleft="3096f" cropright="18940f"/>
          </v:shape>
        </w:pict>
      </w:r>
      <w:r w:rsidR="004F4D39">
        <w:rPr>
          <w:rFonts w:hAnsi="Times New Roman"/>
          <w:sz w:val="24"/>
          <w:szCs w:val="24"/>
        </w:rPr>
        <w:t xml:space="preserve"> </w:t>
      </w:r>
      <w:r w:rsidR="004F4D39">
        <w:rPr>
          <w:rFonts w:ascii="Arial Unicode MS" w:eastAsia="Arial Unicode MS" w:hAnsi="Arial Unicode MS" w:cs="Arial Unicode MS" w:hint="eastAsia"/>
          <w:sz w:val="24"/>
          <w:szCs w:val="24"/>
        </w:rPr>
        <w:t>Τ</w:t>
      </w:r>
      <w:r w:rsidR="004F4D39">
        <w:rPr>
          <w:rFonts w:hAnsi="Times New Roman"/>
          <w:sz w:val="24"/>
          <w:szCs w:val="24"/>
        </w:rPr>
        <w:t xml:space="preserve"> </w:t>
      </w:r>
      <w:r w:rsidR="004F4D39">
        <w:rPr>
          <w:rFonts w:ascii="Times New Roman"/>
          <w:sz w:val="24"/>
          <w:szCs w:val="24"/>
        </w:rPr>
        <w:t xml:space="preserve">= </w:t>
      </w:r>
      <w:r w:rsidR="004F4D39">
        <w:rPr>
          <w:rFonts w:ascii="Arial Unicode MS" w:eastAsia="Arial Unicode MS" w:hAnsi="Arial Unicode MS" w:cs="Arial Unicode MS" w:hint="eastAsia"/>
          <w:sz w:val="24"/>
          <w:szCs w:val="24"/>
        </w:rPr>
        <w:t>Τ</w:t>
      </w:r>
      <w:r w:rsidR="004F4D39">
        <w:rPr>
          <w:rFonts w:hAnsi="Times New Roman"/>
          <w:sz w:val="24"/>
          <w:szCs w:val="24"/>
        </w:rPr>
        <w:t xml:space="preserve"> </w:t>
      </w:r>
      <w:r>
        <w:rPr>
          <w:rFonts w:ascii="Times New Roman" w:eastAsia="Times New Roman" w:hAnsi="Times New Roman"/>
          <w:color w:val="000000"/>
          <w:kern w:val="2"/>
          <w:sz w:val="24"/>
          <w:szCs w:val="24"/>
          <w:u w:color="000000"/>
          <w:lang w:eastAsia="en-US"/>
        </w:rPr>
        <w:pict w14:anchorId="0FF59EC0">
          <v:shape id="Picture_x0020_23" o:spid="_x0000_i1050" type="#_x0000_t75" style="width:10pt;height:10pt">
            <v:imagedata r:id="rId46" o:title="" croptop="9941f" cropbottom="15343f" cropleft="3096f" cropright="18940f"/>
          </v:shape>
        </w:pict>
      </w:r>
      <w:r w:rsidR="004F4D39">
        <w:rPr>
          <w:rFonts w:ascii="Times New Roman"/>
          <w:sz w:val="24"/>
          <w:szCs w:val="24"/>
        </w:rPr>
        <w:t xml:space="preserve"> </w:t>
      </w:r>
      <w:r w:rsidR="004F4D39">
        <w:rPr>
          <w:rFonts w:ascii="Times New Roman"/>
          <w:i/>
          <w:iCs/>
          <w:sz w:val="24"/>
          <w:szCs w:val="24"/>
        </w:rPr>
        <w:t>x</w:t>
      </w:r>
      <w:r w:rsidR="004F4D39">
        <w:rPr>
          <w:rFonts w:ascii="Times New Roman"/>
          <w:sz w:val="24"/>
          <w:szCs w:val="24"/>
        </w:rPr>
        <w:t xml:space="preserve">, and </w:t>
      </w:r>
      <w:r w:rsidR="004F4D39">
        <w:rPr>
          <w:rFonts w:ascii="Times New Roman"/>
          <w:i/>
          <w:iCs/>
          <w:sz w:val="24"/>
          <w:szCs w:val="24"/>
        </w:rPr>
        <w:t>x</w:t>
      </w:r>
      <w:r w:rsidR="004F4D39">
        <w:rPr>
          <w:rFonts w:ascii="Times New Roman"/>
          <w:sz w:val="24"/>
          <w:szCs w:val="24"/>
        </w:rPr>
        <w:t xml:space="preserve"> </w:t>
      </w:r>
      <w:r>
        <w:rPr>
          <w:rFonts w:ascii="Times New Roman" w:eastAsia="Times New Roman" w:hAnsi="Times New Roman"/>
          <w:color w:val="000000"/>
          <w:kern w:val="2"/>
          <w:sz w:val="24"/>
          <w:szCs w:val="24"/>
          <w:u w:color="000000"/>
          <w:lang w:eastAsia="en-US"/>
        </w:rPr>
        <w:pict w14:anchorId="5CD7E73E">
          <v:shape id="Picture_x0020_24" o:spid="_x0000_i1051" type="#_x0000_t75" style="width:10pt;height:10pt">
            <v:imagedata r:id="rId46" o:title="" croptop="9941f" cropbottom="15343f" cropleft="3096f" cropright="18940f"/>
          </v:shape>
        </w:pict>
      </w:r>
      <w:r w:rsidR="004F4D39">
        <w:rPr>
          <w:rFonts w:ascii="Times New Roman"/>
          <w:sz w:val="24"/>
          <w:szCs w:val="24"/>
        </w:rPr>
        <w:t xml:space="preserve"> </w:t>
      </w:r>
      <w:r w:rsidR="004F4D39">
        <w:rPr>
          <w:rFonts w:ascii="Times New Roman"/>
          <w:i/>
          <w:iCs/>
          <w:sz w:val="24"/>
          <w:szCs w:val="24"/>
        </w:rPr>
        <w:t>x</w:t>
      </w:r>
      <w:r w:rsidR="004F4D39">
        <w:rPr>
          <w:rFonts w:ascii="Times New Roman"/>
          <w:sz w:val="24"/>
          <w:szCs w:val="24"/>
        </w:rPr>
        <w:t xml:space="preserve"> = </w:t>
      </w:r>
      <w:r w:rsidR="004F4D39">
        <w:rPr>
          <w:rFonts w:ascii="Times New Roman"/>
          <w:i/>
          <w:iCs/>
          <w:sz w:val="24"/>
          <w:szCs w:val="24"/>
        </w:rPr>
        <w:t>x</w:t>
      </w:r>
      <w:r w:rsidR="004F4D39">
        <w:rPr>
          <w:rFonts w:ascii="Times New Roman"/>
          <w:sz w:val="24"/>
          <w:szCs w:val="24"/>
        </w:rPr>
        <w:t xml:space="preserve">. </w:t>
      </w:r>
    </w:p>
    <w:p w14:paraId="2B11623B"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All the nodes labeled </w:t>
      </w:r>
      <w:r>
        <w:rPr>
          <w:rFonts w:hAnsi="Times New Roman"/>
          <w:i/>
          <w:iCs/>
          <w:sz w:val="24"/>
          <w:szCs w:val="24"/>
        </w:rPr>
        <w:t>β</w:t>
      </w:r>
      <w:r>
        <w:rPr>
          <w:rFonts w:hAnsi="Times New Roman"/>
          <w:i/>
          <w:iCs/>
          <w:sz w:val="24"/>
          <w:szCs w:val="24"/>
        </w:rPr>
        <w:t xml:space="preserve"> </w:t>
      </w:r>
      <w:r>
        <w:rPr>
          <w:rFonts w:ascii="Times New Roman"/>
          <w:sz w:val="24"/>
          <w:szCs w:val="24"/>
        </w:rPr>
        <w:t xml:space="preserve">and </w:t>
      </w:r>
      <w:r>
        <w:rPr>
          <w:rFonts w:ascii="Arial Unicode MS" w:eastAsia="Arial Unicode MS" w:hAnsi="Arial Unicode MS" w:cs="Arial Unicode MS" w:hint="eastAsia"/>
          <w:sz w:val="24"/>
          <w:szCs w:val="24"/>
        </w:rPr>
        <w:t>Τ</w:t>
      </w:r>
      <w:r>
        <w:rPr>
          <w:rFonts w:hAnsi="Times New Roman"/>
          <w:sz w:val="24"/>
          <w:szCs w:val="24"/>
        </w:rPr>
        <w:t xml:space="preserve"> </w:t>
      </w:r>
      <w:r>
        <w:rPr>
          <w:rFonts w:ascii="Times New Roman"/>
          <w:sz w:val="24"/>
          <w:szCs w:val="24"/>
        </w:rPr>
        <w:t xml:space="preserve">in the slice when the algorithm stops. However, it may require to change the value change twice when slice program. In a subsequent study, the SDG is also extended into object-oriented programs [20] to identify reference between classes. Donglin and Mary discuss a SDG [19] based on existing approach[20, 21] that can distinguish data members for different instances of the same class. </w:t>
      </w:r>
    </w:p>
    <w:p w14:paraId="54F23518"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Another approach is also suitable for inter-procedural static slicing </w:t>
      </w:r>
      <w:r>
        <w:rPr>
          <w:rFonts w:ascii="Times New Roman"/>
          <w:sz w:val="24"/>
          <w:szCs w:val="24"/>
        </w:rPr>
        <w:lastRenderedPageBreak/>
        <w:t xml:space="preserve">proposed by Bergerretti and Carre [17], they define a information-flow relations to identify the  information transition statements that can be used to compute slices. In their approach set of variable denoted by </w:t>
      </w:r>
      <w:r>
        <w:rPr>
          <w:rFonts w:ascii="Times New Roman"/>
          <w:i/>
          <w:iCs/>
          <w:sz w:val="24"/>
          <w:szCs w:val="24"/>
        </w:rPr>
        <w:t>V</w:t>
      </w:r>
      <w:r>
        <w:rPr>
          <w:rFonts w:ascii="Times New Roman"/>
          <w:sz w:val="24"/>
          <w:szCs w:val="24"/>
        </w:rPr>
        <w:t xml:space="preserve"> and </w:t>
      </w:r>
      <w:r>
        <w:rPr>
          <w:rFonts w:ascii="Times New Roman"/>
          <w:i/>
          <w:iCs/>
          <w:sz w:val="24"/>
          <w:szCs w:val="24"/>
        </w:rPr>
        <w:t>E</w:t>
      </w:r>
      <w:r>
        <w:rPr>
          <w:rFonts w:ascii="Times New Roman"/>
          <w:sz w:val="24"/>
          <w:szCs w:val="24"/>
        </w:rPr>
        <w:t xml:space="preserve"> denote the set of predict expressions in program. For each statement S, they define three relations between </w:t>
      </w:r>
      <w:r>
        <w:rPr>
          <w:rFonts w:ascii="Times New Roman"/>
          <w:i/>
          <w:iCs/>
          <w:sz w:val="24"/>
          <w:szCs w:val="24"/>
        </w:rPr>
        <w:t>V</w:t>
      </w:r>
      <w:r>
        <w:rPr>
          <w:rFonts w:ascii="Times New Roman"/>
          <w:sz w:val="24"/>
          <w:szCs w:val="24"/>
        </w:rPr>
        <w:t xml:space="preserve"> and </w:t>
      </w:r>
      <w:r>
        <w:rPr>
          <w:rFonts w:ascii="Times New Roman"/>
          <w:i/>
          <w:iCs/>
          <w:sz w:val="24"/>
          <w:szCs w:val="24"/>
        </w:rPr>
        <w:t>E</w:t>
      </w:r>
      <w:r>
        <w:rPr>
          <w:rFonts w:ascii="Times New Roman"/>
          <w:sz w:val="24"/>
          <w:szCs w:val="24"/>
        </w:rPr>
        <w:t>: (e,v)</w:t>
      </w:r>
      <w:r>
        <w:rPr>
          <w:rFonts w:ascii="Times New Roman" w:hint="eastAsia"/>
          <w:sz w:val="24"/>
          <w:szCs w:val="24"/>
        </w:rPr>
        <w:t xml:space="preserve"> </w:t>
      </w:r>
      <w:r w:rsidR="0057338F">
        <w:rPr>
          <w:rFonts w:ascii="Times New Roman" w:eastAsia="Times New Roman" w:hAnsi="Times New Roman"/>
          <w:color w:val="000000"/>
          <w:sz w:val="24"/>
          <w:szCs w:val="24"/>
          <w:u w:color="000000"/>
          <w:lang w:eastAsia="en-US"/>
        </w:rPr>
        <w:pict w14:anchorId="61CF17E7">
          <v:shape id="Picture_x0020_25" o:spid="_x0000_i1052" type="#_x0000_t75" style="width:10pt;height:10pt">
            <v:imagedata r:id="rId47" o:title=""/>
          </v:shape>
        </w:pict>
      </w:r>
      <w:r>
        <w:rPr>
          <w:rFonts w:ascii="Times New Roman" w:hAnsi="Times New Roman" w:hint="eastAsia"/>
          <w:color w:val="000000"/>
          <w:sz w:val="24"/>
          <w:szCs w:val="24"/>
          <w:u w:color="000000"/>
        </w:rPr>
        <w:t xml:space="preserve"> </w:t>
      </w:r>
      <w:r>
        <w:rPr>
          <w:rFonts w:hAnsi="Times New Roman"/>
          <w:sz w:val="24"/>
          <w:szCs w:val="24"/>
        </w:rPr>
        <w:t>λ</w:t>
      </w:r>
      <w:r>
        <w:rPr>
          <w:rFonts w:ascii="Times New Roman"/>
          <w:sz w:val="24"/>
          <w:szCs w:val="24"/>
        </w:rPr>
        <w:t>s if for the value of v on entry to S potentially affects the value computed for e; (e,v)</w:t>
      </w:r>
      <w:r w:rsidR="0057338F">
        <w:rPr>
          <w:rFonts w:ascii="Times New Roman" w:eastAsia="Times New Roman" w:hAnsi="Times New Roman"/>
          <w:color w:val="000000"/>
          <w:sz w:val="24"/>
          <w:szCs w:val="24"/>
          <w:u w:color="000000"/>
          <w:lang w:eastAsia="en-US"/>
        </w:rPr>
        <w:pict w14:anchorId="60D4E5B6">
          <v:shape id="Picture_x0020_26" o:spid="_x0000_i1053" type="#_x0000_t75" style="width:10pt;height:10pt">
            <v:imagedata r:id="rId47" o:title=""/>
          </v:shape>
        </w:pict>
      </w:r>
      <w:r>
        <w:rPr>
          <w:rFonts w:hAnsi="Times New Roman"/>
          <w:sz w:val="24"/>
          <w:szCs w:val="24"/>
        </w:rPr>
        <w:t>μ</w:t>
      </w:r>
      <w:r>
        <w:rPr>
          <w:rFonts w:ascii="Times New Roman"/>
          <w:sz w:val="24"/>
          <w:szCs w:val="24"/>
        </w:rPr>
        <w:t xml:space="preserve">s if the value computed for </w:t>
      </w:r>
      <w:r>
        <w:rPr>
          <w:rFonts w:ascii="Times New Roman"/>
          <w:i/>
          <w:iCs/>
          <w:sz w:val="24"/>
          <w:szCs w:val="24"/>
        </w:rPr>
        <w:t>e</w:t>
      </w:r>
      <w:r>
        <w:rPr>
          <w:rFonts w:ascii="Times New Roman"/>
          <w:sz w:val="24"/>
          <w:szCs w:val="24"/>
        </w:rPr>
        <w:t xml:space="preserve"> potentially affects the value of </w:t>
      </w:r>
      <w:r>
        <w:rPr>
          <w:rFonts w:ascii="Times New Roman"/>
          <w:i/>
          <w:iCs/>
          <w:sz w:val="24"/>
          <w:szCs w:val="24"/>
        </w:rPr>
        <w:t>v</w:t>
      </w:r>
      <w:r>
        <w:rPr>
          <w:rFonts w:ascii="Times New Roman"/>
          <w:sz w:val="24"/>
          <w:szCs w:val="24"/>
        </w:rPr>
        <w:t xml:space="preserve"> on exit from </w:t>
      </w:r>
      <w:r>
        <w:rPr>
          <w:rFonts w:ascii="Times New Roman"/>
          <w:i/>
          <w:iCs/>
          <w:sz w:val="24"/>
          <w:szCs w:val="24"/>
        </w:rPr>
        <w:t>S</w:t>
      </w:r>
      <w:r>
        <w:rPr>
          <w:rFonts w:ascii="Times New Roman"/>
          <w:sz w:val="24"/>
          <w:szCs w:val="24"/>
        </w:rPr>
        <w:t xml:space="preserve">; </w:t>
      </w:r>
      <w:r>
        <w:rPr>
          <w:rFonts w:ascii="Times New Roman"/>
          <w:i/>
          <w:iCs/>
          <w:sz w:val="24"/>
          <w:szCs w:val="24"/>
        </w:rPr>
        <w:t>(e,v)</w:t>
      </w:r>
      <w:r w:rsidR="0057338F">
        <w:rPr>
          <w:rFonts w:ascii="Times New Roman" w:eastAsia="Times New Roman" w:hAnsi="Times New Roman"/>
          <w:i/>
          <w:iCs/>
          <w:color w:val="000000"/>
          <w:kern w:val="2"/>
          <w:sz w:val="24"/>
          <w:szCs w:val="24"/>
          <w:u w:color="000000"/>
          <w:lang w:eastAsia="en-US"/>
        </w:rPr>
        <w:pict w14:anchorId="627D6D6D">
          <v:shape id="Picture_x0020_27" o:spid="_x0000_i1054" type="#_x0000_t75" style="width:10pt;height:10pt">
            <v:imagedata r:id="rId47" o:title=""/>
          </v:shape>
        </w:pict>
      </w:r>
      <w:r>
        <w:rPr>
          <w:rFonts w:hAnsi="Times New Roman"/>
          <w:i/>
          <w:iCs/>
          <w:sz w:val="24"/>
          <w:szCs w:val="24"/>
        </w:rPr>
        <w:t>ρ</w:t>
      </w:r>
      <w:r>
        <w:rPr>
          <w:rFonts w:ascii="Times New Roman"/>
          <w:i/>
          <w:iCs/>
          <w:sz w:val="24"/>
          <w:szCs w:val="24"/>
          <w:vertAlign w:val="subscript"/>
        </w:rPr>
        <w:t>s</w:t>
      </w:r>
      <w:r>
        <w:rPr>
          <w:rFonts w:ascii="Times New Roman"/>
          <w:i/>
          <w:iCs/>
          <w:sz w:val="24"/>
          <w:szCs w:val="24"/>
        </w:rPr>
        <w:t xml:space="preserve"> </w:t>
      </w:r>
      <w:r>
        <w:rPr>
          <w:rFonts w:ascii="Times New Roman"/>
          <w:sz w:val="24"/>
          <w:szCs w:val="24"/>
        </w:rPr>
        <w:t xml:space="preserve">if the value of </w:t>
      </w:r>
      <w:r>
        <w:rPr>
          <w:rFonts w:ascii="Times New Roman"/>
          <w:i/>
          <w:iCs/>
          <w:sz w:val="24"/>
          <w:szCs w:val="24"/>
        </w:rPr>
        <w:t>v</w:t>
      </w:r>
      <w:r>
        <w:rPr>
          <w:rFonts w:ascii="Times New Roman"/>
          <w:sz w:val="24"/>
          <w:szCs w:val="24"/>
        </w:rPr>
        <w:t xml:space="preserve"> on entry to </w:t>
      </w:r>
      <w:r>
        <w:rPr>
          <w:rFonts w:ascii="Times New Roman"/>
          <w:i/>
          <w:iCs/>
          <w:sz w:val="24"/>
          <w:szCs w:val="24"/>
        </w:rPr>
        <w:t>S</w:t>
      </w:r>
      <w:r>
        <w:rPr>
          <w:rFonts w:ascii="Times New Roman"/>
          <w:sz w:val="24"/>
          <w:szCs w:val="24"/>
        </w:rPr>
        <w:t xml:space="preserve"> may affect the value of </w:t>
      </w:r>
      <w:r>
        <w:rPr>
          <w:rFonts w:ascii="Times New Roman"/>
          <w:i/>
          <w:iCs/>
          <w:sz w:val="24"/>
          <w:szCs w:val="24"/>
        </w:rPr>
        <w:t>v</w:t>
      </w:r>
      <w:r>
        <w:rPr>
          <w:rFonts w:hAnsi="Times New Roman"/>
          <w:sz w:val="24"/>
          <w:szCs w:val="24"/>
        </w:rPr>
        <w:t>’</w:t>
      </w:r>
      <w:r>
        <w:rPr>
          <w:rFonts w:hAnsi="Times New Roman"/>
          <w:sz w:val="24"/>
          <w:szCs w:val="24"/>
        </w:rPr>
        <w:t xml:space="preserve"> </w:t>
      </w:r>
      <w:r>
        <w:rPr>
          <w:rFonts w:ascii="Times New Roman"/>
          <w:sz w:val="24"/>
          <w:szCs w:val="24"/>
        </w:rPr>
        <w:t xml:space="preserve">on exit from </w:t>
      </w:r>
      <w:r>
        <w:rPr>
          <w:rFonts w:ascii="Times New Roman"/>
          <w:i/>
          <w:iCs/>
          <w:sz w:val="24"/>
          <w:szCs w:val="24"/>
        </w:rPr>
        <w:t>S</w:t>
      </w:r>
      <w:r>
        <w:rPr>
          <w:rFonts w:ascii="Times New Roman"/>
          <w:sz w:val="24"/>
          <w:szCs w:val="24"/>
        </w:rPr>
        <w:t xml:space="preserve">. They also introduced a notion partial statement denoted as </w:t>
      </w:r>
      <w:r w:rsidR="0057338F">
        <w:rPr>
          <w:rFonts w:ascii="Times New Roman" w:eastAsia="Times New Roman" w:hAnsi="Times New Roman"/>
          <w:color w:val="000000"/>
          <w:kern w:val="2"/>
          <w:sz w:val="24"/>
          <w:szCs w:val="24"/>
          <w:u w:color="000000"/>
          <w:lang w:eastAsia="en-US"/>
        </w:rPr>
        <w:pict w14:anchorId="00DBE789">
          <v:shape id="Picture_x0020_28" o:spid="_x0000_i1055" type="#_x0000_t75" style="width:16pt;height:19.35pt">
            <v:imagedata r:id="rId48" o:title=""/>
          </v:shape>
        </w:pict>
      </w:r>
      <w:r>
        <w:rPr>
          <w:rFonts w:ascii="Times New Roman"/>
          <w:sz w:val="24"/>
          <w:szCs w:val="24"/>
        </w:rPr>
        <w:t xml:space="preserve"> which indicates those value may be used in obtaining the value of </w:t>
      </w:r>
      <w:r>
        <w:rPr>
          <w:rFonts w:ascii="Times New Roman"/>
          <w:i/>
          <w:iCs/>
          <w:sz w:val="24"/>
          <w:szCs w:val="24"/>
        </w:rPr>
        <w:t>v</w:t>
      </w:r>
      <w:r>
        <w:rPr>
          <w:rFonts w:ascii="Times New Roman"/>
          <w:sz w:val="24"/>
          <w:szCs w:val="24"/>
        </w:rPr>
        <w:t xml:space="preserve"> on exist from </w:t>
      </w:r>
      <w:r>
        <w:rPr>
          <w:rFonts w:ascii="Times New Roman"/>
          <w:i/>
          <w:iCs/>
          <w:sz w:val="24"/>
          <w:szCs w:val="24"/>
        </w:rPr>
        <w:t>S</w:t>
      </w:r>
      <w:r>
        <w:rPr>
          <w:rFonts w:ascii="Times New Roman"/>
          <w:sz w:val="24"/>
          <w:szCs w:val="24"/>
        </w:rPr>
        <w:t>. Slices can be got by replacing the those statements doesn</w:t>
      </w:r>
      <w:r>
        <w:rPr>
          <w:rFonts w:hAnsi="Times New Roman"/>
          <w:sz w:val="24"/>
          <w:szCs w:val="24"/>
        </w:rPr>
        <w:t>’</w:t>
      </w:r>
      <w:r>
        <w:rPr>
          <w:rFonts w:ascii="Times New Roman"/>
          <w:sz w:val="24"/>
          <w:szCs w:val="24"/>
        </w:rPr>
        <w:t xml:space="preserve">t contain some member of </w:t>
      </w:r>
      <w:r w:rsidR="0057338F">
        <w:rPr>
          <w:rFonts w:ascii="Times New Roman" w:eastAsia="Times New Roman" w:hAnsi="Times New Roman"/>
          <w:color w:val="000000"/>
          <w:kern w:val="2"/>
          <w:sz w:val="24"/>
          <w:szCs w:val="24"/>
          <w:u w:color="000000"/>
          <w:lang w:eastAsia="en-US"/>
        </w:rPr>
        <w:pict w14:anchorId="0F4E2CB1">
          <v:shape id="Picture_x0020_29" o:spid="_x0000_i1056" type="#_x0000_t75" style="width:16pt;height:19.35pt">
            <v:imagedata r:id="rId48" o:title=""/>
          </v:shape>
        </w:pict>
      </w:r>
      <w:r>
        <w:rPr>
          <w:rFonts w:ascii="Times New Roman"/>
          <w:sz w:val="24"/>
          <w:szCs w:val="24"/>
        </w:rPr>
        <w:t xml:space="preserve"> by an empty statement.</w:t>
      </w:r>
    </w:p>
    <w:p w14:paraId="6AEBB461" w14:textId="77777777" w:rsidR="00B513FC" w:rsidRDefault="00B513FC">
      <w:pPr>
        <w:widowControl w:val="0"/>
        <w:spacing w:afterLines="50" w:after="120" w:line="276" w:lineRule="auto"/>
        <w:rPr>
          <w:rFonts w:ascii="Times New Roman" w:eastAsia="Times New Roman" w:hAnsi="Times New Roman"/>
          <w:sz w:val="24"/>
          <w:szCs w:val="24"/>
        </w:rPr>
      </w:pPr>
    </w:p>
    <w:p w14:paraId="6F73E532" w14:textId="77777777" w:rsidR="00B513FC" w:rsidRDefault="004F4D39">
      <w:pPr>
        <w:widowControl w:val="0"/>
        <w:spacing w:afterLines="50" w:after="120" w:line="276" w:lineRule="auto"/>
        <w:rPr>
          <w:rFonts w:ascii="Times New Roman" w:eastAsia="Times New Roman" w:hAnsi="Times New Roman"/>
          <w:b/>
          <w:bCs/>
          <w:i/>
          <w:iCs/>
          <w:sz w:val="24"/>
          <w:szCs w:val="24"/>
        </w:rPr>
      </w:pPr>
      <w:r>
        <w:rPr>
          <w:rFonts w:ascii="Times New Roman"/>
          <w:b/>
          <w:bCs/>
          <w:i/>
          <w:iCs/>
          <w:sz w:val="24"/>
          <w:szCs w:val="24"/>
        </w:rPr>
        <w:t>Unstructured control flow</w:t>
      </w:r>
    </w:p>
    <w:p w14:paraId="4C2CA806"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The approach of program slicing introduced above compute the projection for structured control flow. In [23], Ball and Horwitz point out the previous approach[1, 2, 7] is failure to deal with unstructured control flow, such as a unconditional jump statement </w:t>
      </w:r>
      <w:r>
        <w:rPr>
          <w:rFonts w:ascii="Times New Roman"/>
          <w:b/>
          <w:bCs/>
          <w:sz w:val="24"/>
          <w:szCs w:val="24"/>
        </w:rPr>
        <w:t>break</w:t>
      </w:r>
      <w:r>
        <w:rPr>
          <w:rFonts w:ascii="Times New Roman"/>
          <w:sz w:val="24"/>
          <w:szCs w:val="24"/>
        </w:rPr>
        <w:t xml:space="preserve">. Their solution to this problem is construct a PDG on top of an augmented CFG in which a unconditional jump (i.e, </w:t>
      </w:r>
      <w:r>
        <w:rPr>
          <w:rFonts w:ascii="Times New Roman"/>
          <w:b/>
          <w:bCs/>
          <w:sz w:val="24"/>
          <w:szCs w:val="24"/>
        </w:rPr>
        <w:t>break</w:t>
      </w:r>
      <w:r>
        <w:rPr>
          <w:rFonts w:ascii="Times New Roman"/>
          <w:sz w:val="24"/>
          <w:szCs w:val="24"/>
        </w:rPr>
        <w:t xml:space="preserve">, </w:t>
      </w:r>
      <w:r>
        <w:rPr>
          <w:rFonts w:ascii="Times New Roman"/>
          <w:b/>
          <w:bCs/>
          <w:sz w:val="24"/>
          <w:szCs w:val="24"/>
        </w:rPr>
        <w:t>goto</w:t>
      </w:r>
      <w:r>
        <w:rPr>
          <w:rFonts w:ascii="Times New Roman"/>
          <w:sz w:val="24"/>
          <w:szCs w:val="24"/>
        </w:rPr>
        <w:t xml:space="preserve">, </w:t>
      </w:r>
      <w:r>
        <w:rPr>
          <w:rFonts w:ascii="Times New Roman"/>
          <w:b/>
          <w:bCs/>
          <w:sz w:val="24"/>
          <w:szCs w:val="24"/>
        </w:rPr>
        <w:t>halt</w:t>
      </w:r>
      <w:r>
        <w:rPr>
          <w:rFonts w:ascii="Times New Roman"/>
          <w:sz w:val="24"/>
          <w:szCs w:val="24"/>
        </w:rPr>
        <w:t>) is represented as a</w:t>
      </w:r>
      <w:r>
        <w:rPr>
          <w:rFonts w:ascii="Times New Roman"/>
          <w:i/>
          <w:iCs/>
          <w:sz w:val="24"/>
          <w:szCs w:val="24"/>
        </w:rPr>
        <w:t xml:space="preserve"> pseudo-predicate</w:t>
      </w:r>
      <w:r>
        <w:rPr>
          <w:rFonts w:ascii="Times New Roman"/>
          <w:sz w:val="24"/>
          <w:szCs w:val="24"/>
        </w:rPr>
        <w:t xml:space="preserve"> vertex. The value of </w:t>
      </w:r>
      <w:r>
        <w:rPr>
          <w:rFonts w:ascii="Times New Roman"/>
          <w:i/>
          <w:iCs/>
          <w:sz w:val="24"/>
          <w:szCs w:val="24"/>
        </w:rPr>
        <w:t>pseudo-predicate</w:t>
      </w:r>
      <w:r>
        <w:rPr>
          <w:rFonts w:ascii="Times New Roman"/>
          <w:sz w:val="24"/>
          <w:szCs w:val="24"/>
        </w:rPr>
        <w:t xml:space="preserve"> vertex is always set true, and its true-successor is the target of jump; its false-successor indicate the jump statement is continuation. Similar with Ottenstein</w:t>
      </w:r>
      <w:r>
        <w:rPr>
          <w:rFonts w:hAnsi="Times New Roman"/>
          <w:sz w:val="24"/>
          <w:szCs w:val="24"/>
        </w:rPr>
        <w:t>’</w:t>
      </w:r>
      <w:r>
        <w:rPr>
          <w:rFonts w:ascii="Times New Roman"/>
          <w:sz w:val="24"/>
          <w:szCs w:val="24"/>
        </w:rPr>
        <w:t xml:space="preserve">s approach, the slicing is graph reachability problem. </w:t>
      </w:r>
    </w:p>
    <w:p w14:paraId="6836C791"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Choi and Ferrante [25] represented two methods to deal with </w:t>
      </w:r>
      <w:r>
        <w:rPr>
          <w:rFonts w:ascii="Times New Roman"/>
          <w:b/>
          <w:bCs/>
          <w:sz w:val="24"/>
          <w:szCs w:val="24"/>
        </w:rPr>
        <w:t>goto</w:t>
      </w:r>
      <w:r>
        <w:rPr>
          <w:rFonts w:ascii="Times New Roman"/>
          <w:sz w:val="24"/>
          <w:szCs w:val="24"/>
        </w:rPr>
        <w:t xml:space="preserve"> statement. As same as [23], their first method is to build augmented program dependency graph base on augmented CFG. Choi and Ferrante extend augmented CFG with </w:t>
      </w:r>
      <w:r>
        <w:rPr>
          <w:rFonts w:ascii="Times New Roman"/>
          <w:i/>
          <w:iCs/>
          <w:sz w:val="24"/>
          <w:szCs w:val="24"/>
        </w:rPr>
        <w:t>fall-through</w:t>
      </w:r>
      <w:r>
        <w:rPr>
          <w:rFonts w:ascii="Times New Roman"/>
          <w:sz w:val="24"/>
          <w:szCs w:val="24"/>
        </w:rPr>
        <w:t xml:space="preserve"> edge. Informally, a </w:t>
      </w:r>
      <w:r>
        <w:rPr>
          <w:rFonts w:ascii="Times New Roman"/>
          <w:i/>
          <w:iCs/>
          <w:sz w:val="24"/>
          <w:szCs w:val="24"/>
        </w:rPr>
        <w:t>fall-through</w:t>
      </w:r>
      <w:r>
        <w:rPr>
          <w:rFonts w:ascii="Times New Roman"/>
          <w:sz w:val="24"/>
          <w:szCs w:val="24"/>
        </w:rPr>
        <w:t xml:space="preserve"> edge between two statement S</w:t>
      </w:r>
      <w:r>
        <w:rPr>
          <w:rFonts w:ascii="Times New Roman"/>
          <w:sz w:val="24"/>
          <w:szCs w:val="24"/>
          <w:vertAlign w:val="subscript"/>
        </w:rPr>
        <w:t xml:space="preserve">i </w:t>
      </w:r>
      <w:r>
        <w:rPr>
          <w:rFonts w:ascii="Times New Roman"/>
          <w:sz w:val="24"/>
          <w:szCs w:val="24"/>
        </w:rPr>
        <w:t>and S</w:t>
      </w:r>
      <w:r>
        <w:rPr>
          <w:rFonts w:ascii="Times New Roman"/>
          <w:sz w:val="24"/>
          <w:szCs w:val="24"/>
          <w:vertAlign w:val="subscript"/>
        </w:rPr>
        <w:t>j</w:t>
      </w:r>
      <w:r>
        <w:rPr>
          <w:rFonts w:ascii="Times New Roman"/>
          <w:sz w:val="24"/>
          <w:szCs w:val="24"/>
        </w:rPr>
        <w:t xml:space="preserve"> indicates a relationship: if S</w:t>
      </w:r>
      <w:r>
        <w:rPr>
          <w:rFonts w:ascii="Times New Roman"/>
          <w:sz w:val="24"/>
          <w:szCs w:val="24"/>
          <w:vertAlign w:val="subscript"/>
        </w:rPr>
        <w:t>i</w:t>
      </w:r>
      <w:r>
        <w:rPr>
          <w:rFonts w:ascii="Times New Roman"/>
          <w:sz w:val="24"/>
          <w:szCs w:val="24"/>
        </w:rPr>
        <w:t xml:space="preserve"> is replaced by </w:t>
      </w:r>
      <w:r>
        <w:rPr>
          <w:rFonts w:ascii="Times New Roman"/>
          <w:b/>
          <w:bCs/>
          <w:sz w:val="24"/>
          <w:szCs w:val="24"/>
        </w:rPr>
        <w:t>null</w:t>
      </w:r>
      <w:r>
        <w:rPr>
          <w:rFonts w:ascii="Times New Roman"/>
          <w:sz w:val="24"/>
          <w:szCs w:val="24"/>
        </w:rPr>
        <w:t xml:space="preserve"> statement, the program control flow coming into S</w:t>
      </w:r>
      <w:r>
        <w:rPr>
          <w:rFonts w:ascii="Times New Roman"/>
          <w:sz w:val="24"/>
          <w:szCs w:val="24"/>
          <w:vertAlign w:val="subscript"/>
        </w:rPr>
        <w:t>i</w:t>
      </w:r>
      <w:r>
        <w:rPr>
          <w:rFonts w:ascii="Times New Roman"/>
          <w:sz w:val="24"/>
          <w:szCs w:val="24"/>
        </w:rPr>
        <w:t xml:space="preserve"> would be forwarded to S</w:t>
      </w:r>
      <w:r>
        <w:rPr>
          <w:rFonts w:ascii="Times New Roman"/>
          <w:sz w:val="24"/>
          <w:szCs w:val="24"/>
          <w:vertAlign w:val="subscript"/>
        </w:rPr>
        <w:t>j</w:t>
      </w:r>
      <w:r>
        <w:rPr>
          <w:rFonts w:ascii="Times New Roman"/>
          <w:sz w:val="24"/>
          <w:szCs w:val="24"/>
        </w:rPr>
        <w:t xml:space="preserve">. The notion </w:t>
      </w:r>
      <w:r>
        <w:rPr>
          <w:rFonts w:ascii="Times New Roman"/>
          <w:i/>
          <w:iCs/>
          <w:sz w:val="24"/>
          <w:szCs w:val="24"/>
        </w:rPr>
        <w:t>fall-through</w:t>
      </w:r>
      <w:r>
        <w:rPr>
          <w:rFonts w:ascii="Times New Roman"/>
          <w:sz w:val="24"/>
          <w:szCs w:val="24"/>
        </w:rPr>
        <w:t xml:space="preserve"> edge is renamed by </w:t>
      </w:r>
      <w:r>
        <w:rPr>
          <w:rFonts w:ascii="Times New Roman"/>
          <w:i/>
          <w:iCs/>
          <w:sz w:val="24"/>
          <w:szCs w:val="24"/>
        </w:rPr>
        <w:t>lexical successor</w:t>
      </w:r>
      <w:r>
        <w:rPr>
          <w:rFonts w:ascii="Times New Roman"/>
          <w:sz w:val="24"/>
          <w:szCs w:val="24"/>
        </w:rPr>
        <w:t xml:space="preserve"> in [28]. A </w:t>
      </w:r>
      <w:r>
        <w:rPr>
          <w:rFonts w:ascii="Times New Roman"/>
          <w:i/>
          <w:iCs/>
          <w:sz w:val="24"/>
          <w:szCs w:val="24"/>
        </w:rPr>
        <w:t>fall-through</w:t>
      </w:r>
      <w:r>
        <w:rPr>
          <w:rFonts w:ascii="Times New Roman"/>
          <w:sz w:val="24"/>
          <w:szCs w:val="24"/>
        </w:rPr>
        <w:t xml:space="preserve"> edge is used to capture the relevant control dependent when the </w:t>
      </w:r>
      <w:r>
        <w:rPr>
          <w:rFonts w:ascii="Times New Roman"/>
          <w:b/>
          <w:bCs/>
          <w:sz w:val="24"/>
          <w:szCs w:val="24"/>
        </w:rPr>
        <w:t>goto</w:t>
      </w:r>
      <w:r>
        <w:rPr>
          <w:rFonts w:ascii="Times New Roman"/>
          <w:sz w:val="24"/>
          <w:szCs w:val="24"/>
        </w:rPr>
        <w:t xml:space="preserve"> statement is deleted. Their testing example shows the augmented slice may contain statements that don</w:t>
      </w:r>
      <w:r>
        <w:rPr>
          <w:rFonts w:hAnsi="Times New Roman"/>
          <w:sz w:val="24"/>
          <w:szCs w:val="24"/>
        </w:rPr>
        <w:t>’</w:t>
      </w:r>
      <w:r>
        <w:rPr>
          <w:rFonts w:ascii="Times New Roman"/>
          <w:sz w:val="24"/>
          <w:szCs w:val="24"/>
        </w:rPr>
        <w:t xml:space="preserve">t affect the statement for which the slice is computed. After analysis the disadvantage of this method, Choi and Ferrante proposed the second method that computes smaller slice as the executable slice by remove </w:t>
      </w:r>
      <w:r>
        <w:rPr>
          <w:rFonts w:ascii="Times New Roman"/>
          <w:sz w:val="24"/>
          <w:szCs w:val="24"/>
        </w:rPr>
        <w:lastRenderedPageBreak/>
        <w:t xml:space="preserve">redundant cascaded </w:t>
      </w:r>
      <w:r>
        <w:rPr>
          <w:rFonts w:ascii="Times New Roman"/>
          <w:b/>
          <w:bCs/>
          <w:sz w:val="24"/>
          <w:szCs w:val="24"/>
        </w:rPr>
        <w:t>goto</w:t>
      </w:r>
      <w:r>
        <w:rPr>
          <w:rFonts w:ascii="Times New Roman"/>
          <w:sz w:val="24"/>
          <w:szCs w:val="24"/>
        </w:rPr>
        <w:t xml:space="preserve"> statement. In this method, they define a new kind of slice named </w:t>
      </w:r>
      <w:r>
        <w:rPr>
          <w:rFonts w:ascii="Times New Roman"/>
          <w:i/>
          <w:iCs/>
          <w:sz w:val="24"/>
          <w:szCs w:val="24"/>
        </w:rPr>
        <w:t>CFG slice</w:t>
      </w:r>
      <w:r>
        <w:rPr>
          <w:rFonts w:ascii="Times New Roman"/>
          <w:sz w:val="24"/>
          <w:szCs w:val="24"/>
        </w:rPr>
        <w:t xml:space="preserve">. </w:t>
      </w:r>
      <w:r>
        <w:rPr>
          <w:rFonts w:ascii="Times New Roman"/>
          <w:i/>
          <w:iCs/>
          <w:sz w:val="24"/>
          <w:szCs w:val="24"/>
        </w:rPr>
        <w:t>CFG slice</w:t>
      </w:r>
      <w:r>
        <w:rPr>
          <w:rFonts w:ascii="Times New Roman"/>
          <w:sz w:val="24"/>
          <w:szCs w:val="24"/>
        </w:rPr>
        <w:t xml:space="preserve"> is extract from CFG that includes nodes from which there is a path to the statement to compute slice. The executable slice is out of classical PDG and </w:t>
      </w:r>
      <w:r>
        <w:rPr>
          <w:rFonts w:ascii="Times New Roman"/>
          <w:i/>
          <w:iCs/>
          <w:sz w:val="24"/>
          <w:szCs w:val="24"/>
        </w:rPr>
        <w:t xml:space="preserve">CFG slice </w:t>
      </w:r>
      <w:r>
        <w:rPr>
          <w:rFonts w:ascii="Times New Roman"/>
          <w:sz w:val="24"/>
          <w:szCs w:val="24"/>
        </w:rPr>
        <w:t>by replaced with each statement</w:t>
      </w:r>
      <w:r>
        <w:rPr>
          <w:rFonts w:hAnsi="Times New Roman"/>
          <w:sz w:val="24"/>
          <w:szCs w:val="24"/>
        </w:rPr>
        <w:t>’</w:t>
      </w:r>
      <w:r>
        <w:rPr>
          <w:rFonts w:ascii="Times New Roman"/>
          <w:sz w:val="24"/>
          <w:szCs w:val="24"/>
        </w:rPr>
        <w:t>s immediate post-dominator.</w:t>
      </w:r>
    </w:p>
    <w:p w14:paraId="1892FA44"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Another PDG-based static slicing algorithm for unstructured flow is proposed by Agrawal [28]. Agrawal demonstrated the conventional slicing algorithm (refers to slicing algorithm for classic PDG) is easy to be extended with conditional jump statement in the form of </w:t>
      </w:r>
      <w:r>
        <w:rPr>
          <w:rFonts w:ascii="Times New Roman"/>
          <w:b/>
          <w:bCs/>
          <w:sz w:val="24"/>
          <w:szCs w:val="24"/>
        </w:rPr>
        <w:t>if</w:t>
      </w:r>
      <w:r>
        <w:rPr>
          <w:rFonts w:ascii="Times New Roman"/>
          <w:sz w:val="24"/>
          <w:szCs w:val="24"/>
        </w:rPr>
        <w:t xml:space="preserve"> P </w:t>
      </w:r>
      <w:r>
        <w:rPr>
          <w:rFonts w:ascii="Times New Roman"/>
          <w:b/>
          <w:bCs/>
          <w:sz w:val="24"/>
          <w:szCs w:val="24"/>
        </w:rPr>
        <w:t>then goto</w:t>
      </w:r>
      <w:r>
        <w:rPr>
          <w:rFonts w:ascii="Times New Roman"/>
          <w:sz w:val="24"/>
          <w:szCs w:val="24"/>
        </w:rPr>
        <w:t xml:space="preserve"> L: if the predicate P is in included in the slice because there is other statement control dependent on it, then the associated jump statement L must be included in the slice. In the case of unconditional jump statement, </w:t>
      </w:r>
    </w:p>
    <w:p w14:paraId="5997CE74"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Agrawal found the way to determine a statement in a slice by: if and only if the the nearest post-dominator and nearest lexcial successor of statement J is different, then J must be included in the slice. A statement S</w:t>
      </w:r>
      <w:r>
        <w:rPr>
          <w:rFonts w:hAnsi="Times New Roman"/>
          <w:sz w:val="24"/>
          <w:szCs w:val="24"/>
        </w:rPr>
        <w:t>’</w:t>
      </w:r>
      <w:r>
        <w:rPr>
          <w:rFonts w:hAnsi="Times New Roman"/>
          <w:sz w:val="24"/>
          <w:szCs w:val="24"/>
        </w:rPr>
        <w:t xml:space="preserve"> </w:t>
      </w:r>
      <w:r>
        <w:rPr>
          <w:rFonts w:ascii="Times New Roman"/>
          <w:sz w:val="24"/>
          <w:szCs w:val="24"/>
        </w:rPr>
        <w:t>is post-dominator of another statement S, when every path from S to exist contains S</w:t>
      </w:r>
      <w:r>
        <w:rPr>
          <w:rFonts w:hAnsi="Times New Roman"/>
          <w:sz w:val="24"/>
          <w:szCs w:val="24"/>
        </w:rPr>
        <w:t>’</w:t>
      </w:r>
      <w:r>
        <w:rPr>
          <w:rFonts w:ascii="Times New Roman"/>
          <w:sz w:val="24"/>
          <w:szCs w:val="24"/>
        </w:rPr>
        <w:t>[35]. Considering a sequence of statements S</w:t>
      </w:r>
      <w:r>
        <w:rPr>
          <w:rFonts w:ascii="Times New Roman"/>
          <w:sz w:val="24"/>
          <w:szCs w:val="24"/>
          <w:vertAlign w:val="subscript"/>
        </w:rPr>
        <w:t>1</w:t>
      </w:r>
      <w:r>
        <w:rPr>
          <w:rFonts w:ascii="Times New Roman"/>
          <w:sz w:val="24"/>
          <w:szCs w:val="24"/>
        </w:rPr>
        <w:t>, S</w:t>
      </w:r>
      <w:r>
        <w:rPr>
          <w:rFonts w:ascii="Times New Roman"/>
          <w:sz w:val="24"/>
          <w:szCs w:val="24"/>
          <w:vertAlign w:val="subscript"/>
        </w:rPr>
        <w:t>2</w:t>
      </w:r>
      <w:r>
        <w:rPr>
          <w:rFonts w:ascii="Times New Roman"/>
          <w:sz w:val="24"/>
          <w:szCs w:val="24"/>
        </w:rPr>
        <w:t>, S</w:t>
      </w:r>
      <w:r>
        <w:rPr>
          <w:rFonts w:ascii="Times New Roman"/>
          <w:sz w:val="24"/>
          <w:szCs w:val="24"/>
          <w:vertAlign w:val="subscript"/>
        </w:rPr>
        <w:t>3</w:t>
      </w:r>
      <w:r>
        <w:rPr>
          <w:rFonts w:ascii="Times New Roman"/>
          <w:sz w:val="24"/>
          <w:szCs w:val="24"/>
        </w:rPr>
        <w:t xml:space="preserve"> in original program, if nearest post-dominator of S</w:t>
      </w:r>
      <w:r>
        <w:rPr>
          <w:rFonts w:ascii="Times New Roman"/>
          <w:sz w:val="24"/>
          <w:szCs w:val="24"/>
          <w:vertAlign w:val="subscript"/>
        </w:rPr>
        <w:t>2</w:t>
      </w:r>
      <w:r>
        <w:rPr>
          <w:rFonts w:ascii="Times New Roman"/>
          <w:sz w:val="24"/>
          <w:szCs w:val="24"/>
        </w:rPr>
        <w:t xml:space="preserve"> is different with nearest lexcial successor, it means exclude S</w:t>
      </w:r>
      <w:r>
        <w:rPr>
          <w:rFonts w:ascii="Times New Roman"/>
          <w:sz w:val="24"/>
          <w:szCs w:val="24"/>
          <w:vertAlign w:val="subscript"/>
        </w:rPr>
        <w:t>3</w:t>
      </w:r>
      <w:r>
        <w:rPr>
          <w:rFonts w:ascii="Times New Roman"/>
          <w:sz w:val="24"/>
          <w:szCs w:val="24"/>
        </w:rPr>
        <w:t>, S</w:t>
      </w:r>
      <w:r>
        <w:rPr>
          <w:rFonts w:ascii="Times New Roman"/>
          <w:sz w:val="24"/>
          <w:szCs w:val="24"/>
          <w:vertAlign w:val="subscript"/>
        </w:rPr>
        <w:t>2</w:t>
      </w:r>
      <w:r>
        <w:rPr>
          <w:rFonts w:ascii="Times New Roman"/>
          <w:sz w:val="24"/>
          <w:szCs w:val="24"/>
        </w:rPr>
        <w:t xml:space="preserve"> cause control jump to elsewhere. In this case S</w:t>
      </w:r>
      <w:r>
        <w:rPr>
          <w:rFonts w:ascii="Times New Roman"/>
          <w:sz w:val="24"/>
          <w:szCs w:val="24"/>
          <w:vertAlign w:val="subscript"/>
        </w:rPr>
        <w:t>2</w:t>
      </w:r>
      <w:r>
        <w:rPr>
          <w:rFonts w:ascii="Times New Roman"/>
          <w:sz w:val="24"/>
          <w:szCs w:val="24"/>
        </w:rPr>
        <w:t xml:space="preserve"> is unconditional jump statement in original program, omit S</w:t>
      </w:r>
      <w:r>
        <w:rPr>
          <w:rFonts w:ascii="Times New Roman"/>
          <w:sz w:val="24"/>
          <w:szCs w:val="24"/>
          <w:vertAlign w:val="subscript"/>
        </w:rPr>
        <w:t>2</w:t>
      </w:r>
      <w:r>
        <w:rPr>
          <w:rFonts w:ascii="Times New Roman"/>
          <w:sz w:val="24"/>
          <w:szCs w:val="24"/>
        </w:rPr>
        <w:t xml:space="preserve"> from the slice will cause the control always transfer from S</w:t>
      </w:r>
      <w:r>
        <w:rPr>
          <w:rFonts w:ascii="Times New Roman"/>
          <w:sz w:val="24"/>
          <w:szCs w:val="24"/>
          <w:vertAlign w:val="subscript"/>
        </w:rPr>
        <w:t>1</w:t>
      </w:r>
      <w:r>
        <w:rPr>
          <w:rFonts w:ascii="Times New Roman"/>
          <w:sz w:val="24"/>
          <w:szCs w:val="24"/>
        </w:rPr>
        <w:t xml:space="preserve"> to S</w:t>
      </w:r>
      <w:r>
        <w:rPr>
          <w:rFonts w:ascii="Times New Roman"/>
          <w:sz w:val="24"/>
          <w:szCs w:val="24"/>
          <w:vertAlign w:val="subscript"/>
        </w:rPr>
        <w:t>3</w:t>
      </w:r>
      <w:r>
        <w:rPr>
          <w:rFonts w:ascii="Times New Roman"/>
          <w:sz w:val="24"/>
          <w:szCs w:val="24"/>
        </w:rPr>
        <w:t>. Agrawal distinguished structured jump statement if its target statement is also its lexical successor. The property of structured jump ensure a single traversal of the post-dominator tree is sufficient to obtain correct slice. Second, if a predicate statement is in slice by conventional slicing algorithm, the jump statement directly dependent on it will be also included in the slice.</w:t>
      </w:r>
    </w:p>
    <w:p w14:paraId="2FD82A7C" w14:textId="77777777" w:rsidR="00B513FC" w:rsidRDefault="00B513FC">
      <w:pPr>
        <w:widowControl w:val="0"/>
        <w:spacing w:afterLines="50" w:after="120" w:line="276" w:lineRule="auto"/>
        <w:rPr>
          <w:rFonts w:ascii="Times New Roman" w:eastAsia="Times New Roman" w:hAnsi="Times New Roman"/>
          <w:sz w:val="24"/>
          <w:szCs w:val="24"/>
        </w:rPr>
      </w:pPr>
    </w:p>
    <w:p w14:paraId="12E29192" w14:textId="77777777" w:rsidR="00B513FC" w:rsidRDefault="004F4D39">
      <w:pPr>
        <w:widowControl w:val="0"/>
        <w:spacing w:afterLines="50" w:after="120" w:line="276" w:lineRule="auto"/>
        <w:rPr>
          <w:rFonts w:ascii="Times New Roman" w:eastAsia="Times New Roman" w:hAnsi="Times New Roman"/>
          <w:b/>
          <w:bCs/>
          <w:i/>
          <w:iCs/>
          <w:sz w:val="24"/>
          <w:szCs w:val="24"/>
        </w:rPr>
      </w:pPr>
      <w:r>
        <w:rPr>
          <w:rFonts w:ascii="Times New Roman"/>
          <w:b/>
          <w:bCs/>
          <w:i/>
          <w:iCs/>
          <w:sz w:val="24"/>
          <w:szCs w:val="24"/>
        </w:rPr>
        <w:t>Composite variables and pointer</w:t>
      </w:r>
    </w:p>
    <w:p w14:paraId="18F73C33"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In order to construct flow dependences for pointers, aliasing which refers to the phenomenon of two or more variables point to the same memory location has to be determined. The James R. and David proposed [29] algorithm use symbolic execution to construct aliasing identical list. They define two type of address: address for static object and address for dynamic object. Address for dynamic object enable to keep indirect assignment through dynamic address can be treated as assignment to array.  Their algorithm consists of two phases. In the fisrt step, extract Pointer State Subgraph (PSS) by deleting the nodes in CFG without  pointer value, </w:t>
      </w:r>
      <w:r>
        <w:rPr>
          <w:rFonts w:ascii="Times New Roman"/>
          <w:sz w:val="24"/>
          <w:szCs w:val="24"/>
        </w:rPr>
        <w:lastRenderedPageBreak/>
        <w:t>and also deleting the branch node under the node being deleted, then repeat propagate address from address creation node to all successor on PSS. Second, the point state information we get in first step is used to determine which statements should be included in a slice[34].</w:t>
      </w:r>
    </w:p>
    <w:p w14:paraId="5FCD1FCE"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5B4A1347" w14:textId="77777777" w:rsidR="00B513FC" w:rsidRDefault="004F4D39">
      <w:pPr>
        <w:widowControl w:val="0"/>
        <w:spacing w:afterLines="50" w:after="120" w:line="276" w:lineRule="auto"/>
        <w:rPr>
          <w:rFonts w:ascii="Times New Roman" w:eastAsia="Times New Roman" w:hAnsi="Times New Roman"/>
          <w:b/>
          <w:bCs/>
          <w:sz w:val="24"/>
          <w:szCs w:val="24"/>
        </w:rPr>
      </w:pPr>
      <w:r>
        <w:rPr>
          <w:rFonts w:ascii="Times New Roman"/>
          <w:b/>
          <w:bCs/>
          <w:sz w:val="24"/>
          <w:szCs w:val="24"/>
        </w:rPr>
        <w:t>Concurrency</w:t>
      </w:r>
    </w:p>
    <w:p w14:paraId="43D264C8" w14:textId="77777777" w:rsidR="00B513FC" w:rsidRDefault="004F4D39">
      <w:pPr>
        <w:widowControl w:val="0"/>
        <w:spacing w:afterLines="50" w:after="120" w:line="276" w:lineRule="auto"/>
        <w:jc w:val="both"/>
        <w:rPr>
          <w:rFonts w:ascii="Times New Roman"/>
          <w:sz w:val="24"/>
          <w:szCs w:val="24"/>
        </w:rPr>
      </w:pPr>
      <w:r>
        <w:rPr>
          <w:rFonts w:ascii="Times New Roman"/>
          <w:sz w:val="24"/>
          <w:szCs w:val="24"/>
        </w:rPr>
        <w:t xml:space="preserve">Multiple flows, synchronization, communication, non-deterministic selection make it more difficult to identify primary program dependences in concurrent programs. Cheng introduced a graph-theoretical approach[31] for concurrent program slicing based on his previous work. Nondeterministic parallel control-flow net introduced in [31] is used to represent control flows, and can be bundled with information concerning definitions and the uses of variables and communication channels. In addition to data and control dependency, Cheng defines selection dependency, synchronization dependency, communication dependency to construct </w:t>
      </w:r>
      <w:r>
        <w:rPr>
          <w:rFonts w:ascii="Times New Roman"/>
          <w:i/>
          <w:iCs/>
          <w:sz w:val="24"/>
          <w:szCs w:val="24"/>
        </w:rPr>
        <w:t xml:space="preserve">Program Dependence Net </w:t>
      </w:r>
      <w:r>
        <w:rPr>
          <w:rFonts w:ascii="Times New Roman"/>
          <w:sz w:val="24"/>
          <w:szCs w:val="24"/>
        </w:rPr>
        <w:t>(PDN). Selection dependency is a kind of control dependency involves non-deterministic selection statement; synchronization dependency reflect the synchronous execution between two statement; communication dependency corresponds to modification of a variable at a point directly has influence on the value of a variable at another point via interprocess communication. Program slicing is a depth-first or breadth-first graph traversal algorithm  on PDN. In final, Cheng also discuss how to alter his algorithm into dynamic slicing and forward slicing.</w:t>
      </w:r>
    </w:p>
    <w:p w14:paraId="79712C43" w14:textId="77777777" w:rsidR="00B513FC" w:rsidRDefault="00B513FC">
      <w:pPr>
        <w:widowControl w:val="0"/>
        <w:spacing w:afterLines="50" w:after="120" w:line="276" w:lineRule="auto"/>
        <w:jc w:val="both"/>
        <w:rPr>
          <w:rFonts w:ascii="Times New Roman"/>
          <w:sz w:val="24"/>
          <w:szCs w:val="24"/>
        </w:rPr>
      </w:pPr>
    </w:p>
    <w:p w14:paraId="05BBFDDB" w14:textId="77777777" w:rsidR="00B513FC" w:rsidRDefault="004F4D39">
      <w:pPr>
        <w:pStyle w:val="Heading3"/>
        <w:widowControl w:val="0"/>
        <w:numPr>
          <w:ilvl w:val="2"/>
          <w:numId w:val="0"/>
        </w:numPr>
        <w:tabs>
          <w:tab w:val="clear" w:pos="1418"/>
        </w:tabs>
        <w:spacing w:before="0" w:afterLines="50" w:after="120" w:line="276" w:lineRule="auto"/>
        <w:rPr>
          <w:rFonts w:ascii="Times New Roman" w:eastAsia="Times New Roman" w:hAnsi="Times New Roman"/>
          <w:sz w:val="28"/>
          <w:szCs w:val="28"/>
        </w:rPr>
      </w:pPr>
      <w:bookmarkStart w:id="51" w:name="_Toc11801"/>
      <w:bookmarkStart w:id="52" w:name="_Toc"/>
      <w:r>
        <w:rPr>
          <w:rFonts w:ascii="Times New Roman"/>
          <w:sz w:val="28"/>
          <w:szCs w:val="28"/>
        </w:rPr>
        <w:t>2.2.2 Dynamic and conditional program slicing</w:t>
      </w:r>
      <w:bookmarkEnd w:id="51"/>
      <w:r>
        <w:rPr>
          <w:rFonts w:ascii="Times New Roman"/>
          <w:sz w:val="28"/>
          <w:szCs w:val="28"/>
        </w:rPr>
        <w:t xml:space="preserve"> </w:t>
      </w:r>
      <w:bookmarkEnd w:id="52"/>
    </w:p>
    <w:p w14:paraId="1806633F"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color w:val="222222"/>
          <w:sz w:val="24"/>
          <w:szCs w:val="24"/>
          <w:u w:color="222222"/>
          <w:shd w:val="clear" w:color="auto" w:fill="FFFFFF"/>
        </w:rPr>
        <w:t xml:space="preserve">So </w:t>
      </w:r>
      <w:r>
        <w:rPr>
          <w:rFonts w:ascii="Times New Roman"/>
          <w:sz w:val="24"/>
          <w:szCs w:val="24"/>
        </w:rPr>
        <w:t xml:space="preserve">far, the static program slicing techniques we introduced are independent of the input value of the program. On the contrast, dynamic and conditional program slicing have to take input at the slicing criterion into account. The difference between dynamic and conditional slicing is that the former only considers one specific input when computing slices, but the latter computes slices with a range of possible inputs. </w:t>
      </w:r>
    </w:p>
    <w:p w14:paraId="481A3390"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Dynamic program slicing is first proposed by Korel and Laski [21,26]. Their approaches depend on data flow analysis. They redefine the  flowgraph of a program </w:t>
      </w:r>
      <w:r>
        <w:rPr>
          <w:rFonts w:ascii="Times New Roman"/>
          <w:i/>
          <w:iCs/>
          <w:sz w:val="24"/>
          <w:szCs w:val="24"/>
        </w:rPr>
        <w:t>P</w:t>
      </w:r>
      <w:r>
        <w:rPr>
          <w:rFonts w:ascii="Times New Roman"/>
          <w:sz w:val="24"/>
          <w:szCs w:val="24"/>
        </w:rPr>
        <w:t xml:space="preserve"> as a tuple </w:t>
      </w:r>
      <w:r>
        <w:rPr>
          <w:rFonts w:ascii="Times New Roman"/>
          <w:i/>
          <w:iCs/>
          <w:sz w:val="24"/>
          <w:szCs w:val="24"/>
        </w:rPr>
        <w:t>&lt;N, A, en, ex&gt;</w:t>
      </w:r>
      <w:r>
        <w:rPr>
          <w:rFonts w:ascii="Times New Roman"/>
          <w:sz w:val="24"/>
          <w:szCs w:val="24"/>
        </w:rPr>
        <w:t xml:space="preserve"> where </w:t>
      </w:r>
      <w:r>
        <w:rPr>
          <w:rFonts w:ascii="Times New Roman"/>
          <w:i/>
          <w:iCs/>
          <w:sz w:val="24"/>
          <w:szCs w:val="24"/>
        </w:rPr>
        <w:t>N</w:t>
      </w:r>
      <w:r>
        <w:rPr>
          <w:rFonts w:ascii="Times New Roman"/>
          <w:sz w:val="24"/>
          <w:szCs w:val="24"/>
        </w:rPr>
        <w:t xml:space="preserve"> is a set of nodes represent for statement, </w:t>
      </w:r>
      <w:r>
        <w:rPr>
          <w:rFonts w:ascii="Times New Roman"/>
          <w:i/>
          <w:iCs/>
          <w:sz w:val="24"/>
          <w:szCs w:val="24"/>
        </w:rPr>
        <w:t>A</w:t>
      </w:r>
      <w:r>
        <w:rPr>
          <w:rFonts w:ascii="Times New Roman"/>
          <w:sz w:val="24"/>
          <w:szCs w:val="24"/>
        </w:rPr>
        <w:t xml:space="preserve"> is a set of binary relationships between </w:t>
      </w:r>
      <w:r>
        <w:rPr>
          <w:rFonts w:ascii="Times New Roman"/>
          <w:sz w:val="24"/>
          <w:szCs w:val="24"/>
        </w:rPr>
        <w:lastRenderedPageBreak/>
        <w:t xml:space="preserve">nodes in </w:t>
      </w:r>
      <w:r>
        <w:rPr>
          <w:rFonts w:ascii="Times New Roman"/>
          <w:i/>
          <w:iCs/>
          <w:sz w:val="24"/>
          <w:szCs w:val="24"/>
        </w:rPr>
        <w:t>N</w:t>
      </w:r>
      <w:r>
        <w:rPr>
          <w:rFonts w:ascii="Times New Roman"/>
          <w:sz w:val="24"/>
          <w:szCs w:val="24"/>
        </w:rPr>
        <w:t xml:space="preserve">, </w:t>
      </w:r>
      <w:r>
        <w:rPr>
          <w:rFonts w:ascii="Times New Roman"/>
          <w:i/>
          <w:iCs/>
          <w:sz w:val="24"/>
          <w:szCs w:val="24"/>
        </w:rPr>
        <w:t>en</w:t>
      </w:r>
      <w:r>
        <w:rPr>
          <w:rFonts w:ascii="Times New Roman"/>
          <w:sz w:val="24"/>
          <w:szCs w:val="24"/>
        </w:rPr>
        <w:t xml:space="preserve"> and </w:t>
      </w:r>
      <w:r>
        <w:rPr>
          <w:rFonts w:ascii="Times New Roman"/>
          <w:i/>
          <w:iCs/>
          <w:sz w:val="24"/>
          <w:szCs w:val="24"/>
        </w:rPr>
        <w:t>ex</w:t>
      </w:r>
      <w:r>
        <w:rPr>
          <w:rFonts w:ascii="Times New Roman"/>
          <w:sz w:val="24"/>
          <w:szCs w:val="24"/>
        </w:rPr>
        <w:t xml:space="preserve"> are used to label the unique entry and exit node of the program. The notion of </w:t>
      </w:r>
      <w:r>
        <w:rPr>
          <w:rFonts w:ascii="Times New Roman"/>
          <w:i/>
          <w:iCs/>
          <w:sz w:val="24"/>
          <w:szCs w:val="24"/>
        </w:rPr>
        <w:t>arc(n,m)</w:t>
      </w:r>
      <w:r>
        <w:rPr>
          <w:rFonts w:ascii="Times New Roman"/>
          <w:sz w:val="24"/>
          <w:szCs w:val="24"/>
        </w:rPr>
        <w:t xml:space="preserve"> </w:t>
      </w:r>
      <w:r w:rsidR="0057338F">
        <w:rPr>
          <w:rFonts w:ascii="Times New Roman" w:eastAsia="Times New Roman" w:hAnsi="Times New Roman"/>
          <w:i/>
          <w:iCs/>
          <w:color w:val="000000"/>
          <w:kern w:val="2"/>
          <w:sz w:val="24"/>
          <w:szCs w:val="24"/>
          <w:u w:color="000000"/>
          <w:lang w:eastAsia="en-US"/>
        </w:rPr>
        <w:pict w14:anchorId="45154570">
          <v:shape id="Picture_x0020_30" o:spid="_x0000_i1057" type="#_x0000_t75" style="width:10pt;height:10pt">
            <v:imagedata r:id="rId47" o:title=""/>
          </v:shape>
        </w:pict>
      </w:r>
      <w:r>
        <w:rPr>
          <w:rFonts w:ascii="Times New Roman"/>
          <w:i/>
          <w:iCs/>
          <w:color w:val="000000"/>
          <w:kern w:val="2"/>
          <w:sz w:val="24"/>
          <w:szCs w:val="24"/>
          <w:u w:color="000000"/>
        </w:rPr>
        <w:t xml:space="preserve"> A </w:t>
      </w:r>
      <w:r>
        <w:rPr>
          <w:rFonts w:ascii="Times New Roman"/>
          <w:color w:val="000000"/>
          <w:kern w:val="2"/>
          <w:sz w:val="24"/>
          <w:szCs w:val="24"/>
          <w:u w:color="000000"/>
        </w:rPr>
        <w:t>identifies</w:t>
      </w:r>
      <w:r>
        <w:rPr>
          <w:rFonts w:ascii="Times New Roman"/>
          <w:i/>
          <w:iCs/>
          <w:color w:val="000000"/>
          <w:kern w:val="2"/>
          <w:sz w:val="24"/>
          <w:szCs w:val="24"/>
          <w:u w:color="000000"/>
        </w:rPr>
        <w:t xml:space="preserve"> </w:t>
      </w:r>
      <w:r>
        <w:rPr>
          <w:rFonts w:ascii="Times New Roman"/>
          <w:color w:val="000000"/>
          <w:kern w:val="2"/>
          <w:sz w:val="24"/>
          <w:szCs w:val="24"/>
          <w:u w:color="000000"/>
        </w:rPr>
        <w:t xml:space="preserve">the control transition from node </w:t>
      </w:r>
      <w:r>
        <w:rPr>
          <w:rFonts w:ascii="Times New Roman"/>
          <w:i/>
          <w:iCs/>
          <w:color w:val="000000"/>
          <w:kern w:val="2"/>
          <w:sz w:val="24"/>
          <w:szCs w:val="24"/>
          <w:u w:color="000000"/>
        </w:rPr>
        <w:t>n</w:t>
      </w:r>
      <w:r>
        <w:rPr>
          <w:rFonts w:ascii="Times New Roman"/>
          <w:color w:val="000000"/>
          <w:kern w:val="2"/>
          <w:sz w:val="24"/>
          <w:szCs w:val="24"/>
          <w:u w:color="000000"/>
        </w:rPr>
        <w:t xml:space="preserve"> to </w:t>
      </w:r>
      <w:r>
        <w:rPr>
          <w:rFonts w:ascii="Times New Roman"/>
          <w:i/>
          <w:iCs/>
          <w:color w:val="000000"/>
          <w:kern w:val="2"/>
          <w:sz w:val="24"/>
          <w:szCs w:val="24"/>
          <w:u w:color="000000"/>
        </w:rPr>
        <w:t>m</w:t>
      </w:r>
      <w:r>
        <w:rPr>
          <w:rFonts w:ascii="Times New Roman"/>
          <w:color w:val="000000"/>
          <w:kern w:val="2"/>
          <w:sz w:val="24"/>
          <w:szCs w:val="24"/>
          <w:u w:color="000000"/>
        </w:rPr>
        <w:t xml:space="preserve">. They distinguish the path whose execution is invoked by an input feasible path. After the execution of a feasible path derived by a specific input, the tracing history through the path is referred to as program trajectory </w:t>
      </w:r>
      <w:r>
        <w:rPr>
          <w:rFonts w:ascii="Times New Roman"/>
          <w:i/>
          <w:iCs/>
          <w:color w:val="000000"/>
          <w:kern w:val="2"/>
          <w:sz w:val="24"/>
          <w:szCs w:val="24"/>
          <w:u w:color="000000"/>
        </w:rPr>
        <w:t>T</w:t>
      </w:r>
      <w:r>
        <w:rPr>
          <w:rFonts w:ascii="Times New Roman"/>
          <w:color w:val="000000"/>
          <w:kern w:val="2"/>
          <w:sz w:val="24"/>
          <w:szCs w:val="24"/>
          <w:u w:color="000000"/>
        </w:rPr>
        <w:t xml:space="preserve">. </w:t>
      </w:r>
      <w:r>
        <w:rPr>
          <w:rFonts w:ascii="Times New Roman"/>
          <w:sz w:val="24"/>
          <w:szCs w:val="24"/>
        </w:rPr>
        <w:t xml:space="preserve">The slicing criterion is defined as a triple </w:t>
      </w:r>
      <w:r>
        <w:rPr>
          <w:rFonts w:ascii="Times New Roman"/>
          <w:i/>
          <w:iCs/>
          <w:sz w:val="24"/>
          <w:szCs w:val="24"/>
        </w:rPr>
        <w:t>(x, I</w:t>
      </w:r>
      <w:r>
        <w:rPr>
          <w:rFonts w:ascii="Times New Roman"/>
          <w:i/>
          <w:iCs/>
          <w:sz w:val="24"/>
          <w:szCs w:val="24"/>
          <w:vertAlign w:val="superscript"/>
        </w:rPr>
        <w:t>q</w:t>
      </w:r>
      <w:r>
        <w:rPr>
          <w:rFonts w:ascii="Times New Roman"/>
          <w:i/>
          <w:iCs/>
          <w:sz w:val="24"/>
          <w:szCs w:val="24"/>
        </w:rPr>
        <w:t>,V)</w:t>
      </w:r>
      <w:r>
        <w:rPr>
          <w:rFonts w:ascii="Times New Roman"/>
          <w:sz w:val="24"/>
          <w:szCs w:val="24"/>
        </w:rPr>
        <w:t xml:space="preserve"> where x is the input, </w:t>
      </w:r>
      <w:r>
        <w:rPr>
          <w:rFonts w:ascii="Times New Roman"/>
          <w:i/>
          <w:iCs/>
          <w:sz w:val="24"/>
          <w:szCs w:val="24"/>
        </w:rPr>
        <w:t>V</w:t>
      </w:r>
      <w:r>
        <w:rPr>
          <w:rFonts w:ascii="Times New Roman"/>
          <w:sz w:val="24"/>
          <w:szCs w:val="24"/>
        </w:rPr>
        <w:t xml:space="preserve"> is subset of program variables, and </w:t>
      </w:r>
      <w:r>
        <w:rPr>
          <w:rFonts w:ascii="Times New Roman"/>
          <w:i/>
          <w:iCs/>
          <w:sz w:val="24"/>
          <w:szCs w:val="24"/>
        </w:rPr>
        <w:t>I</w:t>
      </w:r>
      <w:r>
        <w:rPr>
          <w:rFonts w:ascii="Times New Roman"/>
          <w:i/>
          <w:iCs/>
          <w:sz w:val="24"/>
          <w:szCs w:val="24"/>
          <w:vertAlign w:val="superscript"/>
        </w:rPr>
        <w:t>q</w:t>
      </w:r>
      <w:r>
        <w:rPr>
          <w:rFonts w:ascii="Times New Roman"/>
          <w:sz w:val="24"/>
          <w:szCs w:val="24"/>
        </w:rPr>
        <w:t xml:space="preserve"> is the </w:t>
      </w:r>
      <w:r>
        <w:rPr>
          <w:rFonts w:ascii="Times New Roman"/>
          <w:i/>
          <w:iCs/>
          <w:sz w:val="24"/>
          <w:szCs w:val="24"/>
        </w:rPr>
        <w:t>q</w:t>
      </w:r>
      <w:r>
        <w:rPr>
          <w:rFonts w:ascii="Times New Roman"/>
          <w:i/>
          <w:iCs/>
          <w:sz w:val="24"/>
          <w:szCs w:val="24"/>
          <w:vertAlign w:val="superscript"/>
        </w:rPr>
        <w:t>th</w:t>
      </w:r>
      <w:r>
        <w:rPr>
          <w:rFonts w:ascii="Times New Roman"/>
          <w:sz w:val="24"/>
          <w:szCs w:val="24"/>
        </w:rPr>
        <w:t xml:space="preserve"> element of the program trajectory. The dynamic flow they introduce includes three types: Data-Data relations(DD), Test-Control relations(TC) and Identity Relation(IR). DD models the relationship of definition and usage of same variable, and TC is used to determine which statements will be executed upon the predicate in </w:t>
      </w:r>
      <w:r>
        <w:rPr>
          <w:rFonts w:ascii="Times New Roman"/>
          <w:b/>
          <w:bCs/>
          <w:sz w:val="24"/>
          <w:szCs w:val="24"/>
        </w:rPr>
        <w:t>while</w:t>
      </w:r>
      <w:r>
        <w:rPr>
          <w:rFonts w:ascii="Times New Roman"/>
          <w:sz w:val="24"/>
          <w:szCs w:val="24"/>
        </w:rPr>
        <w:t xml:space="preserve"> or </w:t>
      </w:r>
      <w:r>
        <w:rPr>
          <w:rFonts w:ascii="Times New Roman"/>
          <w:b/>
          <w:bCs/>
          <w:sz w:val="24"/>
          <w:szCs w:val="24"/>
        </w:rPr>
        <w:t>if-then-else</w:t>
      </w:r>
      <w:r>
        <w:rPr>
          <w:rFonts w:ascii="Times New Roman"/>
          <w:sz w:val="24"/>
          <w:szCs w:val="24"/>
        </w:rPr>
        <w:t xml:space="preserve">. IR refers to duplicate elements in </w:t>
      </w:r>
      <w:r>
        <w:rPr>
          <w:rFonts w:ascii="Times New Roman"/>
          <w:i/>
          <w:iCs/>
          <w:sz w:val="24"/>
          <w:szCs w:val="24"/>
        </w:rPr>
        <w:t>T</w:t>
      </w:r>
      <w:r>
        <w:rPr>
          <w:rFonts w:ascii="Times New Roman"/>
          <w:sz w:val="24"/>
          <w:szCs w:val="24"/>
        </w:rPr>
        <w:t>. Furthermore, they subdivide the use of a variable with its last definition as definition-use(DU). The slice is computed by iterative finding directly and indirectly relevant statement. The role of three type of relation ensure traverse on dynamic flow. They formalize the process as follow[21]:</w:t>
      </w:r>
    </w:p>
    <w:p w14:paraId="303906B0" w14:textId="77777777" w:rsidR="00B513FC" w:rsidRDefault="004F4D39">
      <w:pPr>
        <w:widowControl w:val="0"/>
        <w:spacing w:afterLines="50" w:after="120" w:line="276" w:lineRule="auto"/>
        <w:ind w:left="420"/>
        <w:rPr>
          <w:rFonts w:ascii="Times New Roman" w:eastAsia="Times New Roman" w:hAnsi="Times New Roman"/>
          <w:sz w:val="24"/>
          <w:szCs w:val="24"/>
        </w:rPr>
      </w:pPr>
      <w:r>
        <w:rPr>
          <w:rFonts w:ascii="Times New Roman"/>
          <w:sz w:val="24"/>
          <w:szCs w:val="24"/>
        </w:rPr>
        <w:t>S</w:t>
      </w:r>
      <w:r>
        <w:rPr>
          <w:rFonts w:ascii="Times New Roman"/>
          <w:sz w:val="24"/>
          <w:szCs w:val="24"/>
          <w:vertAlign w:val="superscript"/>
        </w:rPr>
        <w:t xml:space="preserve">0 </w:t>
      </w:r>
      <w:r>
        <w:rPr>
          <w:rFonts w:ascii="Times New Roman"/>
          <w:sz w:val="24"/>
          <w:szCs w:val="24"/>
        </w:rPr>
        <w:t>= A</w:t>
      </w:r>
      <w:r>
        <w:rPr>
          <w:rFonts w:ascii="Times New Roman"/>
          <w:sz w:val="24"/>
          <w:szCs w:val="24"/>
          <w:vertAlign w:val="superscript"/>
        </w:rPr>
        <w:t xml:space="preserve">0 </w:t>
      </w:r>
      <w:r>
        <w:rPr>
          <w:rFonts w:ascii="Times New Roman"/>
          <w:sz w:val="24"/>
          <w:szCs w:val="24"/>
        </w:rPr>
        <w:t>= LD(q,V) + LT(I</w:t>
      </w:r>
      <w:r>
        <w:rPr>
          <w:rFonts w:ascii="Times New Roman"/>
          <w:sz w:val="24"/>
          <w:szCs w:val="24"/>
          <w:vertAlign w:val="superscript"/>
        </w:rPr>
        <w:t>q</w:t>
      </w:r>
      <w:r>
        <w:rPr>
          <w:rFonts w:ascii="Times New Roman"/>
          <w:sz w:val="24"/>
          <w:szCs w:val="24"/>
        </w:rPr>
        <w:t>),</w:t>
      </w:r>
    </w:p>
    <w:p w14:paraId="16C24C95" w14:textId="77777777" w:rsidR="00B513FC" w:rsidRDefault="004F4D39">
      <w:pPr>
        <w:widowControl w:val="0"/>
        <w:spacing w:afterLines="50" w:after="120" w:line="276" w:lineRule="auto"/>
        <w:ind w:left="420"/>
        <w:rPr>
          <w:rFonts w:ascii="Times New Roman" w:eastAsia="Times New Roman" w:hAnsi="Times New Roman"/>
          <w:sz w:val="24"/>
          <w:szCs w:val="24"/>
        </w:rPr>
      </w:pPr>
      <w:r>
        <w:rPr>
          <w:rFonts w:ascii="Times New Roman"/>
          <w:sz w:val="24"/>
          <w:szCs w:val="24"/>
        </w:rPr>
        <w:t>S</w:t>
      </w:r>
      <w:r>
        <w:rPr>
          <w:rFonts w:ascii="Times New Roman"/>
          <w:sz w:val="24"/>
          <w:szCs w:val="24"/>
          <w:vertAlign w:val="superscript"/>
        </w:rPr>
        <w:t xml:space="preserve">i+1 </w:t>
      </w:r>
      <w:r>
        <w:rPr>
          <w:rFonts w:ascii="Times New Roman"/>
          <w:sz w:val="24"/>
          <w:szCs w:val="24"/>
        </w:rPr>
        <w:t>= S</w:t>
      </w:r>
      <w:r>
        <w:rPr>
          <w:rFonts w:ascii="Times New Roman"/>
          <w:sz w:val="24"/>
          <w:szCs w:val="24"/>
          <w:vertAlign w:val="superscript"/>
        </w:rPr>
        <w:t xml:space="preserve">i </w:t>
      </w:r>
      <w:r>
        <w:rPr>
          <w:rFonts w:ascii="Times New Roman"/>
          <w:sz w:val="24"/>
          <w:szCs w:val="24"/>
        </w:rPr>
        <w:t>+ A</w:t>
      </w:r>
      <w:r>
        <w:rPr>
          <w:rFonts w:ascii="Times New Roman"/>
          <w:sz w:val="24"/>
          <w:szCs w:val="24"/>
          <w:vertAlign w:val="superscript"/>
        </w:rPr>
        <w:t>i+1</w:t>
      </w:r>
      <w:r>
        <w:rPr>
          <w:rFonts w:ascii="Times New Roman"/>
          <w:sz w:val="24"/>
          <w:szCs w:val="24"/>
        </w:rPr>
        <w:t>,</w:t>
      </w:r>
    </w:p>
    <w:p w14:paraId="37009DE9" w14:textId="77777777" w:rsidR="00B513FC" w:rsidRDefault="004F4D39">
      <w:pPr>
        <w:widowControl w:val="0"/>
        <w:spacing w:afterLines="50" w:after="120" w:line="276" w:lineRule="auto"/>
        <w:ind w:firstLine="420"/>
        <w:rPr>
          <w:rFonts w:ascii="Times New Roman" w:eastAsia="Times New Roman" w:hAnsi="Times New Roman"/>
          <w:sz w:val="24"/>
          <w:szCs w:val="24"/>
        </w:rPr>
      </w:pPr>
      <w:r>
        <w:rPr>
          <w:rFonts w:ascii="Times New Roman"/>
          <w:sz w:val="24"/>
          <w:szCs w:val="24"/>
        </w:rPr>
        <w:t>where</w:t>
      </w:r>
    </w:p>
    <w:p w14:paraId="2DB6CCD0" w14:textId="77777777" w:rsidR="00B513FC" w:rsidRDefault="004F4D39">
      <w:pPr>
        <w:widowControl w:val="0"/>
        <w:spacing w:afterLines="50" w:after="120" w:line="276" w:lineRule="auto"/>
        <w:ind w:left="420"/>
        <w:jc w:val="both"/>
        <w:rPr>
          <w:rFonts w:ascii="Times New Roman" w:eastAsia="Times New Roman" w:hAnsi="Times New Roman"/>
          <w:sz w:val="24"/>
          <w:szCs w:val="24"/>
        </w:rPr>
      </w:pPr>
      <w:r>
        <w:rPr>
          <w:rFonts w:ascii="Times New Roman"/>
          <w:sz w:val="24"/>
          <w:szCs w:val="24"/>
        </w:rPr>
        <w:t>A</w:t>
      </w:r>
      <w:r>
        <w:rPr>
          <w:rFonts w:ascii="Times New Roman"/>
          <w:sz w:val="24"/>
          <w:szCs w:val="24"/>
          <w:vertAlign w:val="superscript"/>
        </w:rPr>
        <w:t>i+1</w:t>
      </w:r>
      <w:r>
        <w:rPr>
          <w:rFonts w:ascii="Times New Roman"/>
          <w:sz w:val="24"/>
          <w:szCs w:val="24"/>
        </w:rPr>
        <w:t>={ X</w:t>
      </w:r>
      <w:r>
        <w:rPr>
          <w:rFonts w:ascii="Times New Roman"/>
          <w:sz w:val="24"/>
          <w:szCs w:val="24"/>
          <w:vertAlign w:val="superscript"/>
        </w:rPr>
        <w:t>p</w:t>
      </w:r>
      <w:r>
        <w:rPr>
          <w:rFonts w:ascii="Times New Roman"/>
          <w:sz w:val="24"/>
          <w:szCs w:val="24"/>
        </w:rPr>
        <w:t xml:space="preserve"> | X</w:t>
      </w:r>
      <w:r>
        <w:rPr>
          <w:rFonts w:ascii="Times New Roman"/>
          <w:sz w:val="24"/>
          <w:szCs w:val="24"/>
          <w:vertAlign w:val="superscript"/>
        </w:rPr>
        <w:t xml:space="preserve">p </w:t>
      </w:r>
      <w:r w:rsidR="0057338F">
        <w:rPr>
          <w:rFonts w:ascii="Times New Roman" w:eastAsia="Times New Roman" w:hAnsi="Times New Roman"/>
          <w:color w:val="000000"/>
          <w:sz w:val="24"/>
          <w:szCs w:val="24"/>
          <w:u w:color="000000"/>
          <w:vertAlign w:val="superscript"/>
          <w:lang w:eastAsia="en-US"/>
        </w:rPr>
        <w:pict w14:anchorId="5C15B570">
          <v:shape id="Picture_x0020_31" o:spid="_x0000_i1058" type="#_x0000_t75" style="width:10pt;height:12pt">
            <v:imagedata r:id="rId49" o:title=""/>
          </v:shape>
        </w:pict>
      </w:r>
      <w:r>
        <w:rPr>
          <w:rFonts w:ascii="Times New Roman"/>
          <w:sz w:val="24"/>
          <w:szCs w:val="24"/>
        </w:rPr>
        <w:t xml:space="preserve"> S</w:t>
      </w:r>
      <w:r>
        <w:rPr>
          <w:rFonts w:ascii="Times New Roman"/>
          <w:sz w:val="24"/>
          <w:szCs w:val="24"/>
          <w:vertAlign w:val="superscript"/>
        </w:rPr>
        <w:t>i</w:t>
      </w:r>
      <w:r>
        <w:rPr>
          <w:rFonts w:ascii="Times New Roman"/>
          <w:sz w:val="24"/>
          <w:szCs w:val="24"/>
        </w:rPr>
        <w:t>, (X</w:t>
      </w:r>
      <w:r>
        <w:rPr>
          <w:rFonts w:ascii="Times New Roman"/>
          <w:sz w:val="24"/>
          <w:szCs w:val="24"/>
          <w:vertAlign w:val="superscript"/>
        </w:rPr>
        <w:t>p</w:t>
      </w:r>
      <w:r>
        <w:rPr>
          <w:rFonts w:ascii="Times New Roman"/>
          <w:sz w:val="24"/>
          <w:szCs w:val="24"/>
        </w:rPr>
        <w:t>, Y</w:t>
      </w:r>
      <w:r>
        <w:rPr>
          <w:rFonts w:ascii="Times New Roman"/>
          <w:sz w:val="24"/>
          <w:szCs w:val="24"/>
          <w:vertAlign w:val="superscript"/>
        </w:rPr>
        <w:t>t</w:t>
      </w:r>
      <w:r>
        <w:rPr>
          <w:rFonts w:ascii="Times New Roman"/>
          <w:sz w:val="24"/>
          <w:szCs w:val="24"/>
        </w:rPr>
        <w:t>)</w:t>
      </w:r>
      <w:r>
        <w:rPr>
          <w:rFonts w:ascii="Times New Roman" w:hint="eastAsia"/>
          <w:sz w:val="24"/>
          <w:szCs w:val="24"/>
        </w:rPr>
        <w:t xml:space="preserve"> </w:t>
      </w:r>
      <w:r w:rsidR="0057338F">
        <w:rPr>
          <w:rFonts w:ascii="Times New Roman" w:eastAsia="Times New Roman" w:hAnsi="Times New Roman"/>
          <w:color w:val="000000"/>
          <w:sz w:val="24"/>
          <w:szCs w:val="24"/>
          <w:u w:color="000000"/>
          <w:lang w:eastAsia="en-US"/>
        </w:rPr>
        <w:pict w14:anchorId="47DE6074">
          <v:shape id="Picture_x0020_32" o:spid="_x0000_i1059" type="#_x0000_t75" style="width:10pt;height:10pt">
            <v:imagedata r:id="rId47" o:title=""/>
          </v:shape>
        </w:pict>
      </w:r>
      <w:r>
        <w:rPr>
          <w:rFonts w:ascii="Times New Roman" w:hAnsi="Times New Roman" w:hint="eastAsia"/>
          <w:color w:val="000000"/>
          <w:sz w:val="24"/>
          <w:szCs w:val="24"/>
          <w:u w:color="000000"/>
        </w:rPr>
        <w:t xml:space="preserve"> </w:t>
      </w:r>
      <w:r>
        <w:rPr>
          <w:rFonts w:ascii="Times New Roman"/>
          <w:sz w:val="24"/>
          <w:szCs w:val="24"/>
        </w:rPr>
        <w:t>(DD</w:t>
      </w:r>
      <w:r w:rsidR="0057338F">
        <w:rPr>
          <w:rFonts w:ascii="Times New Roman" w:eastAsia="Times New Roman" w:hAnsi="Times New Roman"/>
          <w:color w:val="000000"/>
          <w:sz w:val="24"/>
          <w:szCs w:val="24"/>
          <w:u w:color="000000"/>
          <w:lang w:eastAsia="en-US"/>
        </w:rPr>
        <w:pict w14:anchorId="39272905">
          <v:shape id="Picture_x0020_33" o:spid="_x0000_i1060" type="#_x0000_t75" style="width:13.35pt;height:10pt">
            <v:imagedata r:id="rId37" o:title=""/>
          </v:shape>
        </w:pict>
      </w:r>
      <w:r>
        <w:rPr>
          <w:rFonts w:ascii="Times New Roman"/>
          <w:sz w:val="24"/>
          <w:szCs w:val="24"/>
        </w:rPr>
        <w:t>TC</w:t>
      </w:r>
      <w:r w:rsidR="0057338F">
        <w:rPr>
          <w:rFonts w:ascii="Times New Roman" w:eastAsia="Times New Roman" w:hAnsi="Times New Roman"/>
          <w:color w:val="000000"/>
          <w:sz w:val="24"/>
          <w:szCs w:val="24"/>
          <w:u w:color="000000"/>
          <w:lang w:eastAsia="en-US"/>
        </w:rPr>
        <w:pict w14:anchorId="2E5D675B">
          <v:shape id="Picture_x0020_34" o:spid="_x0000_i1061" type="#_x0000_t75" style="width:13.35pt;height:10pt">
            <v:imagedata r:id="rId37" o:title=""/>
          </v:shape>
        </w:pict>
      </w:r>
      <w:r>
        <w:rPr>
          <w:rFonts w:ascii="Times New Roman"/>
          <w:sz w:val="24"/>
          <w:szCs w:val="24"/>
        </w:rPr>
        <w:t>IR) for some Y</w:t>
      </w:r>
      <w:r>
        <w:rPr>
          <w:rFonts w:ascii="Times New Roman"/>
          <w:sz w:val="24"/>
          <w:szCs w:val="24"/>
          <w:vertAlign w:val="superscript"/>
        </w:rPr>
        <w:t>t</w:t>
      </w:r>
      <w:r w:rsidR="0057338F">
        <w:rPr>
          <w:rFonts w:ascii="Times New Roman" w:eastAsia="Times New Roman" w:hAnsi="Times New Roman"/>
          <w:color w:val="000000"/>
          <w:sz w:val="24"/>
          <w:szCs w:val="24"/>
          <w:u w:color="000000"/>
          <w:vertAlign w:val="superscript"/>
          <w:lang w:eastAsia="en-US"/>
        </w:rPr>
        <w:pict w14:anchorId="5052CCEC">
          <v:shape id="Picture_x0020_35" o:spid="_x0000_i1062" type="#_x0000_t75" style="width:10pt;height:10pt">
            <v:imagedata r:id="rId47" o:title=""/>
          </v:shape>
        </w:pict>
      </w:r>
      <w:r>
        <w:rPr>
          <w:rFonts w:ascii="Times New Roman"/>
          <w:sz w:val="24"/>
          <w:szCs w:val="24"/>
        </w:rPr>
        <w:t>S</w:t>
      </w:r>
      <w:r>
        <w:rPr>
          <w:rFonts w:ascii="Times New Roman"/>
          <w:sz w:val="24"/>
          <w:szCs w:val="24"/>
          <w:vertAlign w:val="superscript"/>
        </w:rPr>
        <w:t>i</w:t>
      </w:r>
      <w:r>
        <w:rPr>
          <w:rFonts w:ascii="Times New Roman"/>
          <w:sz w:val="24"/>
          <w:szCs w:val="24"/>
        </w:rPr>
        <w:t>,p &lt; q}</w:t>
      </w:r>
    </w:p>
    <w:p w14:paraId="58DC00E2"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In the formalization, X</w:t>
      </w:r>
      <w:r>
        <w:rPr>
          <w:rFonts w:ascii="Times New Roman"/>
          <w:sz w:val="24"/>
          <w:szCs w:val="24"/>
          <w:vertAlign w:val="superscript"/>
        </w:rPr>
        <w:t xml:space="preserve">p </w:t>
      </w:r>
      <w:r>
        <w:rPr>
          <w:rFonts w:ascii="Times New Roman"/>
          <w:sz w:val="24"/>
          <w:szCs w:val="24"/>
        </w:rPr>
        <w:t xml:space="preserve">is referred to statement X at execution position p; LD(q, V) is the set of last definitions of variables in </w:t>
      </w:r>
      <w:r>
        <w:rPr>
          <w:rFonts w:ascii="Times New Roman"/>
          <w:i/>
          <w:iCs/>
          <w:sz w:val="24"/>
          <w:szCs w:val="24"/>
        </w:rPr>
        <w:t>V</w:t>
      </w:r>
      <w:r>
        <w:rPr>
          <w:rFonts w:ascii="Times New Roman"/>
          <w:sz w:val="24"/>
          <w:szCs w:val="24"/>
        </w:rPr>
        <w:t xml:space="preserve"> at execution position </w:t>
      </w:r>
      <w:r>
        <w:rPr>
          <w:rFonts w:ascii="Times New Roman"/>
          <w:i/>
          <w:iCs/>
          <w:sz w:val="24"/>
          <w:szCs w:val="24"/>
        </w:rPr>
        <w:t>q</w:t>
      </w:r>
      <w:r>
        <w:rPr>
          <w:rFonts w:ascii="Times New Roman"/>
          <w:sz w:val="24"/>
          <w:szCs w:val="24"/>
        </w:rPr>
        <w:t>, and LT(I</w:t>
      </w:r>
      <w:r>
        <w:rPr>
          <w:rFonts w:ascii="Times New Roman"/>
          <w:sz w:val="24"/>
          <w:szCs w:val="24"/>
          <w:vertAlign w:val="superscript"/>
        </w:rPr>
        <w:t>q</w:t>
      </w:r>
      <w:r>
        <w:rPr>
          <w:rFonts w:ascii="Times New Roman"/>
          <w:sz w:val="24"/>
          <w:szCs w:val="24"/>
        </w:rPr>
        <w:t>) is the set of test instructions which have control influence on the execution of I</w:t>
      </w:r>
      <w:r>
        <w:rPr>
          <w:rFonts w:ascii="Times New Roman"/>
          <w:sz w:val="24"/>
          <w:szCs w:val="24"/>
          <w:vertAlign w:val="superscript"/>
        </w:rPr>
        <w:t>q</w:t>
      </w:r>
      <w:r>
        <w:rPr>
          <w:rFonts w:ascii="Times New Roman"/>
          <w:sz w:val="24"/>
          <w:szCs w:val="24"/>
        </w:rPr>
        <w:t>. The example of this approach is shown in figure 2.5, also the figure gives the comparison of static program slicing.</w:t>
      </w:r>
    </w:p>
    <w:p w14:paraId="0B1AB639"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In the example, dynamic slice on  slicing criterion &lt;1, 9</w:t>
      </w:r>
      <w:r>
        <w:rPr>
          <w:rFonts w:ascii="Times New Roman"/>
          <w:sz w:val="24"/>
          <w:szCs w:val="24"/>
          <w:vertAlign w:val="superscript"/>
        </w:rPr>
        <w:t>9</w:t>
      </w:r>
      <w:r>
        <w:rPr>
          <w:rFonts w:ascii="Times New Roman"/>
          <w:sz w:val="24"/>
          <w:szCs w:val="24"/>
        </w:rPr>
        <w:t>, z&gt; is computed. In the process of computation, A</w:t>
      </w:r>
      <w:r>
        <w:rPr>
          <w:rFonts w:ascii="Times New Roman"/>
          <w:sz w:val="24"/>
          <w:szCs w:val="24"/>
          <w:vertAlign w:val="superscript"/>
        </w:rPr>
        <w:t>0</w:t>
      </w:r>
      <w:r>
        <w:rPr>
          <w:rFonts w:ascii="Times New Roman"/>
          <w:sz w:val="24"/>
          <w:szCs w:val="24"/>
        </w:rPr>
        <w:t xml:space="preserve"> is {7</w:t>
      </w:r>
      <w:r>
        <w:rPr>
          <w:rFonts w:ascii="Times New Roman"/>
          <w:sz w:val="24"/>
          <w:szCs w:val="24"/>
          <w:vertAlign w:val="superscript"/>
        </w:rPr>
        <w:t>6</w:t>
      </w:r>
      <w:r>
        <w:rPr>
          <w:rFonts w:ascii="Times New Roman"/>
          <w:sz w:val="24"/>
          <w:szCs w:val="24"/>
        </w:rPr>
        <w:t>} and produced in subsequently A</w:t>
      </w:r>
      <w:r>
        <w:rPr>
          <w:rFonts w:ascii="Times New Roman"/>
          <w:sz w:val="24"/>
          <w:szCs w:val="24"/>
          <w:vertAlign w:val="superscript"/>
        </w:rPr>
        <w:t>1</w:t>
      </w:r>
      <w:r>
        <w:rPr>
          <w:rFonts w:ascii="Times New Roman"/>
          <w:sz w:val="24"/>
          <w:szCs w:val="24"/>
        </w:rPr>
        <w:t>={3</w:t>
      </w:r>
      <w:r>
        <w:rPr>
          <w:rFonts w:ascii="Times New Roman"/>
          <w:sz w:val="24"/>
          <w:szCs w:val="24"/>
          <w:vertAlign w:val="superscript"/>
        </w:rPr>
        <w:t>3</w:t>
      </w:r>
      <w:r>
        <w:rPr>
          <w:rFonts w:ascii="Times New Roman"/>
          <w:sz w:val="24"/>
          <w:szCs w:val="24"/>
        </w:rPr>
        <w:t>, 2</w:t>
      </w:r>
      <w:r>
        <w:rPr>
          <w:rFonts w:ascii="Times New Roman"/>
          <w:sz w:val="24"/>
          <w:szCs w:val="24"/>
          <w:vertAlign w:val="superscript"/>
        </w:rPr>
        <w:t>2</w:t>
      </w:r>
      <w:r>
        <w:rPr>
          <w:rFonts w:ascii="Times New Roman"/>
          <w:sz w:val="24"/>
          <w:szCs w:val="24"/>
        </w:rPr>
        <w:t>, 6</w:t>
      </w:r>
      <w:r>
        <w:rPr>
          <w:rFonts w:ascii="Times New Roman"/>
          <w:sz w:val="24"/>
          <w:szCs w:val="24"/>
          <w:vertAlign w:val="superscript"/>
        </w:rPr>
        <w:t>5</w:t>
      </w:r>
      <w:r>
        <w:rPr>
          <w:rFonts w:ascii="Times New Roman"/>
          <w:sz w:val="24"/>
          <w:szCs w:val="24"/>
        </w:rPr>
        <w:t>}, A</w:t>
      </w:r>
      <w:r>
        <w:rPr>
          <w:rFonts w:ascii="Times New Roman"/>
          <w:sz w:val="24"/>
          <w:szCs w:val="24"/>
          <w:vertAlign w:val="superscript"/>
        </w:rPr>
        <w:t>2</w:t>
      </w:r>
      <w:r>
        <w:rPr>
          <w:rFonts w:ascii="Times New Roman"/>
          <w:sz w:val="24"/>
          <w:szCs w:val="24"/>
        </w:rPr>
        <w:t>={1</w:t>
      </w:r>
      <w:r>
        <w:rPr>
          <w:rFonts w:ascii="Times New Roman"/>
          <w:sz w:val="24"/>
          <w:szCs w:val="24"/>
          <w:vertAlign w:val="superscript"/>
        </w:rPr>
        <w:t>1</w:t>
      </w:r>
      <w:r>
        <w:rPr>
          <w:rFonts w:ascii="Times New Roman"/>
          <w:sz w:val="24"/>
          <w:szCs w:val="24"/>
        </w:rPr>
        <w:t>,3</w:t>
      </w:r>
      <w:r>
        <w:rPr>
          <w:rFonts w:ascii="Times New Roman"/>
          <w:sz w:val="24"/>
          <w:szCs w:val="24"/>
          <w:vertAlign w:val="superscript"/>
        </w:rPr>
        <w:t>8</w:t>
      </w:r>
      <w:r>
        <w:rPr>
          <w:rFonts w:ascii="Times New Roman"/>
          <w:sz w:val="24"/>
          <w:szCs w:val="24"/>
        </w:rPr>
        <w:t>, 4</w:t>
      </w:r>
      <w:r>
        <w:rPr>
          <w:rFonts w:ascii="Times New Roman"/>
          <w:sz w:val="24"/>
          <w:szCs w:val="24"/>
          <w:vertAlign w:val="superscript"/>
        </w:rPr>
        <w:t>4</w:t>
      </w:r>
      <w:r>
        <w:rPr>
          <w:rFonts w:ascii="Times New Roman"/>
          <w:sz w:val="24"/>
          <w:szCs w:val="24"/>
        </w:rPr>
        <w:t>}</w:t>
      </w:r>
      <w:r>
        <w:rPr>
          <w:rFonts w:ascii="Times New Roman" w:hint="eastAsia"/>
          <w:sz w:val="24"/>
          <w:szCs w:val="24"/>
        </w:rPr>
        <w:t>,</w:t>
      </w:r>
      <w:r>
        <w:rPr>
          <w:rFonts w:ascii="Times New Roman"/>
          <w:sz w:val="24"/>
          <w:szCs w:val="24"/>
        </w:rPr>
        <w:t xml:space="preserve"> A3={8</w:t>
      </w:r>
      <w:r>
        <w:rPr>
          <w:rFonts w:ascii="Times New Roman"/>
          <w:sz w:val="24"/>
          <w:szCs w:val="24"/>
          <w:vertAlign w:val="superscript"/>
        </w:rPr>
        <w:t>7</w:t>
      </w:r>
      <w:r>
        <w:rPr>
          <w:rFonts w:ascii="Times New Roman"/>
          <w:sz w:val="24"/>
          <w:szCs w:val="24"/>
        </w:rPr>
        <w:t>,3</w:t>
      </w:r>
      <w:r>
        <w:rPr>
          <w:rFonts w:ascii="Times New Roman"/>
          <w:sz w:val="24"/>
          <w:szCs w:val="24"/>
          <w:vertAlign w:val="superscript"/>
        </w:rPr>
        <w:t>7</w:t>
      </w:r>
      <w:r>
        <w:rPr>
          <w:rFonts w:ascii="Times New Roman"/>
          <w:sz w:val="24"/>
          <w:szCs w:val="24"/>
        </w:rPr>
        <w:t>}. From figure 2.5(d) and (e) we can see the different result from dynamic slice and static slice. In static program slicing without assumption of input value, the result slice always contains statement 6, on contrast, dynamic slice get rid of statement 6 because this statement won</w:t>
      </w:r>
      <w:r>
        <w:rPr>
          <w:rFonts w:hAnsi="Times New Roman"/>
          <w:sz w:val="24"/>
          <w:szCs w:val="24"/>
        </w:rPr>
        <w:t>’</w:t>
      </w:r>
      <w:r>
        <w:rPr>
          <w:rFonts w:ascii="Times New Roman"/>
          <w:sz w:val="24"/>
          <w:szCs w:val="24"/>
        </w:rPr>
        <w:t xml:space="preserve">t be executed when variable </w:t>
      </w:r>
      <w:r>
        <w:rPr>
          <w:rFonts w:ascii="Times New Roman"/>
          <w:i/>
          <w:iCs/>
          <w:sz w:val="24"/>
          <w:szCs w:val="24"/>
        </w:rPr>
        <w:t>n</w:t>
      </w:r>
      <w:r>
        <w:rPr>
          <w:rFonts w:ascii="Times New Roman"/>
          <w:sz w:val="24"/>
          <w:szCs w:val="24"/>
        </w:rPr>
        <w:t xml:space="preserve"> equals to 1. In the sake of take account into a specific input, dynamic generate a smaller slice of program. However, Korel and Laski don</w:t>
      </w:r>
      <w:r>
        <w:rPr>
          <w:rFonts w:hAnsi="Times New Roman"/>
          <w:sz w:val="24"/>
          <w:szCs w:val="24"/>
        </w:rPr>
        <w:t>’</w:t>
      </w:r>
      <w:r>
        <w:rPr>
          <w:rFonts w:ascii="Times New Roman"/>
          <w:sz w:val="24"/>
          <w:szCs w:val="24"/>
        </w:rPr>
        <w:t xml:space="preserve">t give an proof about sufficient of their approach. The trajectory of when input value </w:t>
      </w:r>
      <w:r>
        <w:rPr>
          <w:rFonts w:ascii="Times New Roman"/>
          <w:i/>
          <w:iCs/>
          <w:sz w:val="24"/>
          <w:szCs w:val="24"/>
        </w:rPr>
        <w:t>n</w:t>
      </w:r>
      <w:r>
        <w:rPr>
          <w:rFonts w:ascii="Times New Roman"/>
          <w:sz w:val="24"/>
          <w:szCs w:val="24"/>
        </w:rPr>
        <w:t xml:space="preserve"> equals 2 is shown in Figure 2.6 (a). In this time, the dynamic concept follow for </w:t>
      </w:r>
      <w:r>
        <w:rPr>
          <w:rFonts w:ascii="Times New Roman"/>
          <w:sz w:val="24"/>
          <w:szCs w:val="24"/>
        </w:rPr>
        <w:lastRenderedPageBreak/>
        <w:t>this trajectory is :{ (6</w:t>
      </w:r>
      <w:r>
        <w:rPr>
          <w:rFonts w:ascii="Times New Roman"/>
          <w:sz w:val="24"/>
          <w:szCs w:val="24"/>
          <w:vertAlign w:val="superscript"/>
        </w:rPr>
        <w:t>5</w:t>
      </w:r>
      <w:r>
        <w:rPr>
          <w:rFonts w:ascii="Times New Roman"/>
          <w:sz w:val="24"/>
          <w:szCs w:val="24"/>
        </w:rPr>
        <w:t>,7</w:t>
      </w:r>
      <w:r>
        <w:rPr>
          <w:rFonts w:ascii="Times New Roman"/>
          <w:sz w:val="24"/>
          <w:szCs w:val="24"/>
          <w:vertAlign w:val="superscript"/>
        </w:rPr>
        <w:t>6</w:t>
      </w:r>
      <w:r>
        <w:rPr>
          <w:rFonts w:ascii="Times New Roman"/>
          <w:sz w:val="24"/>
          <w:szCs w:val="24"/>
        </w:rPr>
        <w:t>), (5</w:t>
      </w:r>
      <w:r>
        <w:rPr>
          <w:rFonts w:ascii="Times New Roman"/>
          <w:sz w:val="24"/>
          <w:szCs w:val="24"/>
          <w:vertAlign w:val="superscript"/>
        </w:rPr>
        <w:t>10</w:t>
      </w:r>
      <w:r>
        <w:rPr>
          <w:rFonts w:ascii="Times New Roman"/>
          <w:sz w:val="24"/>
          <w:szCs w:val="24"/>
        </w:rPr>
        <w:t>,7</w:t>
      </w:r>
      <w:r>
        <w:rPr>
          <w:rFonts w:ascii="Times New Roman"/>
          <w:sz w:val="24"/>
          <w:szCs w:val="24"/>
          <w:vertAlign w:val="superscript"/>
        </w:rPr>
        <w:t>11</w:t>
      </w:r>
      <w:r>
        <w:rPr>
          <w:rFonts w:ascii="Times New Roman"/>
          <w:sz w:val="24"/>
          <w:szCs w:val="24"/>
        </w:rPr>
        <w:t>) }</w:t>
      </w:r>
      <w:r w:rsidR="0057338F">
        <w:rPr>
          <w:rFonts w:ascii="Times New Roman" w:eastAsia="Times New Roman" w:hAnsi="Times New Roman"/>
          <w:color w:val="000000"/>
          <w:sz w:val="24"/>
          <w:szCs w:val="24"/>
          <w:u w:color="000000"/>
          <w:lang w:eastAsia="en-US"/>
        </w:rPr>
        <w:pict w14:anchorId="138C62C9">
          <v:shape id="Picture_x0020_36" o:spid="_x0000_i1063" type="#_x0000_t75" style="width:10pt;height:10pt">
            <v:imagedata r:id="rId47" o:title=""/>
          </v:shape>
        </w:pict>
      </w:r>
      <w:r>
        <w:rPr>
          <w:rFonts w:ascii="Times New Roman"/>
          <w:sz w:val="24"/>
          <w:szCs w:val="24"/>
        </w:rPr>
        <w:t>DU, (7</w:t>
      </w:r>
      <w:r>
        <w:rPr>
          <w:rFonts w:ascii="Times New Roman"/>
          <w:sz w:val="24"/>
          <w:szCs w:val="24"/>
          <w:vertAlign w:val="superscript"/>
        </w:rPr>
        <w:t>6</w:t>
      </w:r>
      <w:r>
        <w:rPr>
          <w:rFonts w:ascii="Times New Roman"/>
          <w:sz w:val="24"/>
          <w:szCs w:val="24"/>
        </w:rPr>
        <w:t>, 7</w:t>
      </w:r>
      <w:r>
        <w:rPr>
          <w:rFonts w:ascii="Times New Roman"/>
          <w:sz w:val="24"/>
          <w:szCs w:val="24"/>
          <w:vertAlign w:val="superscript"/>
        </w:rPr>
        <w:t>11</w:t>
      </w:r>
      <w:r>
        <w:rPr>
          <w:rFonts w:ascii="Times New Roman"/>
          <w:sz w:val="24"/>
          <w:szCs w:val="24"/>
        </w:rPr>
        <w:t>)</w:t>
      </w:r>
      <w:r w:rsidR="0057338F">
        <w:rPr>
          <w:rFonts w:ascii="Times New Roman" w:eastAsia="Times New Roman" w:hAnsi="Times New Roman"/>
          <w:color w:val="000000"/>
          <w:sz w:val="24"/>
          <w:szCs w:val="24"/>
          <w:u w:color="000000"/>
          <w:lang w:eastAsia="en-US"/>
        </w:rPr>
        <w:pict w14:anchorId="0BB685D3">
          <v:shape id="Picture_x0020_37" o:spid="_x0000_i1064" type="#_x0000_t75" style="width:10pt;height:10pt">
            <v:imagedata r:id="rId47" o:title=""/>
          </v:shape>
        </w:pict>
      </w:r>
      <w:r>
        <w:rPr>
          <w:rFonts w:ascii="Times New Roman"/>
          <w:sz w:val="24"/>
          <w:szCs w:val="24"/>
        </w:rPr>
        <w:t xml:space="preserve">IR. Statement 6 will be included in slice, however, this statement is not necessary to slice cause by reassignment of variable </w:t>
      </w:r>
      <w:r>
        <w:rPr>
          <w:rFonts w:ascii="Times New Roman"/>
          <w:i/>
          <w:iCs/>
          <w:sz w:val="24"/>
          <w:szCs w:val="24"/>
        </w:rPr>
        <w:t>z</w:t>
      </w:r>
      <w:r>
        <w:rPr>
          <w:rFonts w:ascii="Times New Roman"/>
          <w:sz w:val="24"/>
          <w:szCs w:val="24"/>
        </w:rPr>
        <w:t xml:space="preserve"> on statement 5.</w:t>
      </w:r>
    </w:p>
    <w:p w14:paraId="1ACD4D33" w14:textId="77777777" w:rsidR="00B513FC" w:rsidRDefault="0057338F">
      <w:pPr>
        <w:widowControl w:val="0"/>
        <w:spacing w:afterLines="50" w:after="120" w:line="276" w:lineRule="auto"/>
        <w:jc w:val="center"/>
        <w:rPr>
          <w:rFonts w:ascii="Times New Roman" w:eastAsia="Times New Roman" w:hAnsi="Times New Roman"/>
          <w:sz w:val="21"/>
          <w:szCs w:val="21"/>
        </w:rPr>
      </w:pPr>
      <w:r>
        <w:rPr>
          <w:rFonts w:ascii="Times New Roman" w:eastAsia="Times New Roman" w:hAnsi="Times New Roman"/>
          <w:color w:val="000000"/>
          <w:sz w:val="21"/>
          <w:szCs w:val="21"/>
          <w:u w:color="000000"/>
          <w:lang w:eastAsia="en-US"/>
        </w:rPr>
        <w:pict w14:anchorId="7438AA18">
          <v:shape id="Picture_x0020_38" o:spid="_x0000_i1065" type="#_x0000_t75" style="width:350.65pt;height:303.35pt">
            <v:imagedata r:id="rId50" o:title="" cropright="1744f"/>
          </v:shape>
        </w:pict>
      </w:r>
    </w:p>
    <w:p w14:paraId="5117629C" w14:textId="77777777" w:rsidR="00B513FC" w:rsidRDefault="004F4D39">
      <w:pPr>
        <w:widowControl w:val="0"/>
        <w:spacing w:afterLines="50" w:after="120" w:line="276" w:lineRule="auto"/>
        <w:rPr>
          <w:rFonts w:ascii="Times New Roman" w:eastAsia="Times New Roman" w:hAnsi="Times New Roman"/>
          <w:sz w:val="21"/>
          <w:szCs w:val="21"/>
        </w:rPr>
      </w:pPr>
      <w:r>
        <w:rPr>
          <w:rFonts w:ascii="Times New Roman"/>
          <w:sz w:val="21"/>
          <w:szCs w:val="21"/>
        </w:rPr>
        <w:t>Figure 2.5 (a) Example code; (b) Trajectory of (a) for input n =1; (c) Dynamic flow concept for this trajectory; (d) Dynamic slice for slicing criterion &lt;1, 9</w:t>
      </w:r>
      <w:r>
        <w:rPr>
          <w:rFonts w:ascii="Times New Roman"/>
          <w:sz w:val="21"/>
          <w:szCs w:val="21"/>
          <w:vertAlign w:val="superscript"/>
        </w:rPr>
        <w:t>9</w:t>
      </w:r>
      <w:r>
        <w:rPr>
          <w:rFonts w:ascii="Times New Roman"/>
          <w:sz w:val="21"/>
          <w:szCs w:val="21"/>
        </w:rPr>
        <w:t>, z&gt;; (e) Static slice for slicing criterion &lt;9,z&gt;.</w:t>
      </w:r>
    </w:p>
    <w:p w14:paraId="092EE6A6"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Based on Korel and Laski</w:t>
      </w:r>
      <w:r>
        <w:rPr>
          <w:rFonts w:hAnsi="Times New Roman"/>
          <w:sz w:val="24"/>
          <w:szCs w:val="24"/>
        </w:rPr>
        <w:t>’</w:t>
      </w:r>
      <w:r>
        <w:rPr>
          <w:rFonts w:ascii="Times New Roman"/>
          <w:sz w:val="24"/>
          <w:szCs w:val="24"/>
        </w:rPr>
        <w:t xml:space="preserve">s method, Agrawal and Horgan discussed dynamic program slicing on top of Dynamic Dependency Graph(DDG)[32] where DDG is an extension of PDG that represents for execution history with a specific input. The slice is obtained from traversing all vertices that can be reached from the criterion. Figure 2.6 gives the trajectory for input </w:t>
      </w:r>
      <w:r>
        <w:rPr>
          <w:rFonts w:ascii="Times New Roman"/>
          <w:i/>
          <w:iCs/>
          <w:sz w:val="24"/>
          <w:szCs w:val="24"/>
        </w:rPr>
        <w:t>n</w:t>
      </w:r>
      <w:r>
        <w:rPr>
          <w:rFonts w:ascii="Times New Roman"/>
          <w:sz w:val="24"/>
          <w:szCs w:val="24"/>
        </w:rPr>
        <w:t xml:space="preserve"> = 2,corresponding PDG and DDG of the program of in figure 2.5 (a). Gray nodes in figure 2.6 (c) is the slice result on &lt; 2, 9</w:t>
      </w:r>
      <w:r>
        <w:rPr>
          <w:rFonts w:ascii="Times New Roman"/>
          <w:sz w:val="24"/>
          <w:szCs w:val="24"/>
          <w:vertAlign w:val="superscript"/>
        </w:rPr>
        <w:t>14</w:t>
      </w:r>
      <w:r>
        <w:rPr>
          <w:rFonts w:ascii="Times New Roman"/>
          <w:sz w:val="24"/>
          <w:szCs w:val="24"/>
        </w:rPr>
        <w:t>, z&gt;.</w:t>
      </w:r>
    </w:p>
    <w:p w14:paraId="675317F6"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ConSIT is a conditional program slicing tool introduce by Danicic et al.[24]. The slicing criterion is a tuple &lt;</w:t>
      </w:r>
      <w:r>
        <w:rPr>
          <w:rFonts w:ascii="Times New Roman"/>
          <w:i/>
          <w:iCs/>
          <w:sz w:val="24"/>
          <w:szCs w:val="24"/>
        </w:rPr>
        <w:t xml:space="preserve">V, n, </w:t>
      </w:r>
      <w:r>
        <w:rPr>
          <w:rFonts w:hAnsi="Times New Roman"/>
          <w:i/>
          <w:iCs/>
          <w:sz w:val="24"/>
          <w:szCs w:val="24"/>
        </w:rPr>
        <w:t>π</w:t>
      </w:r>
      <w:r>
        <w:rPr>
          <w:rFonts w:ascii="Times New Roman"/>
          <w:sz w:val="24"/>
          <w:szCs w:val="24"/>
        </w:rPr>
        <w:t xml:space="preserve">&gt;, where </w:t>
      </w:r>
      <w:r>
        <w:rPr>
          <w:rFonts w:ascii="Times New Roman"/>
          <w:i/>
          <w:iCs/>
          <w:sz w:val="24"/>
          <w:szCs w:val="24"/>
        </w:rPr>
        <w:t>V</w:t>
      </w:r>
      <w:r>
        <w:rPr>
          <w:rFonts w:ascii="Times New Roman"/>
          <w:sz w:val="24"/>
          <w:szCs w:val="24"/>
        </w:rPr>
        <w:t xml:space="preserve"> is a set of variables, n is the position and </w:t>
      </w:r>
      <w:r>
        <w:rPr>
          <w:rFonts w:hAnsi="Times New Roman"/>
          <w:i/>
          <w:iCs/>
          <w:sz w:val="24"/>
          <w:szCs w:val="24"/>
        </w:rPr>
        <w:t>π</w:t>
      </w:r>
      <w:r>
        <w:rPr>
          <w:rFonts w:hAnsi="Times New Roman"/>
          <w:i/>
          <w:iCs/>
          <w:sz w:val="24"/>
          <w:szCs w:val="24"/>
        </w:rPr>
        <w:t xml:space="preserve"> </w:t>
      </w:r>
      <w:r>
        <w:rPr>
          <w:rFonts w:ascii="Times New Roman"/>
          <w:sz w:val="24"/>
          <w:szCs w:val="24"/>
        </w:rPr>
        <w:t xml:space="preserve">is some condition. Their algorithm consists of three phase. The first phase is symbolically execute to propagate state information to each statement in program. The second phase is a theorem proving phase to determine which statement should be </w:t>
      </w:r>
      <w:r>
        <w:rPr>
          <w:rFonts w:ascii="Times New Roman"/>
          <w:sz w:val="24"/>
          <w:szCs w:val="24"/>
        </w:rPr>
        <w:lastRenderedPageBreak/>
        <w:t>eliminate from slice under the input condition. The last phase is carry out traditional static program slicing on conditional program extract from second phase. As they state in conclusion, their approach on conditional is limited on single-procedural program.</w:t>
      </w:r>
    </w:p>
    <w:p w14:paraId="79CB3844" w14:textId="77777777" w:rsidR="00B513FC" w:rsidRDefault="0057338F">
      <w:pPr>
        <w:widowControl w:val="0"/>
        <w:spacing w:afterLines="50" w:after="120" w:line="276" w:lineRule="auto"/>
        <w:jc w:val="both"/>
        <w:rPr>
          <w:rFonts w:ascii="Times New Roman" w:eastAsia="Times New Roman" w:hAnsi="Times New Roman"/>
          <w:color w:val="222222"/>
          <w:sz w:val="28"/>
          <w:szCs w:val="28"/>
          <w:u w:color="222222"/>
          <w:shd w:val="clear" w:color="auto" w:fill="FFFFFF"/>
        </w:rPr>
      </w:pPr>
      <w:r>
        <w:rPr>
          <w:rFonts w:ascii="Times New Roman" w:eastAsia="Times New Roman" w:hAnsi="Times New Roman"/>
          <w:color w:val="222222"/>
          <w:sz w:val="28"/>
          <w:szCs w:val="28"/>
          <w:u w:color="222222"/>
          <w:shd w:val="clear" w:color="auto" w:fill="FFFFFF"/>
          <w:lang w:eastAsia="en-US"/>
        </w:rPr>
        <w:pict w14:anchorId="3CE24EA2">
          <v:shape id="Picture_x0020_39" o:spid="_x0000_i1066" type="#_x0000_t75" style="width:394.65pt;height:362.65pt">
            <v:imagedata r:id="rId51" o:title=""/>
          </v:shape>
        </w:pict>
      </w:r>
    </w:p>
    <w:p w14:paraId="043A8B3B" w14:textId="77777777" w:rsidR="00B513FC" w:rsidRDefault="004F4D39">
      <w:pPr>
        <w:widowControl w:val="0"/>
        <w:spacing w:afterLines="50" w:after="120" w:line="276" w:lineRule="auto"/>
        <w:rPr>
          <w:rFonts w:ascii="Times New Roman" w:eastAsia="Times New Roman" w:hAnsi="Times New Roman"/>
          <w:sz w:val="21"/>
          <w:szCs w:val="21"/>
        </w:rPr>
      </w:pPr>
      <w:r>
        <w:rPr>
          <w:rFonts w:ascii="Times New Roman"/>
          <w:sz w:val="21"/>
          <w:szCs w:val="21"/>
        </w:rPr>
        <w:t>Figure 2.6 (a) Trajectory of the program of figure 2.5 (a) for input n =2; (b) PDG of the program of figure 2.5 (a); (c) DDG of the program of figure 2.5 (a) [3].</w:t>
      </w:r>
    </w:p>
    <w:p w14:paraId="54FC1A18" w14:textId="77777777" w:rsidR="00B513FC" w:rsidRDefault="00B513FC">
      <w:pPr>
        <w:widowControl w:val="0"/>
        <w:spacing w:afterLines="50" w:after="120" w:line="276" w:lineRule="auto"/>
        <w:rPr>
          <w:rFonts w:ascii="Times New Roman" w:eastAsia="Times New Roman" w:hAnsi="Times New Roman"/>
          <w:sz w:val="24"/>
          <w:szCs w:val="24"/>
        </w:rPr>
      </w:pPr>
    </w:p>
    <w:p w14:paraId="6681E561" w14:textId="77777777" w:rsidR="00B513FC" w:rsidRDefault="004F4D39">
      <w:pPr>
        <w:widowControl w:val="0"/>
        <w:spacing w:afterLines="100" w:after="240" w:line="276" w:lineRule="auto"/>
        <w:outlineLvl w:val="1"/>
        <w:rPr>
          <w:rFonts w:ascii="Times New Roman" w:eastAsia="Times New Roman" w:hAnsi="Times New Roman"/>
          <w:b/>
          <w:bCs/>
          <w:color w:val="222222"/>
          <w:sz w:val="28"/>
          <w:szCs w:val="28"/>
          <w:u w:color="222222"/>
          <w:shd w:val="clear" w:color="auto" w:fill="FFFFFF"/>
        </w:rPr>
      </w:pPr>
      <w:bookmarkStart w:id="53" w:name="_Toc10044"/>
      <w:r>
        <w:rPr>
          <w:rFonts w:ascii="Times New Roman"/>
          <w:b/>
          <w:bCs/>
          <w:color w:val="222222"/>
          <w:sz w:val="28"/>
          <w:szCs w:val="28"/>
          <w:u w:color="222222"/>
          <w:shd w:val="clear" w:color="auto" w:fill="FFFFFF"/>
        </w:rPr>
        <w:t>2.3 Applications of program slicing</w:t>
      </w:r>
      <w:bookmarkEnd w:id="53"/>
    </w:p>
    <w:p w14:paraId="2049B233"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The original purpose of program slicing is for debugging[1, 12]. In the case that the source program produces an erroneous value, backward slicing enables the backward tracing from the erroneous position to get all statements that have effect on this position. The statement cause erroneous value or some unexpected statement or omissions is likely to occur in the slice. A forward slice can also be used in debugging for two purposes. </w:t>
      </w:r>
      <w:r>
        <w:rPr>
          <w:rFonts w:ascii="Times New Roman"/>
          <w:color w:val="222222"/>
          <w:sz w:val="24"/>
          <w:szCs w:val="24"/>
          <w:u w:color="222222"/>
          <w:shd w:val="clear" w:color="auto" w:fill="FFFFFF"/>
        </w:rPr>
        <w:lastRenderedPageBreak/>
        <w:t>First, it can query the statements influenced by the slicing criterion; second, investigating what kind of effect on the program</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s behavior it has when a change on a specific point in the program is made. When slicing with inserting execution, the behavior carried out by statements in the dynamic slice are all dependent on insertion. Dynamic program slicing enables programmers to check if the program exhibits abnormal behavior in the slice. </w:t>
      </w:r>
    </w:p>
    <w:p w14:paraId="464620F3"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Later on, the use of program slicing is also extended to other applications. In software testing, program slices reduce the range of testing. When applying program slicing on data flow testing, each def-use pair out of the dependency graph in the slice would have influence on the output value of the program[39].  By comparing the output obtained from the slice with the expected value, programmers can check if the program returns the correct value for the output variable. Program slicing is also useful for regression testing[40, 41]. Both backward and forward slices can be used to determine test portion of program depends on the change. Also, the portion can be used to compare the equivalent behaviors between  components of  new version and old version of program[25].</w:t>
      </w:r>
    </w:p>
    <w:p w14:paraId="0B6ADCA1"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color w:val="222222"/>
          <w:sz w:val="24"/>
          <w:szCs w:val="24"/>
          <w:u w:color="222222"/>
          <w:shd w:val="clear" w:color="auto" w:fill="FFFFFF"/>
        </w:rPr>
        <w:t>Gallagher and Lyle propose applying program slicing for software maintenance[43]. A decomposed slice includes all computations of a variable and also keeps the same behavior as the original program. Thus, the decomposed slices can be seen as independent components of the program and are highly reusable. These components are useful to analyse whether a change in one component influences the behavior of other components. In a similar way, Wang et al. [10] discuss functional independent analysis of web security in the use of program slicing. When merging all slices of each component, if the intersection of two different components is empty, then the error or insecurity result from one component will not effect another one; otherwise, we can</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t be sure. Program slicing is also useful in program understanding and re-engineering by identifying possible coherent components[11, 44]. </w:t>
      </w:r>
    </w:p>
    <w:p w14:paraId="1D9EB181"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Weiser[45] also introduced how program slicing can be used in parallelization. His spliced algorithm requires the set of slices should cover the behavior of original program, the slices can be out of any executable static slice algorithm. Several slices are executed in parallel,  the  I/O behavior of slices can be spliced together in consistent with original program is preserved.</w:t>
      </w:r>
    </w:p>
    <w:p w14:paraId="6C0C715C"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Beyond traditional program slicing which operate on source code of </w:t>
      </w:r>
      <w:r>
        <w:rPr>
          <w:rFonts w:ascii="Times New Roman"/>
          <w:color w:val="222222"/>
          <w:sz w:val="24"/>
          <w:szCs w:val="24"/>
          <w:u w:color="222222"/>
          <w:shd w:val="clear" w:color="auto" w:fill="FFFFFF"/>
        </w:rPr>
        <w:lastRenderedPageBreak/>
        <w:t>program, Zhao applies slicing technique on software architecture[14] in assistant of architectural understanding, maintenance and reuse.</w:t>
      </w:r>
    </w:p>
    <w:p w14:paraId="3465CBE9" w14:textId="77777777" w:rsidR="00B513FC" w:rsidRDefault="00B513FC">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404C7C4A" w14:textId="77777777" w:rsidR="00B513FC" w:rsidRDefault="004F4D39">
      <w:pPr>
        <w:widowControl w:val="0"/>
        <w:spacing w:afterLines="100" w:after="240" w:line="276" w:lineRule="auto"/>
        <w:outlineLvl w:val="1"/>
        <w:rPr>
          <w:rFonts w:ascii="Times New Roman" w:eastAsia="Times New Roman" w:hAnsi="Times New Roman"/>
          <w:color w:val="222222"/>
          <w:sz w:val="24"/>
          <w:szCs w:val="24"/>
          <w:u w:color="222222"/>
          <w:shd w:val="clear" w:color="auto" w:fill="FFFFFF"/>
        </w:rPr>
      </w:pPr>
      <w:bookmarkStart w:id="54" w:name="_Toc12073"/>
      <w:r>
        <w:rPr>
          <w:rFonts w:ascii="Times New Roman"/>
          <w:b/>
          <w:bCs/>
          <w:color w:val="222222"/>
          <w:sz w:val="28"/>
          <w:szCs w:val="28"/>
          <w:u w:color="222222"/>
          <w:shd w:val="clear" w:color="auto" w:fill="FFFFFF"/>
        </w:rPr>
        <w:t>2.4 Conclusion</w:t>
      </w:r>
      <w:bookmarkEnd w:id="54"/>
    </w:p>
    <w:p w14:paraId="51490A22"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In this chapter, we first introduced Weiser</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s static program slicing theory: the basic concept and dataflow algorithm. The slices is obtained by deleting statement from original program in such a way that the original behavior is preserved. Intuitionally, static slicing is backward analysis on control flows depends on a interested point in original program to get slices. Then, we introduced the concept of using a PDG to describe data dependences and control dependences between statements of a program and give an example to illustrate static slicing on basic PDG by backward traversal. In the second section, we summarize several different program slicing approaches in two categories: static program slicing, dynamic and conditional program slicing. At the beginning of this section, we also give a short introduction of forward static slice which only different with backward static slice from the direction of tracing dependences. In last of the chapter, we introduce the applications of program slicing in debugging, testing, software maintenance, program analysis and understanding, parallelization, and software architecture.</w:t>
      </w:r>
    </w:p>
    <w:p w14:paraId="7A169FBA" w14:textId="77777777" w:rsidR="00B513FC" w:rsidRDefault="00B513FC">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50FA998E" w14:textId="77777777" w:rsidR="00B513FC" w:rsidRDefault="00B513FC">
      <w:pPr>
        <w:widowControl w:val="0"/>
        <w:spacing w:afterLines="50" w:after="120" w:line="276" w:lineRule="auto"/>
        <w:jc w:val="both"/>
        <w:rPr>
          <w:rFonts w:ascii="Elephant" w:eastAsia="Elephant" w:hAnsi="Elephant" w:cs="Elephant"/>
          <w:sz w:val="144"/>
          <w:szCs w:val="144"/>
        </w:rPr>
        <w:sectPr w:rsidR="00B513FC">
          <w:headerReference w:type="default" r:id="rId52"/>
          <w:footerReference w:type="default" r:id="rId53"/>
          <w:type w:val="continuous"/>
          <w:pgSz w:w="11900" w:h="16838"/>
          <w:pgMar w:top="2154" w:right="2341" w:bottom="2154" w:left="2341" w:header="720" w:footer="0" w:gutter="0"/>
          <w:cols w:space="720"/>
          <w:docGrid w:linePitch="360"/>
        </w:sectPr>
      </w:pPr>
    </w:p>
    <w:p w14:paraId="38E1C782" w14:textId="77777777" w:rsidR="00B513FC" w:rsidRDefault="00B513FC">
      <w:pPr>
        <w:widowControl w:val="0"/>
        <w:spacing w:afterLines="50" w:after="120" w:line="276" w:lineRule="auto"/>
        <w:jc w:val="both"/>
        <w:rPr>
          <w:rFonts w:ascii="Elephant" w:eastAsia="Elephant" w:hAnsi="Elephant" w:cs="Elephant"/>
          <w:sz w:val="144"/>
          <w:szCs w:val="144"/>
        </w:rPr>
      </w:pPr>
    </w:p>
    <w:p w14:paraId="48AFA7C8" w14:textId="77777777" w:rsidR="00B513FC" w:rsidRDefault="004F4D39">
      <w:pPr>
        <w:widowControl w:val="0"/>
        <w:spacing w:afterLines="50" w:after="120" w:line="276" w:lineRule="auto"/>
        <w:jc w:val="right"/>
        <w:rPr>
          <w:rFonts w:ascii="Times New Roman" w:eastAsia="Times New Roman" w:hAnsi="Times New Roman"/>
        </w:rPr>
      </w:pPr>
      <w:r>
        <w:rPr>
          <w:rFonts w:ascii="Elephant" w:eastAsia="Elephant" w:hAnsi="Elephant" w:cs="Elephant"/>
          <w:color w:val="969696"/>
          <w:sz w:val="144"/>
          <w:szCs w:val="144"/>
          <w:u w:color="969696"/>
        </w:rPr>
        <w:t>3</w:t>
      </w:r>
      <w:r>
        <w:rPr>
          <w:rFonts w:ascii="Times New Roman"/>
        </w:rPr>
        <w:t xml:space="preserve"> </w:t>
      </w:r>
    </w:p>
    <w:p w14:paraId="15C49088" w14:textId="77777777" w:rsidR="00B513FC" w:rsidRDefault="004F4D39">
      <w:pPr>
        <w:widowControl w:val="0"/>
        <w:spacing w:afterLines="50" w:after="120" w:line="276" w:lineRule="auto"/>
        <w:jc w:val="right"/>
        <w:outlineLvl w:val="0"/>
        <w:rPr>
          <w:rFonts w:ascii="Times New Roman" w:eastAsia="Times New Roman" w:hAnsi="Times New Roman"/>
          <w:sz w:val="32"/>
          <w:szCs w:val="32"/>
        </w:rPr>
      </w:pPr>
      <w:bookmarkStart w:id="55" w:name="_Toc32210"/>
      <w:commentRangeStart w:id="56"/>
      <w:r>
        <w:rPr>
          <w:rFonts w:ascii="Times New Roman"/>
          <w:sz w:val="32"/>
          <w:szCs w:val="32"/>
        </w:rPr>
        <w:t>Abstract Interpreter</w:t>
      </w:r>
      <w:bookmarkEnd w:id="55"/>
      <w:r>
        <w:rPr>
          <w:rFonts w:ascii="Times New Roman"/>
          <w:sz w:val="32"/>
          <w:szCs w:val="32"/>
        </w:rPr>
        <w:t xml:space="preserve"> </w:t>
      </w:r>
      <w:commentRangeEnd w:id="56"/>
      <w:r w:rsidR="00F32C11">
        <w:rPr>
          <w:rStyle w:val="CommentReference"/>
        </w:rPr>
        <w:commentReference w:id="56"/>
      </w:r>
    </w:p>
    <w:p w14:paraId="30E961F6"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045FE8D2"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6E737A95" w14:textId="77777777" w:rsidR="00B513FC" w:rsidRDefault="00B513FC">
      <w:pPr>
        <w:widowControl w:val="0"/>
        <w:spacing w:afterLines="50" w:after="120" w:line="276" w:lineRule="auto"/>
        <w:jc w:val="right"/>
        <w:rPr>
          <w:rFonts w:ascii="Times New Roman" w:eastAsia="Times New Roman" w:hAnsi="Times New Roman"/>
          <w:sz w:val="24"/>
          <w:szCs w:val="24"/>
        </w:rPr>
      </w:pPr>
    </w:p>
    <w:p w14:paraId="5F328C1B" w14:textId="4ECBA7A3"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commentRangeStart w:id="57"/>
      <w:r>
        <w:rPr>
          <w:rFonts w:ascii="Times New Roman" w:hAnsi="Times New Roman"/>
          <w:sz w:val="24"/>
          <w:szCs w:val="24"/>
        </w:rPr>
        <w:t>We</w:t>
      </w:r>
      <w:commentRangeEnd w:id="57"/>
      <w:r w:rsidR="009B0345">
        <w:rPr>
          <w:rStyle w:val="CommentReference"/>
        </w:rPr>
        <w:commentReference w:id="57"/>
      </w:r>
      <w:r>
        <w:rPr>
          <w:rFonts w:ascii="Times New Roman" w:hAnsi="Times New Roman"/>
          <w:sz w:val="24"/>
          <w:szCs w:val="24"/>
        </w:rPr>
        <w:t xml:space="preserve"> can say all the world is an abstract interpretation. </w:t>
      </w:r>
      <w:r>
        <w:rPr>
          <w:rFonts w:ascii="Times New Roman" w:hAnsi="Times New Roman"/>
          <w:color w:val="222222"/>
          <w:sz w:val="24"/>
          <w:szCs w:val="24"/>
          <w:u w:color="222222"/>
          <w:shd w:val="clear" w:color="auto" w:fill="FFFFFF"/>
        </w:rPr>
        <w:t>Abstraction refers to a process that extract</w:t>
      </w:r>
      <w:ins w:id="58" w:author="Jens Nicolay" w:date="2015-08-21T14:03:00Z">
        <w:r w:rsidR="009B0345">
          <w:rPr>
            <w:rFonts w:ascii="Times New Roman" w:hAnsi="Times New Roman"/>
            <w:color w:val="222222"/>
            <w:sz w:val="24"/>
            <w:szCs w:val="24"/>
            <w:u w:color="222222"/>
            <w:shd w:val="clear" w:color="auto" w:fill="FFFFFF"/>
          </w:rPr>
          <w:t>s</w:t>
        </w:r>
      </w:ins>
      <w:r>
        <w:rPr>
          <w:rFonts w:ascii="Times New Roman" w:hAnsi="Times New Roman"/>
          <w:color w:val="222222"/>
          <w:sz w:val="24"/>
          <w:szCs w:val="24"/>
          <w:u w:color="222222"/>
          <w:shd w:val="clear" w:color="auto" w:fill="FFFFFF"/>
        </w:rPr>
        <w:t xml:space="preserve"> essence from complicated things; or a process from concreteness to conception. Such as </w:t>
      </w:r>
      <w:del w:id="59" w:author="Jens Nicolay" w:date="2015-08-21T14:03:00Z">
        <w:r w:rsidDel="009B0345">
          <w:rPr>
            <w:rFonts w:ascii="Times New Roman" w:hAnsi="Times New Roman"/>
            <w:color w:val="222222"/>
            <w:sz w:val="24"/>
            <w:szCs w:val="24"/>
            <w:u w:color="222222"/>
            <w:shd w:val="clear" w:color="auto" w:fill="FFFFFF"/>
          </w:rPr>
          <w:delText>by giving</w:delText>
        </w:r>
      </w:del>
      <w:ins w:id="60" w:author="Jens Nicolay" w:date="2015-08-21T14:03:00Z">
        <w:r w:rsidR="009B0345">
          <w:rPr>
            <w:rFonts w:ascii="Times New Roman" w:hAnsi="Times New Roman"/>
            <w:color w:val="222222"/>
            <w:sz w:val="24"/>
            <w:szCs w:val="24"/>
            <w:u w:color="222222"/>
            <w:shd w:val="clear" w:color="auto" w:fill="FFFFFF"/>
          </w:rPr>
          <w:t>when given</w:t>
        </w:r>
      </w:ins>
      <w:r>
        <w:rPr>
          <w:rFonts w:ascii="Times New Roman" w:hAnsi="Times New Roman"/>
          <w:color w:val="222222"/>
          <w:sz w:val="24"/>
          <w:szCs w:val="24"/>
          <w:u w:color="222222"/>
          <w:shd w:val="clear" w:color="auto" w:fill="FFFFFF"/>
        </w:rPr>
        <w:t xml:space="preserve"> the </w:t>
      </w:r>
      <w:ins w:id="61" w:author="Jens Nicolay" w:date="2015-08-21T14:04:00Z">
        <w:r w:rsidR="009B0345">
          <w:rPr>
            <w:rFonts w:ascii="Times New Roman" w:hAnsi="Times New Roman"/>
            <w:color w:val="222222"/>
            <w:sz w:val="24"/>
            <w:szCs w:val="24"/>
            <w:u w:color="222222"/>
            <w:shd w:val="clear" w:color="auto" w:fill="FFFFFF"/>
          </w:rPr>
          <w:t xml:space="preserve">set of </w:t>
        </w:r>
      </w:ins>
      <w:r>
        <w:rPr>
          <w:rFonts w:ascii="Times New Roman" w:hAnsi="Times New Roman"/>
          <w:color w:val="222222"/>
          <w:sz w:val="24"/>
          <w:szCs w:val="24"/>
          <w:u w:color="222222"/>
          <w:shd w:val="clear" w:color="auto" w:fill="FFFFFF"/>
        </w:rPr>
        <w:t>word</w:t>
      </w:r>
      <w:del w:id="62" w:author="Jens Nicolay" w:date="2015-08-21T14:03:00Z">
        <w:r w:rsidDel="009B0345">
          <w:rPr>
            <w:rFonts w:ascii="Times New Roman" w:hAnsi="Times New Roman"/>
            <w:color w:val="222222"/>
            <w:sz w:val="24"/>
            <w:szCs w:val="24"/>
            <w:u w:color="222222"/>
            <w:shd w:val="clear" w:color="auto" w:fill="FFFFFF"/>
          </w:rPr>
          <w:delText>s</w:delText>
        </w:r>
      </w:del>
      <w:ins w:id="63" w:author="Jens Nicolay" w:date="2015-08-21T14:03:00Z">
        <w:r w:rsidR="009B0345">
          <w:rPr>
            <w:rFonts w:ascii="Times New Roman" w:hAnsi="Times New Roman"/>
            <w:color w:val="222222"/>
            <w:sz w:val="24"/>
            <w:szCs w:val="24"/>
            <w:u w:color="222222"/>
            <w:shd w:val="clear" w:color="auto" w:fill="FFFFFF"/>
          </w:rPr>
          <w:t>s</w:t>
        </w:r>
      </w:ins>
      <w:del w:id="64" w:author="Jens Nicolay" w:date="2015-08-21T14:03:00Z">
        <w:r w:rsidDel="009B0345">
          <w:rPr>
            <w:rFonts w:ascii="Times New Roman" w:hAnsi="Times New Roman"/>
            <w:color w:val="222222"/>
            <w:sz w:val="24"/>
            <w:szCs w:val="24"/>
            <w:u w:color="222222"/>
            <w:shd w:val="clear" w:color="auto" w:fill="FFFFFF"/>
          </w:rPr>
          <w:delText>,</w:delText>
        </w:r>
      </w:del>
      <w:r>
        <w:rPr>
          <w:rFonts w:ascii="Times New Roman" w:hAnsi="Times New Roman"/>
          <w:color w:val="222222"/>
          <w:sz w:val="24"/>
          <w:szCs w:val="24"/>
          <w:u w:color="222222"/>
          <w:shd w:val="clear" w:color="auto" w:fill="FFFFFF"/>
        </w:rPr>
        <w:t xml:space="preserve"> </w:t>
      </w:r>
      <w:ins w:id="65" w:author="Jens Nicolay" w:date="2015-08-21T14:03:00Z">
        <w:r w:rsidR="009B0345">
          <w:rPr>
            <w:rFonts w:ascii="Times New Roman" w:hAnsi="Times New Roman"/>
            <w:color w:val="222222"/>
            <w:sz w:val="24"/>
            <w:szCs w:val="24"/>
            <w:u w:color="222222"/>
            <w:shd w:val="clear" w:color="auto" w:fill="FFFFFF"/>
          </w:rPr>
          <w:t>“</w:t>
        </w:r>
      </w:ins>
      <w:r>
        <w:rPr>
          <w:rFonts w:ascii="Times New Roman" w:hAnsi="Times New Roman"/>
          <w:color w:val="222222"/>
          <w:sz w:val="24"/>
          <w:szCs w:val="24"/>
          <w:u w:color="222222"/>
          <w:shd w:val="clear" w:color="auto" w:fill="FFFFFF"/>
        </w:rPr>
        <w:t>apples, bananas, pears, grapes, peaches</w:t>
      </w:r>
      <w:ins w:id="66" w:author="Jens Nicolay" w:date="2015-08-21T14:03:00Z">
        <w:r w:rsidR="009B0345">
          <w:rPr>
            <w:rFonts w:ascii="Times New Roman" w:hAnsi="Times New Roman"/>
            <w:color w:val="222222"/>
            <w:sz w:val="24"/>
            <w:szCs w:val="24"/>
            <w:u w:color="222222"/>
            <w:shd w:val="clear" w:color="auto" w:fill="FFFFFF"/>
          </w:rPr>
          <w:t>”</w:t>
        </w:r>
      </w:ins>
      <w:r>
        <w:rPr>
          <w:rFonts w:ascii="Times New Roman" w:hAnsi="Times New Roman"/>
          <w:color w:val="222222"/>
          <w:sz w:val="24"/>
          <w:szCs w:val="24"/>
          <w:u w:color="222222"/>
          <w:shd w:val="clear" w:color="auto" w:fill="FFFFFF"/>
        </w:rPr>
        <w:t xml:space="preserve">, we can </w:t>
      </w:r>
      <w:del w:id="67" w:author="Jens Nicolay" w:date="2015-08-21T14:04:00Z">
        <w:r w:rsidDel="009B0345">
          <w:rPr>
            <w:rFonts w:ascii="Times New Roman" w:hAnsi="Times New Roman"/>
            <w:color w:val="222222"/>
            <w:sz w:val="24"/>
            <w:szCs w:val="24"/>
            <w:u w:color="222222"/>
            <w:shd w:val="clear" w:color="auto" w:fill="FFFFFF"/>
          </w:rPr>
          <w:delText xml:space="preserve">know </w:delText>
        </w:r>
      </w:del>
      <w:ins w:id="68" w:author="Jens Nicolay" w:date="2015-08-21T14:04:00Z">
        <w:r w:rsidR="009B0345">
          <w:rPr>
            <w:rFonts w:ascii="Times New Roman" w:hAnsi="Times New Roman"/>
            <w:color w:val="222222"/>
            <w:sz w:val="24"/>
            <w:szCs w:val="24"/>
            <w:u w:color="222222"/>
            <w:shd w:val="clear" w:color="auto" w:fill="FFFFFF"/>
          </w:rPr>
          <w:t>infer</w:t>
        </w:r>
        <w:r w:rsidR="009B0345">
          <w:rPr>
            <w:rFonts w:ascii="Times New Roman" w:hAnsi="Times New Roman"/>
            <w:color w:val="222222"/>
            <w:sz w:val="24"/>
            <w:szCs w:val="24"/>
            <w:u w:color="222222"/>
            <w:shd w:val="clear" w:color="auto" w:fill="FFFFFF"/>
          </w:rPr>
          <w:t xml:space="preserve"> </w:t>
        </w:r>
      </w:ins>
      <w:r>
        <w:rPr>
          <w:rFonts w:ascii="Times New Roman" w:hAnsi="Times New Roman"/>
          <w:color w:val="222222"/>
          <w:sz w:val="24"/>
          <w:szCs w:val="24"/>
          <w:u w:color="222222"/>
          <w:shd w:val="clear" w:color="auto" w:fill="FFFFFF"/>
        </w:rPr>
        <w:t xml:space="preserve">their common feature is fruit. </w:t>
      </w:r>
      <w:commentRangeStart w:id="69"/>
      <w:r>
        <w:rPr>
          <w:rFonts w:ascii="Times New Roman" w:hAnsi="Times New Roman"/>
          <w:color w:val="222222"/>
          <w:sz w:val="24"/>
          <w:szCs w:val="24"/>
          <w:u w:color="222222"/>
          <w:shd w:val="clear" w:color="auto" w:fill="FFFFFF"/>
        </w:rPr>
        <w:t>Drawn they are fruit is a process of abstraction.</w:t>
      </w:r>
      <w:commentRangeEnd w:id="69"/>
      <w:r w:rsidR="009B0345">
        <w:rPr>
          <w:rStyle w:val="CommentReference"/>
        </w:rPr>
        <w:commentReference w:id="69"/>
      </w:r>
      <w:r>
        <w:rPr>
          <w:rFonts w:ascii="Times New Roman" w:hAnsi="Times New Roman"/>
          <w:color w:val="222222"/>
          <w:sz w:val="24"/>
          <w:szCs w:val="24"/>
          <w:u w:color="222222"/>
          <w:shd w:val="clear" w:color="auto" w:fill="FFFFFF"/>
        </w:rPr>
        <w:t xml:space="preserve"> Another example of abstraction </w:t>
      </w:r>
      <w:ins w:id="70" w:author="Jens Nicolay" w:date="2015-08-21T14:06:00Z">
        <w:r w:rsidR="009B0345">
          <w:rPr>
            <w:rFonts w:ascii="Times New Roman" w:hAnsi="Times New Roman"/>
            <w:color w:val="222222"/>
            <w:sz w:val="24"/>
            <w:szCs w:val="24"/>
            <w:u w:color="222222"/>
            <w:shd w:val="clear" w:color="auto" w:fill="FFFFFF"/>
          </w:rPr>
          <w:t xml:space="preserve">is: </w:t>
        </w:r>
      </w:ins>
      <w:del w:id="71" w:author="Jens Nicolay" w:date="2015-08-21T14:06:00Z">
        <w:r w:rsidDel="009B0345">
          <w:rPr>
            <w:rFonts w:ascii="Times New Roman" w:hAnsi="Times New Roman"/>
            <w:color w:val="222222"/>
            <w:sz w:val="24"/>
            <w:szCs w:val="24"/>
            <w:u w:color="222222"/>
            <w:shd w:val="clear" w:color="auto" w:fill="FFFFFF"/>
          </w:rPr>
          <w:delText xml:space="preserve">such as </w:delText>
        </w:r>
      </w:del>
      <w:ins w:id="72" w:author="Jens Nicolay" w:date="2015-08-21T14:06:00Z">
        <w:r w:rsidR="009B0345">
          <w:rPr>
            <w:rFonts w:ascii="Times New Roman" w:hAnsi="Times New Roman"/>
            <w:color w:val="222222"/>
            <w:sz w:val="24"/>
            <w:szCs w:val="24"/>
            <w:u w:color="222222"/>
            <w:shd w:val="clear" w:color="auto" w:fill="FFFFFF"/>
          </w:rPr>
          <w:t>“</w:t>
        </w:r>
      </w:ins>
      <w:r>
        <w:rPr>
          <w:rFonts w:ascii="Times New Roman" w:hAnsi="Times New Roman"/>
          <w:color w:val="222222"/>
          <w:sz w:val="24"/>
          <w:szCs w:val="24"/>
          <w:u w:color="222222"/>
          <w:shd w:val="clear" w:color="auto" w:fill="FFFFFF"/>
        </w:rPr>
        <w:t>a student is identified by enroll number in their school and is able to sign in a lecture with their enroll number</w:t>
      </w:r>
      <w:ins w:id="73" w:author="Jens Nicolay" w:date="2015-08-21T14:06:00Z">
        <w:r w:rsidR="009B0345">
          <w:rPr>
            <w:rFonts w:ascii="Times New Roman" w:hAnsi="Times New Roman"/>
            <w:color w:val="222222"/>
            <w:sz w:val="24"/>
            <w:szCs w:val="24"/>
            <w:u w:color="222222"/>
            <w:shd w:val="clear" w:color="auto" w:fill="FFFFFF"/>
          </w:rPr>
          <w:t>”</w:t>
        </w:r>
      </w:ins>
      <w:r>
        <w:rPr>
          <w:rFonts w:ascii="Times New Roman" w:hAnsi="Times New Roman"/>
          <w:color w:val="222222"/>
          <w:sz w:val="24"/>
          <w:szCs w:val="24"/>
          <w:u w:color="222222"/>
          <w:shd w:val="clear" w:color="auto" w:fill="FFFFFF"/>
        </w:rPr>
        <w:t>. On top of this, we can build a</w:t>
      </w:r>
      <w:ins w:id="74" w:author="Jens Nicolay" w:date="2015-08-21T14:06:00Z">
        <w:r w:rsidR="009B0345">
          <w:rPr>
            <w:rFonts w:ascii="Times New Roman" w:hAnsi="Times New Roman"/>
            <w:color w:val="222222"/>
            <w:sz w:val="24"/>
            <w:szCs w:val="24"/>
            <w:u w:color="222222"/>
            <w:shd w:val="clear" w:color="auto" w:fill="FFFFFF"/>
          </w:rPr>
          <w:t>n</w:t>
        </w:r>
      </w:ins>
      <w:r>
        <w:rPr>
          <w:rFonts w:ascii="Times New Roman" w:hAnsi="Times New Roman"/>
          <w:color w:val="222222"/>
          <w:sz w:val="24"/>
          <w:szCs w:val="24"/>
          <w:u w:color="222222"/>
          <w:shd w:val="clear" w:color="auto" w:fill="FFFFFF"/>
        </w:rPr>
        <w:t xml:space="preserve"> abstract interpretation that if the student’s enroll number doesn’t occur in a sign-in list of a lecture, then we can conclude that this student doesn’t participate this lecture. In this case, the abstract interpretation is a prediction of attendance based on abstraction relationship between student and enroll number.</w:t>
      </w:r>
    </w:p>
    <w:p w14:paraId="3135C9E4" w14:textId="0EDE9D8E" w:rsidR="00B513FC" w:rsidDel="00F32C11" w:rsidRDefault="004F4D39">
      <w:pPr>
        <w:widowControl w:val="0"/>
        <w:spacing w:afterLines="50" w:after="120" w:line="276" w:lineRule="auto"/>
        <w:jc w:val="both"/>
        <w:rPr>
          <w:del w:id="75" w:author="Jens Nicolay" w:date="2015-08-21T14:11:00Z"/>
          <w:rFonts w:ascii="Times New Roman" w:hAnsi="Times New Roman"/>
          <w:color w:val="222222"/>
          <w:sz w:val="24"/>
          <w:szCs w:val="24"/>
          <w:u w:color="222222"/>
          <w:shd w:val="clear" w:color="auto" w:fill="FFFFFF"/>
        </w:rPr>
        <w:sectPr w:rsidR="00B513FC" w:rsidDel="00F32C11">
          <w:headerReference w:type="default" r:id="rId54"/>
          <w:footerReference w:type="default" r:id="rId55"/>
          <w:pgSz w:w="11900" w:h="16838"/>
          <w:pgMar w:top="2154" w:right="2341" w:bottom="2154" w:left="2341" w:header="720" w:footer="0" w:gutter="0"/>
          <w:cols w:space="720"/>
          <w:docGrid w:linePitch="360"/>
        </w:sectPr>
      </w:pPr>
      <w:r>
        <w:rPr>
          <w:rFonts w:ascii="Times New Roman" w:hAnsi="Times New Roman"/>
          <w:color w:val="222222"/>
          <w:sz w:val="24"/>
          <w:szCs w:val="24"/>
          <w:u w:color="222222"/>
          <w:shd w:val="clear" w:color="auto" w:fill="FFFFFF"/>
        </w:rPr>
        <w:t xml:space="preserve">In the domain of computer science, abstraction is </w:t>
      </w:r>
      <w:ins w:id="76" w:author="Jens Nicolay" w:date="2015-08-21T14:07:00Z">
        <w:r w:rsidR="00F32C11">
          <w:rPr>
            <w:rFonts w:ascii="Times New Roman" w:hAnsi="Times New Roman"/>
            <w:color w:val="222222"/>
            <w:sz w:val="24"/>
            <w:szCs w:val="24"/>
            <w:u w:color="222222"/>
            <w:shd w:val="clear" w:color="auto" w:fill="FFFFFF"/>
          </w:rPr>
          <w:t xml:space="preserve">a </w:t>
        </w:r>
      </w:ins>
      <w:r>
        <w:rPr>
          <w:rFonts w:ascii="Times New Roman" w:hAnsi="Times New Roman"/>
          <w:color w:val="222222"/>
          <w:sz w:val="24"/>
          <w:szCs w:val="24"/>
          <w:u w:color="222222"/>
          <w:shd w:val="clear" w:color="auto" w:fill="FFFFFF"/>
        </w:rPr>
        <w:t xml:space="preserve">crucial </w:t>
      </w:r>
      <w:del w:id="77" w:author="Jens Nicolay" w:date="2015-08-21T14:07:00Z">
        <w:r w:rsidDel="00F32C11">
          <w:rPr>
            <w:rFonts w:ascii="Times New Roman" w:hAnsi="Times New Roman"/>
            <w:color w:val="222222"/>
            <w:sz w:val="24"/>
            <w:szCs w:val="24"/>
            <w:u w:color="222222"/>
            <w:shd w:val="clear" w:color="auto" w:fill="FFFFFF"/>
          </w:rPr>
          <w:delText xml:space="preserve">important </w:delText>
        </w:r>
      </w:del>
      <w:ins w:id="78" w:author="Jens Nicolay" w:date="2015-08-21T14:07:00Z">
        <w:r w:rsidR="00F32C11">
          <w:rPr>
            <w:rFonts w:ascii="Times New Roman" w:hAnsi="Times New Roman"/>
            <w:color w:val="222222"/>
            <w:sz w:val="24"/>
            <w:szCs w:val="24"/>
            <w:u w:color="222222"/>
            <w:shd w:val="clear" w:color="auto" w:fill="FFFFFF"/>
          </w:rPr>
          <w:t>concept</w:t>
        </w:r>
        <w:r w:rsidR="00F32C11">
          <w:rPr>
            <w:rFonts w:ascii="Times New Roman" w:hAnsi="Times New Roman"/>
            <w:color w:val="222222"/>
            <w:sz w:val="24"/>
            <w:szCs w:val="24"/>
            <w:u w:color="222222"/>
            <w:shd w:val="clear" w:color="auto" w:fill="FFFFFF"/>
          </w:rPr>
          <w:t xml:space="preserve"> </w:t>
        </w:r>
      </w:ins>
      <w:del w:id="79" w:author="Jens Nicolay" w:date="2015-08-21T14:08:00Z">
        <w:r w:rsidDel="00F32C11">
          <w:rPr>
            <w:rFonts w:ascii="Times New Roman" w:hAnsi="Times New Roman"/>
            <w:color w:val="222222"/>
            <w:sz w:val="24"/>
            <w:szCs w:val="24"/>
            <w:u w:color="222222"/>
            <w:shd w:val="clear" w:color="auto" w:fill="FFFFFF"/>
          </w:rPr>
          <w:delText xml:space="preserve">and </w:delText>
        </w:r>
      </w:del>
      <w:ins w:id="80" w:author="Jens Nicolay" w:date="2015-08-21T14:08:00Z">
        <w:r w:rsidR="00F32C11">
          <w:rPr>
            <w:rFonts w:ascii="Times New Roman" w:hAnsi="Times New Roman"/>
            <w:color w:val="222222"/>
            <w:sz w:val="24"/>
            <w:szCs w:val="24"/>
            <w:u w:color="222222"/>
            <w:shd w:val="clear" w:color="auto" w:fill="FFFFFF"/>
          </w:rPr>
          <w:t>that has</w:t>
        </w:r>
        <w:r w:rsidR="00F32C11">
          <w:rPr>
            <w:rFonts w:ascii="Times New Roman" w:hAnsi="Times New Roman"/>
            <w:color w:val="222222"/>
            <w:sz w:val="24"/>
            <w:szCs w:val="24"/>
            <w:u w:color="222222"/>
            <w:shd w:val="clear" w:color="auto" w:fill="FFFFFF"/>
          </w:rPr>
          <w:t xml:space="preserve"> </w:t>
        </w:r>
      </w:ins>
      <w:r>
        <w:rPr>
          <w:rFonts w:ascii="Times New Roman" w:hAnsi="Times New Roman"/>
          <w:color w:val="222222"/>
          <w:sz w:val="24"/>
          <w:szCs w:val="24"/>
          <w:u w:color="222222"/>
          <w:shd w:val="clear" w:color="auto" w:fill="FFFFFF"/>
        </w:rPr>
        <w:t>widespread us</w:t>
      </w:r>
      <w:ins w:id="81" w:author="Jens Nicolay" w:date="2015-08-21T14:08:00Z">
        <w:r w:rsidR="00F32C11">
          <w:rPr>
            <w:rFonts w:ascii="Times New Roman" w:hAnsi="Times New Roman"/>
            <w:color w:val="222222"/>
            <w:sz w:val="24"/>
            <w:szCs w:val="24"/>
            <w:u w:color="222222"/>
            <w:shd w:val="clear" w:color="auto" w:fill="FFFFFF"/>
          </w:rPr>
          <w:t>age</w:t>
        </w:r>
      </w:ins>
      <w:del w:id="82" w:author="Jens Nicolay" w:date="2015-08-21T14:08:00Z">
        <w:r w:rsidDel="00F32C11">
          <w:rPr>
            <w:rFonts w:ascii="Times New Roman" w:hAnsi="Times New Roman"/>
            <w:color w:val="222222"/>
            <w:sz w:val="24"/>
            <w:szCs w:val="24"/>
            <w:u w:color="222222"/>
            <w:shd w:val="clear" w:color="auto" w:fill="FFFFFF"/>
          </w:rPr>
          <w:delText>ed</w:delText>
        </w:r>
      </w:del>
      <w:r>
        <w:rPr>
          <w:rFonts w:ascii="Times New Roman" w:hAnsi="Times New Roman"/>
          <w:color w:val="222222"/>
          <w:sz w:val="24"/>
          <w:szCs w:val="24"/>
          <w:u w:color="222222"/>
          <w:shd w:val="clear" w:color="auto" w:fill="FFFFFF"/>
        </w:rPr>
        <w:t xml:space="preserve">. In Unix, all devices is abstracted to concept of file, the interaction between </w:t>
      </w:r>
      <w:del w:id="83" w:author="Jens Nicolay" w:date="2015-08-21T14:09:00Z">
        <w:r w:rsidDel="00F32C11">
          <w:rPr>
            <w:rFonts w:ascii="Times New Roman" w:hAnsi="Times New Roman"/>
            <w:color w:val="222222"/>
            <w:sz w:val="24"/>
            <w:szCs w:val="24"/>
            <w:u w:color="222222"/>
            <w:shd w:val="clear" w:color="auto" w:fill="FFFFFF"/>
          </w:rPr>
          <w:delText xml:space="preserve">each </w:delText>
        </w:r>
      </w:del>
      <w:ins w:id="84" w:author="Jens Nicolay" w:date="2015-08-21T14:09:00Z">
        <w:r w:rsidR="00F32C11">
          <w:rPr>
            <w:rFonts w:ascii="Times New Roman" w:hAnsi="Times New Roman"/>
            <w:color w:val="222222"/>
            <w:sz w:val="24"/>
            <w:szCs w:val="24"/>
            <w:u w:color="222222"/>
            <w:shd w:val="clear" w:color="auto" w:fill="FFFFFF"/>
          </w:rPr>
          <w:t>multiple</w:t>
        </w:r>
        <w:r w:rsidR="00F32C11">
          <w:rPr>
            <w:rFonts w:ascii="Times New Roman" w:hAnsi="Times New Roman"/>
            <w:color w:val="222222"/>
            <w:sz w:val="24"/>
            <w:szCs w:val="24"/>
            <w:u w:color="222222"/>
            <w:shd w:val="clear" w:color="auto" w:fill="FFFFFF"/>
          </w:rPr>
          <w:t xml:space="preserve"> </w:t>
        </w:r>
      </w:ins>
      <w:r>
        <w:rPr>
          <w:rFonts w:ascii="Times New Roman" w:hAnsi="Times New Roman"/>
          <w:color w:val="222222"/>
          <w:sz w:val="24"/>
          <w:szCs w:val="24"/>
          <w:u w:color="222222"/>
          <w:shd w:val="clear" w:color="auto" w:fill="FFFFFF"/>
        </w:rPr>
        <w:t xml:space="preserve">programs </w:t>
      </w:r>
      <w:del w:id="85" w:author="Jens Nicolay" w:date="2015-08-21T14:09:00Z">
        <w:r w:rsidDel="00F32C11">
          <w:rPr>
            <w:rFonts w:ascii="Times New Roman" w:hAnsi="Times New Roman"/>
            <w:color w:val="222222"/>
            <w:sz w:val="24"/>
            <w:szCs w:val="24"/>
            <w:u w:color="222222"/>
            <w:shd w:val="clear" w:color="auto" w:fill="FFFFFF"/>
          </w:rPr>
          <w:delText>is in</w:delText>
        </w:r>
      </w:del>
      <w:ins w:id="86" w:author="Jens Nicolay" w:date="2015-08-21T14:09:00Z">
        <w:r w:rsidR="00F32C11">
          <w:rPr>
            <w:rFonts w:ascii="Times New Roman" w:hAnsi="Times New Roman"/>
            <w:color w:val="222222"/>
            <w:sz w:val="24"/>
            <w:szCs w:val="24"/>
            <w:u w:color="222222"/>
            <w:shd w:val="clear" w:color="auto" w:fill="FFFFFF"/>
          </w:rPr>
          <w:t>is</w:t>
        </w:r>
      </w:ins>
      <w:r>
        <w:rPr>
          <w:rFonts w:ascii="Times New Roman" w:hAnsi="Times New Roman"/>
          <w:color w:val="222222"/>
          <w:sz w:val="24"/>
          <w:szCs w:val="24"/>
          <w:u w:color="222222"/>
          <w:shd w:val="clear" w:color="auto" w:fill="FFFFFF"/>
        </w:rPr>
        <w:t xml:space="preserve"> abstract</w:t>
      </w:r>
      <w:ins w:id="87" w:author="Jens Nicolay" w:date="2015-08-21T14:09:00Z">
        <w:r w:rsidR="00F32C11">
          <w:rPr>
            <w:rFonts w:ascii="Times New Roman" w:hAnsi="Times New Roman"/>
            <w:color w:val="222222"/>
            <w:sz w:val="24"/>
            <w:szCs w:val="24"/>
            <w:u w:color="222222"/>
            <w:shd w:val="clear" w:color="auto" w:fill="FFFFFF"/>
          </w:rPr>
          <w:t>ed as</w:t>
        </w:r>
      </w:ins>
      <w:del w:id="88" w:author="Jens Nicolay" w:date="2015-08-21T14:09:00Z">
        <w:r w:rsidDel="00F32C11">
          <w:rPr>
            <w:rFonts w:ascii="Times New Roman" w:hAnsi="Times New Roman"/>
            <w:color w:val="222222"/>
            <w:sz w:val="24"/>
            <w:szCs w:val="24"/>
            <w:u w:color="222222"/>
            <w:shd w:val="clear" w:color="auto" w:fill="FFFFFF"/>
          </w:rPr>
          <w:delText>ion of</w:delText>
        </w:r>
      </w:del>
      <w:r>
        <w:rPr>
          <w:rFonts w:ascii="Times New Roman" w:hAnsi="Times New Roman"/>
          <w:color w:val="222222"/>
          <w:sz w:val="24"/>
          <w:szCs w:val="24"/>
          <w:u w:color="222222"/>
          <w:shd w:val="clear" w:color="auto" w:fill="FFFFFF"/>
        </w:rPr>
        <w:t xml:space="preserve"> </w:t>
      </w:r>
      <w:ins w:id="89" w:author="Jens Nicolay" w:date="2015-08-21T14:09:00Z">
        <w:r w:rsidR="00F32C11">
          <w:rPr>
            <w:rFonts w:ascii="Times New Roman" w:hAnsi="Times New Roman"/>
            <w:color w:val="222222"/>
            <w:sz w:val="24"/>
            <w:szCs w:val="24"/>
            <w:u w:color="222222"/>
            <w:shd w:val="clear" w:color="auto" w:fill="FFFFFF"/>
          </w:rPr>
          <w:t xml:space="preserve">a </w:t>
        </w:r>
      </w:ins>
      <w:r>
        <w:rPr>
          <w:rFonts w:ascii="Times New Roman" w:hAnsi="Times New Roman"/>
          <w:color w:val="222222"/>
          <w:sz w:val="24"/>
          <w:szCs w:val="24"/>
          <w:u w:color="222222"/>
          <w:shd w:val="clear" w:color="auto" w:fill="FFFFFF"/>
        </w:rPr>
        <w:t xml:space="preserve">pipe. Android abstracts out a mobile application as four components: Activity, Intent, Service, Provider. A computer program can be seen as a computation in </w:t>
      </w:r>
      <w:ins w:id="90" w:author="Jens Nicolay" w:date="2015-08-21T14:11:00Z">
        <w:r w:rsidR="00F32C11">
          <w:rPr>
            <w:rFonts w:ascii="Times New Roman" w:hAnsi="Times New Roman"/>
            <w:color w:val="222222"/>
            <w:sz w:val="24"/>
            <w:szCs w:val="24"/>
            <w:u w:color="222222"/>
            <w:shd w:val="clear" w:color="auto" w:fill="FFFFFF"/>
          </w:rPr>
          <w:t xml:space="preserve">a domain of </w:t>
        </w:r>
      </w:ins>
      <w:r>
        <w:rPr>
          <w:rFonts w:ascii="Times New Roman" w:hAnsi="Times New Roman"/>
          <w:color w:val="222222"/>
          <w:sz w:val="24"/>
          <w:szCs w:val="24"/>
          <w:u w:color="222222"/>
          <w:shd w:val="clear" w:color="auto" w:fill="FFFFFF"/>
        </w:rPr>
        <w:t>abstract</w:t>
      </w:r>
      <w:del w:id="91" w:author="Jens Nicolay" w:date="2015-08-21T14:11:00Z">
        <w:r w:rsidDel="00F32C11">
          <w:rPr>
            <w:rFonts w:ascii="Times New Roman" w:hAnsi="Times New Roman"/>
            <w:color w:val="222222"/>
            <w:sz w:val="24"/>
            <w:szCs w:val="24"/>
            <w:u w:color="222222"/>
            <w:shd w:val="clear" w:color="auto" w:fill="FFFFFF"/>
          </w:rPr>
          <w:delText>io</w:delText>
        </w:r>
      </w:del>
      <w:del w:id="92" w:author="Jens Nicolay" w:date="2015-08-21T14:10:00Z">
        <w:r w:rsidDel="00F32C11">
          <w:rPr>
            <w:rFonts w:ascii="Times New Roman" w:hAnsi="Times New Roman"/>
            <w:color w:val="222222"/>
            <w:sz w:val="24"/>
            <w:szCs w:val="24"/>
            <w:u w:color="222222"/>
            <w:shd w:val="clear" w:color="auto" w:fill="FFFFFF"/>
          </w:rPr>
          <w:delText>n</w:delText>
        </w:r>
      </w:del>
      <w:r>
        <w:rPr>
          <w:rFonts w:ascii="Times New Roman" w:hAnsi="Times New Roman"/>
          <w:color w:val="222222"/>
          <w:sz w:val="24"/>
          <w:szCs w:val="24"/>
          <w:u w:color="222222"/>
          <w:shd w:val="clear" w:color="auto" w:fill="FFFFFF"/>
        </w:rPr>
        <w:t xml:space="preserve"> concept</w:t>
      </w:r>
      <w:ins w:id="93" w:author="Jens Nicolay" w:date="2015-08-21T14:11:00Z">
        <w:r w:rsidR="00F32C11">
          <w:rPr>
            <w:rFonts w:ascii="Times New Roman" w:hAnsi="Times New Roman"/>
            <w:color w:val="222222"/>
            <w:sz w:val="24"/>
            <w:szCs w:val="24"/>
            <w:u w:color="222222"/>
            <w:shd w:val="clear" w:color="auto" w:fill="FFFFFF"/>
          </w:rPr>
          <w:t>s</w:t>
        </w:r>
      </w:ins>
      <w:r>
        <w:rPr>
          <w:rFonts w:ascii="Times New Roman" w:hAnsi="Times New Roman"/>
          <w:color w:val="222222"/>
          <w:sz w:val="24"/>
          <w:szCs w:val="24"/>
          <w:u w:color="222222"/>
          <w:shd w:val="clear" w:color="auto" w:fill="FFFFFF"/>
        </w:rPr>
        <w:t xml:space="preserve"> </w:t>
      </w:r>
      <w:commentRangeStart w:id="94"/>
      <w:del w:id="95" w:author="Jens Nicolay" w:date="2015-08-21T14:11:00Z">
        <w:r w:rsidDel="00F32C11">
          <w:rPr>
            <w:rFonts w:ascii="Times New Roman" w:hAnsi="Times New Roman"/>
            <w:color w:val="222222"/>
            <w:sz w:val="24"/>
            <w:szCs w:val="24"/>
            <w:u w:color="222222"/>
            <w:shd w:val="clear" w:color="auto" w:fill="FFFFFF"/>
          </w:rPr>
          <w:delText xml:space="preserve">which </w:delText>
        </w:r>
      </w:del>
      <w:ins w:id="96" w:author="Jens Nicolay" w:date="2015-08-21T14:11:00Z">
        <w:r w:rsidR="00F32C11">
          <w:rPr>
            <w:rFonts w:ascii="Times New Roman" w:hAnsi="Times New Roman"/>
            <w:color w:val="222222"/>
            <w:sz w:val="24"/>
            <w:szCs w:val="24"/>
            <w:u w:color="222222"/>
            <w:shd w:val="clear" w:color="auto" w:fill="FFFFFF"/>
          </w:rPr>
          <w:t>that</w:t>
        </w:r>
        <w:r w:rsidR="00F32C11">
          <w:rPr>
            <w:rFonts w:ascii="Times New Roman" w:hAnsi="Times New Roman"/>
            <w:color w:val="222222"/>
            <w:sz w:val="24"/>
            <w:szCs w:val="24"/>
            <w:u w:color="222222"/>
            <w:shd w:val="clear" w:color="auto" w:fill="FFFFFF"/>
          </w:rPr>
          <w:t xml:space="preserve"> </w:t>
        </w:r>
      </w:ins>
      <w:r>
        <w:rPr>
          <w:rFonts w:ascii="Times New Roman" w:hAnsi="Times New Roman"/>
          <w:color w:val="222222"/>
          <w:sz w:val="24"/>
          <w:szCs w:val="24"/>
          <w:u w:color="222222"/>
          <w:shd w:val="clear" w:color="auto" w:fill="FFFFFF"/>
        </w:rPr>
        <w:t>abstract</w:t>
      </w:r>
      <w:del w:id="97" w:author="Jens Nicolay" w:date="2015-08-21T14:11:00Z">
        <w:r w:rsidDel="00F32C11">
          <w:rPr>
            <w:rFonts w:ascii="Times New Roman" w:hAnsi="Times New Roman"/>
            <w:color w:val="222222"/>
            <w:sz w:val="24"/>
            <w:szCs w:val="24"/>
            <w:u w:color="222222"/>
            <w:shd w:val="clear" w:color="auto" w:fill="FFFFFF"/>
          </w:rPr>
          <w:delText>ed</w:delText>
        </w:r>
      </w:del>
      <w:r>
        <w:rPr>
          <w:rFonts w:ascii="Times New Roman" w:hAnsi="Times New Roman"/>
          <w:color w:val="222222"/>
          <w:sz w:val="24"/>
          <w:szCs w:val="24"/>
          <w:u w:color="222222"/>
          <w:shd w:val="clear" w:color="auto" w:fill="FFFFFF"/>
        </w:rPr>
        <w:t xml:space="preserve"> </w:t>
      </w:r>
      <w:del w:id="98" w:author="Jens Nicolay" w:date="2015-08-21T14:11:00Z">
        <w:r w:rsidDel="00F32C11">
          <w:rPr>
            <w:rFonts w:ascii="Times New Roman" w:hAnsi="Times New Roman"/>
            <w:color w:val="222222"/>
            <w:sz w:val="24"/>
            <w:szCs w:val="24"/>
            <w:u w:color="222222"/>
            <w:shd w:val="clear" w:color="auto" w:fill="FFFFFF"/>
          </w:rPr>
          <w:delText xml:space="preserve">from </w:delText>
        </w:r>
      </w:del>
      <w:r>
        <w:rPr>
          <w:rFonts w:ascii="Times New Roman" w:hAnsi="Times New Roman"/>
          <w:color w:val="222222"/>
          <w:sz w:val="24"/>
          <w:szCs w:val="24"/>
          <w:u w:color="222222"/>
          <w:shd w:val="clear" w:color="auto" w:fill="FFFFFF"/>
        </w:rPr>
        <w:t>universal object</w:t>
      </w:r>
      <w:ins w:id="99" w:author="Jens Nicolay" w:date="2015-08-21T14:11:00Z">
        <w:r w:rsidR="00F32C11">
          <w:rPr>
            <w:rFonts w:ascii="Times New Roman" w:hAnsi="Times New Roman"/>
            <w:color w:val="222222"/>
            <w:sz w:val="24"/>
            <w:szCs w:val="24"/>
            <w:u w:color="222222"/>
            <w:shd w:val="clear" w:color="auto" w:fill="FFFFFF"/>
          </w:rPr>
          <w:t>s</w:t>
        </w:r>
        <w:commentRangeEnd w:id="94"/>
        <w:r w:rsidR="00F32C11">
          <w:rPr>
            <w:rStyle w:val="CommentReference"/>
          </w:rPr>
          <w:commentReference w:id="94"/>
        </w:r>
      </w:ins>
      <w:r>
        <w:rPr>
          <w:rFonts w:ascii="Times New Roman" w:hAnsi="Times New Roman"/>
          <w:color w:val="222222"/>
          <w:sz w:val="24"/>
          <w:szCs w:val="24"/>
          <w:u w:color="222222"/>
          <w:shd w:val="clear" w:color="auto" w:fill="FFFFFF"/>
        </w:rPr>
        <w:t>. An interpreter is also a </w:t>
      </w:r>
      <w:hyperlink r:id="rId56" w:history="1">
        <w:r>
          <w:rPr>
            <w:rStyle w:val="Hyperlink1"/>
            <w:rFonts w:ascii="Times New Roman" w:hAnsi="Times New Roman"/>
          </w:rPr>
          <w:t>computer program</w:t>
        </w:r>
      </w:hyperlink>
      <w:r>
        <w:rPr>
          <w:rFonts w:ascii="Times New Roman" w:hAnsi="Times New Roman"/>
          <w:color w:val="222222"/>
          <w:sz w:val="24"/>
          <w:szCs w:val="24"/>
          <w:u w:color="222222"/>
          <w:shd w:val="clear" w:color="auto" w:fill="FFFFFF"/>
        </w:rPr>
        <w:t> that directly </w:t>
      </w:r>
      <w:hyperlink r:id="rId57" w:history="1">
        <w:r>
          <w:rPr>
            <w:rStyle w:val="Hyperlink1"/>
            <w:rFonts w:ascii="Times New Roman" w:hAnsi="Times New Roman"/>
          </w:rPr>
          <w:t>executes</w:t>
        </w:r>
      </w:hyperlink>
      <w:r>
        <w:rPr>
          <w:rFonts w:ascii="Times New Roman" w:hAnsi="Times New Roman"/>
          <w:color w:val="222222"/>
          <w:sz w:val="24"/>
          <w:szCs w:val="24"/>
          <w:u w:color="222222"/>
          <w:shd w:val="clear" w:color="auto" w:fill="FFFFFF"/>
        </w:rPr>
        <w:t xml:space="preserve">[49] </w:t>
      </w:r>
      <w:del w:id="100" w:author="Jens Nicolay" w:date="2015-08-21T14:13:00Z">
        <w:r w:rsidDel="00F32C11">
          <w:rPr>
            <w:rFonts w:ascii="Times New Roman" w:hAnsi="Times New Roman"/>
            <w:color w:val="222222"/>
            <w:sz w:val="24"/>
            <w:szCs w:val="24"/>
            <w:u w:color="222222"/>
            <w:shd w:val="clear" w:color="auto" w:fill="FFFFFF"/>
          </w:rPr>
          <w:delText xml:space="preserve">and performs </w:delText>
        </w:r>
      </w:del>
      <w:r>
        <w:rPr>
          <w:rFonts w:ascii="Times New Roman" w:hAnsi="Times New Roman"/>
          <w:color w:val="222222"/>
          <w:sz w:val="24"/>
          <w:szCs w:val="24"/>
          <w:u w:color="222222"/>
          <w:shd w:val="clear" w:color="auto" w:fill="FFFFFF"/>
        </w:rPr>
        <w:t xml:space="preserve">the </w:t>
      </w:r>
    </w:p>
    <w:p w14:paraId="778F00BF" w14:textId="153707B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Pr>
        <w:t xml:space="preserve">behavior of code, normally </w:t>
      </w:r>
      <w:del w:id="101" w:author="Jens Nicolay" w:date="2015-08-21T14:13:00Z">
        <w:r w:rsidDel="00F32C11">
          <w:rPr>
            <w:rFonts w:ascii="Times New Roman" w:hAnsi="Times New Roman"/>
            <w:color w:val="222222"/>
            <w:sz w:val="24"/>
            <w:szCs w:val="24"/>
            <w:u w:color="222222"/>
            <w:shd w:val="clear" w:color="auto" w:fill="FFFFFF"/>
          </w:rPr>
          <w:delText xml:space="preserve">written </w:delText>
        </w:r>
      </w:del>
      <w:ins w:id="102" w:author="Jens Nicolay" w:date="2015-08-21T14:13:00Z">
        <w:r w:rsidR="00F32C11">
          <w:rPr>
            <w:rFonts w:ascii="Times New Roman" w:hAnsi="Times New Roman"/>
            <w:color w:val="222222"/>
            <w:sz w:val="24"/>
            <w:szCs w:val="24"/>
            <w:u w:color="222222"/>
            <w:shd w:val="clear" w:color="auto" w:fill="FFFFFF"/>
          </w:rPr>
          <w:t>provided</w:t>
        </w:r>
        <w:r w:rsidR="00F32C11">
          <w:rPr>
            <w:rFonts w:ascii="Times New Roman" w:hAnsi="Times New Roman"/>
            <w:color w:val="222222"/>
            <w:sz w:val="24"/>
            <w:szCs w:val="24"/>
            <w:u w:color="222222"/>
            <w:shd w:val="clear" w:color="auto" w:fill="FFFFFF"/>
          </w:rPr>
          <w:t xml:space="preserve"> </w:t>
        </w:r>
      </w:ins>
      <w:del w:id="103" w:author="Jens Nicolay" w:date="2015-08-21T14:13:00Z">
        <w:r w:rsidDel="00F32C11">
          <w:rPr>
            <w:rFonts w:ascii="Times New Roman" w:hAnsi="Times New Roman"/>
            <w:color w:val="222222"/>
            <w:sz w:val="24"/>
            <w:szCs w:val="24"/>
            <w:u w:color="222222"/>
            <w:shd w:val="clear" w:color="auto" w:fill="FFFFFF"/>
          </w:rPr>
          <w:delText xml:space="preserve">in </w:delText>
        </w:r>
      </w:del>
      <w:ins w:id="104" w:author="Jens Nicolay" w:date="2015-08-21T14:13:00Z">
        <w:r w:rsidR="00F32C11">
          <w:rPr>
            <w:rFonts w:ascii="Times New Roman" w:hAnsi="Times New Roman"/>
            <w:color w:val="222222"/>
            <w:sz w:val="24"/>
            <w:szCs w:val="24"/>
            <w:u w:color="222222"/>
            <w:shd w:val="clear" w:color="auto" w:fill="FFFFFF"/>
          </w:rPr>
          <w:t>as a list of</w:t>
        </w:r>
        <w:r w:rsidR="00F32C11">
          <w:rPr>
            <w:rFonts w:ascii="Times New Roman" w:hAnsi="Times New Roman"/>
            <w:color w:val="222222"/>
            <w:sz w:val="24"/>
            <w:szCs w:val="24"/>
            <w:u w:color="222222"/>
            <w:shd w:val="clear" w:color="auto" w:fill="FFFFFF"/>
          </w:rPr>
          <w:t xml:space="preserve"> </w:t>
        </w:r>
      </w:ins>
      <w:r>
        <w:rPr>
          <w:rFonts w:ascii="Times New Roman" w:hAnsi="Times New Roman"/>
          <w:color w:val="222222"/>
          <w:sz w:val="24"/>
          <w:szCs w:val="24"/>
          <w:u w:color="222222"/>
          <w:shd w:val="clear" w:color="auto" w:fill="FFFFFF"/>
        </w:rPr>
        <w:t>instruction</w:t>
      </w:r>
      <w:ins w:id="105" w:author="Jens Nicolay" w:date="2015-08-21T14:13:00Z">
        <w:r w:rsidR="00F32C11">
          <w:rPr>
            <w:rFonts w:ascii="Times New Roman" w:hAnsi="Times New Roman"/>
            <w:color w:val="222222"/>
            <w:sz w:val="24"/>
            <w:szCs w:val="24"/>
            <w:u w:color="222222"/>
            <w:shd w:val="clear" w:color="auto" w:fill="FFFFFF"/>
          </w:rPr>
          <w:t>s</w:t>
        </w:r>
      </w:ins>
      <w:del w:id="106" w:author="Jens Nicolay" w:date="2015-08-21T14:13:00Z">
        <w:r w:rsidDel="00F32C11">
          <w:rPr>
            <w:rFonts w:ascii="Times New Roman" w:hAnsi="Times New Roman"/>
            <w:color w:val="222222"/>
            <w:sz w:val="24"/>
            <w:szCs w:val="24"/>
            <w:u w:color="222222"/>
            <w:shd w:val="clear" w:color="auto" w:fill="FFFFFF"/>
          </w:rPr>
          <w:delText xml:space="preserve"> or </w:delText>
        </w:r>
        <w:r w:rsidR="0057338F" w:rsidDel="00F32C11">
          <w:fldChar w:fldCharType="begin"/>
        </w:r>
        <w:r w:rsidR="0057338F" w:rsidDel="00F32C11">
          <w:delInstrText xml:space="preserve"> HYPERLINK "https://en.wikipedia.org/wiki/scripting_language" </w:delInstrText>
        </w:r>
        <w:r w:rsidR="0057338F" w:rsidDel="00F32C11">
          <w:fldChar w:fldCharType="separate"/>
        </w:r>
        <w:r w:rsidDel="00F32C11">
          <w:rPr>
            <w:rStyle w:val="Hyperlink1"/>
            <w:rFonts w:ascii="Times New Roman" w:hAnsi="Times New Roman"/>
          </w:rPr>
          <w:delText>scripting language</w:delText>
        </w:r>
        <w:r w:rsidR="0057338F" w:rsidDel="00F32C11">
          <w:rPr>
            <w:rStyle w:val="Hyperlink1"/>
            <w:rFonts w:ascii="Times New Roman" w:hAnsi="Times New Roman"/>
          </w:rPr>
          <w:fldChar w:fldCharType="end"/>
        </w:r>
      </w:del>
      <w:r>
        <w:rPr>
          <w:rFonts w:ascii="Times New Roman" w:hAnsi="Times New Roman"/>
          <w:color w:val="222222"/>
          <w:sz w:val="24"/>
          <w:szCs w:val="24"/>
          <w:u w:color="222222"/>
          <w:shd w:val="clear" w:color="auto" w:fill="FFFFFF"/>
        </w:rPr>
        <w:t xml:space="preserve">, </w:t>
      </w:r>
      <w:del w:id="107" w:author="Jens Nicolay" w:date="2015-08-21T14:13:00Z">
        <w:r w:rsidDel="00F32C11">
          <w:rPr>
            <w:rFonts w:ascii="Times New Roman" w:hAnsi="Times New Roman"/>
            <w:color w:val="222222"/>
            <w:sz w:val="24"/>
            <w:szCs w:val="24"/>
            <w:u w:color="222222"/>
            <w:shd w:val="clear" w:color="auto" w:fill="FFFFFF"/>
          </w:rPr>
          <w:delText xml:space="preserve">for the use of </w:delText>
        </w:r>
      </w:del>
      <w:ins w:id="108" w:author="Jens Nicolay" w:date="2015-08-21T14:13:00Z">
        <w:r w:rsidR="00F32C11">
          <w:rPr>
            <w:rFonts w:ascii="Times New Roman" w:hAnsi="Times New Roman"/>
            <w:color w:val="222222"/>
            <w:sz w:val="24"/>
            <w:szCs w:val="24"/>
            <w:u w:color="222222"/>
            <w:shd w:val="clear" w:color="auto" w:fill="FFFFFF"/>
          </w:rPr>
          <w:t xml:space="preserve">by </w:t>
        </w:r>
      </w:ins>
      <w:r>
        <w:rPr>
          <w:rFonts w:ascii="Times New Roman" w:hAnsi="Times New Roman"/>
          <w:color w:val="222222"/>
          <w:sz w:val="24"/>
          <w:szCs w:val="24"/>
          <w:u w:color="222222"/>
          <w:shd w:val="clear" w:color="auto" w:fill="FFFFFF"/>
        </w:rPr>
        <w:t>pars</w:t>
      </w:r>
      <w:ins w:id="109" w:author="Jens Nicolay" w:date="2015-08-21T14:14:00Z">
        <w:r w:rsidR="00F32C11">
          <w:rPr>
            <w:rFonts w:ascii="Times New Roman" w:hAnsi="Times New Roman"/>
            <w:color w:val="222222"/>
            <w:sz w:val="24"/>
            <w:szCs w:val="24"/>
            <w:u w:color="222222"/>
            <w:shd w:val="clear" w:color="auto" w:fill="FFFFFF"/>
          </w:rPr>
          <w:t>ing the</w:t>
        </w:r>
      </w:ins>
      <w:del w:id="110" w:author="Jens Nicolay" w:date="2015-08-21T14:14:00Z">
        <w:r w:rsidDel="00F32C11">
          <w:rPr>
            <w:rFonts w:ascii="Times New Roman" w:hAnsi="Times New Roman"/>
            <w:color w:val="222222"/>
            <w:sz w:val="24"/>
            <w:szCs w:val="24"/>
            <w:u w:color="222222"/>
            <w:shd w:val="clear" w:color="auto" w:fill="FFFFFF"/>
          </w:rPr>
          <w:delText>e</w:delText>
        </w:r>
      </w:del>
      <w:r>
        <w:rPr>
          <w:rFonts w:ascii="Times New Roman" w:hAnsi="Times New Roman"/>
          <w:color w:val="222222"/>
          <w:sz w:val="24"/>
          <w:szCs w:val="24"/>
          <w:u w:color="222222"/>
          <w:shd w:val="clear" w:color="auto" w:fill="FFFFFF"/>
        </w:rPr>
        <w:t xml:space="preserve"> code</w:t>
      </w:r>
      <w:ins w:id="111" w:author="Jens Nicolay" w:date="2015-08-21T14:14:00Z">
        <w:r w:rsidR="00F32C11">
          <w:rPr>
            <w:rFonts w:ascii="Times New Roman" w:hAnsi="Times New Roman"/>
            <w:color w:val="222222"/>
            <w:sz w:val="24"/>
            <w:szCs w:val="24"/>
            <w:u w:color="222222"/>
            <w:shd w:val="clear" w:color="auto" w:fill="FFFFFF"/>
          </w:rPr>
          <w:t xml:space="preserve"> and </w:t>
        </w:r>
      </w:ins>
      <w:del w:id="112" w:author="Jens Nicolay" w:date="2015-08-21T14:14:00Z">
        <w:r w:rsidDel="00F32C11">
          <w:rPr>
            <w:rFonts w:ascii="Times New Roman" w:hAnsi="Times New Roman"/>
            <w:color w:val="222222"/>
            <w:sz w:val="24"/>
            <w:szCs w:val="24"/>
            <w:u w:color="222222"/>
            <w:shd w:val="clear" w:color="auto" w:fill="FFFFFF"/>
          </w:rPr>
          <w:lastRenderedPageBreak/>
          <w:delText xml:space="preserve">, </w:delText>
        </w:r>
      </w:del>
      <w:r>
        <w:rPr>
          <w:rFonts w:ascii="Times New Roman" w:hAnsi="Times New Roman"/>
          <w:color w:val="222222"/>
          <w:sz w:val="24"/>
          <w:szCs w:val="24"/>
          <w:u w:color="222222"/>
          <w:shd w:val="clear" w:color="auto" w:fill="FFFFFF"/>
        </w:rPr>
        <w:t>translat</w:t>
      </w:r>
      <w:ins w:id="113" w:author="Jens Nicolay" w:date="2015-08-21T14:14:00Z">
        <w:r w:rsidR="00F32C11">
          <w:rPr>
            <w:rFonts w:ascii="Times New Roman" w:hAnsi="Times New Roman"/>
            <w:color w:val="222222"/>
            <w:sz w:val="24"/>
            <w:szCs w:val="24"/>
            <w:u w:color="222222"/>
            <w:shd w:val="clear" w:color="auto" w:fill="FFFFFF"/>
          </w:rPr>
          <w:t>ing</w:t>
        </w:r>
      </w:ins>
      <w:del w:id="114" w:author="Jens Nicolay" w:date="2015-08-21T14:14:00Z">
        <w:r w:rsidDel="00F32C11">
          <w:rPr>
            <w:rFonts w:ascii="Times New Roman" w:hAnsi="Times New Roman"/>
            <w:color w:val="222222"/>
            <w:sz w:val="24"/>
            <w:szCs w:val="24"/>
            <w:u w:color="222222"/>
            <w:shd w:val="clear" w:color="auto" w:fill="FFFFFF"/>
          </w:rPr>
          <w:delText>e</w:delText>
        </w:r>
      </w:del>
      <w:r>
        <w:rPr>
          <w:rFonts w:ascii="Times New Roman" w:hAnsi="Times New Roman"/>
          <w:color w:val="222222"/>
          <w:sz w:val="24"/>
          <w:szCs w:val="24"/>
          <w:u w:color="222222"/>
          <w:shd w:val="clear" w:color="auto" w:fill="FFFFFF"/>
        </w:rPr>
        <w:t xml:space="preserve"> </w:t>
      </w:r>
      <w:del w:id="115" w:author="Jens Nicolay" w:date="2015-08-21T14:14:00Z">
        <w:r w:rsidDel="00F32C11">
          <w:rPr>
            <w:rFonts w:ascii="Times New Roman" w:hAnsi="Times New Roman"/>
            <w:color w:val="222222"/>
            <w:sz w:val="24"/>
            <w:szCs w:val="24"/>
            <w:u w:color="222222"/>
            <w:shd w:val="clear" w:color="auto" w:fill="FFFFFF"/>
          </w:rPr>
          <w:delText>source code</w:delText>
        </w:r>
      </w:del>
      <w:ins w:id="116" w:author="Jens Nicolay" w:date="2015-08-21T14:14:00Z">
        <w:r w:rsidR="00F32C11">
          <w:rPr>
            <w:rFonts w:ascii="Times New Roman" w:hAnsi="Times New Roman"/>
            <w:color w:val="222222"/>
            <w:sz w:val="24"/>
            <w:szCs w:val="24"/>
            <w:u w:color="222222"/>
            <w:shd w:val="clear" w:color="auto" w:fill="FFFFFF"/>
          </w:rPr>
          <w:t>it</w:t>
        </w:r>
      </w:ins>
      <w:r>
        <w:rPr>
          <w:rFonts w:ascii="Times New Roman" w:hAnsi="Times New Roman"/>
          <w:color w:val="222222"/>
          <w:sz w:val="24"/>
          <w:szCs w:val="24"/>
          <w:u w:color="222222"/>
          <w:shd w:val="clear" w:color="auto" w:fill="FFFFFF"/>
        </w:rPr>
        <w:t xml:space="preserve"> into </w:t>
      </w:r>
      <w:ins w:id="117" w:author="Jens Nicolay" w:date="2015-08-21T14:14:00Z">
        <w:r w:rsidR="00F32C11">
          <w:rPr>
            <w:rFonts w:ascii="Times New Roman" w:hAnsi="Times New Roman"/>
            <w:color w:val="222222"/>
            <w:sz w:val="24"/>
            <w:szCs w:val="24"/>
            <w:u w:color="222222"/>
            <w:shd w:val="clear" w:color="auto" w:fill="FFFFFF"/>
          </w:rPr>
          <w:t xml:space="preserve">some form of </w:t>
        </w:r>
      </w:ins>
      <w:r w:rsidR="0057338F">
        <w:fldChar w:fldCharType="begin"/>
      </w:r>
      <w:r w:rsidR="0057338F">
        <w:instrText xml:space="preserve"> HYPERLINK "https://en.wikipedia.org/wiki/intermediate_representation" </w:instrText>
      </w:r>
      <w:r w:rsidR="0057338F">
        <w:fldChar w:fldCharType="separate"/>
      </w:r>
      <w:r>
        <w:rPr>
          <w:rStyle w:val="Hyperlink1"/>
          <w:rFonts w:ascii="Times New Roman" w:hAnsi="Times New Roman"/>
        </w:rPr>
        <w:t>intermediate representa</w:t>
      </w:r>
      <w:del w:id="118" w:author="Jens Nicolay" w:date="2015-08-21T14:14:00Z">
        <w:r w:rsidDel="00F32C11">
          <w:rPr>
            <w:rStyle w:val="Hyperlink1"/>
            <w:rFonts w:ascii="Times New Roman" w:hAnsi="Times New Roman"/>
          </w:rPr>
          <w:delText>-</w:delText>
        </w:r>
      </w:del>
      <w:r>
        <w:rPr>
          <w:rStyle w:val="Hyperlink1"/>
          <w:rFonts w:ascii="Times New Roman" w:hAnsi="Times New Roman"/>
        </w:rPr>
        <w:t>tion</w:t>
      </w:r>
      <w:r w:rsidR="0057338F">
        <w:rPr>
          <w:rStyle w:val="Hyperlink1"/>
          <w:rFonts w:ascii="Times New Roman" w:hAnsi="Times New Roman"/>
        </w:rPr>
        <w:fldChar w:fldCharType="end"/>
      </w:r>
      <w:ins w:id="119" w:author="Jens Nicolay" w:date="2015-08-21T14:14:00Z">
        <w:r w:rsidR="00F32C11">
          <w:rPr>
            <w:rStyle w:val="Hyperlink1"/>
            <w:rFonts w:ascii="Times New Roman" w:hAnsi="Times New Roman"/>
          </w:rPr>
          <w:t>.</w:t>
        </w:r>
      </w:ins>
      <w:del w:id="120" w:author="Jens Nicolay" w:date="2015-08-21T14:14:00Z">
        <w:r w:rsidDel="00F32C11">
          <w:rPr>
            <w:rFonts w:ascii="Times New Roman" w:hAnsi="Times New Roman"/>
            <w:color w:val="222222"/>
            <w:sz w:val="24"/>
            <w:szCs w:val="24"/>
            <w:u w:color="222222"/>
            <w:shd w:val="clear" w:color="auto" w:fill="FFFFFF"/>
          </w:rPr>
          <w:delText>, and pre-compile code.</w:delText>
        </w:r>
      </w:del>
      <w:r>
        <w:rPr>
          <w:rFonts w:ascii="Times New Roman" w:hAnsi="Times New Roman"/>
          <w:color w:val="222222"/>
          <w:sz w:val="24"/>
          <w:szCs w:val="24"/>
          <w:u w:color="222222"/>
          <w:shd w:val="clear" w:color="auto" w:fill="FFFFFF"/>
        </w:rPr>
        <w:t xml:space="preserve"> </w:t>
      </w:r>
    </w:p>
    <w:p w14:paraId="441CA62F" w14:textId="16F6FF48"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Pr>
        <w:t>The possible behavior of computation in program</w:t>
      </w:r>
      <w:ins w:id="121" w:author="Jens Nicolay" w:date="2015-08-21T14:14:00Z">
        <w:r w:rsidR="00F32C11">
          <w:rPr>
            <w:rFonts w:ascii="Times New Roman" w:hAnsi="Times New Roman"/>
            <w:color w:val="222222"/>
            <w:sz w:val="24"/>
            <w:szCs w:val="24"/>
            <w:u w:color="222222"/>
            <w:shd w:val="clear" w:color="auto" w:fill="FFFFFF"/>
          </w:rPr>
          <w:t>s</w:t>
        </w:r>
      </w:ins>
      <w:r>
        <w:rPr>
          <w:rFonts w:ascii="Times New Roman" w:hAnsi="Times New Roman"/>
          <w:color w:val="222222"/>
          <w:sz w:val="24"/>
          <w:szCs w:val="24"/>
          <w:u w:color="222222"/>
          <w:shd w:val="clear" w:color="auto" w:fill="FFFFFF"/>
        </w:rPr>
        <w:t xml:space="preserve"> is referred </w:t>
      </w:r>
      <w:ins w:id="122" w:author="Jens Nicolay" w:date="2015-08-21T14:14:00Z">
        <w:r w:rsidR="00F32C11">
          <w:rPr>
            <w:rFonts w:ascii="Times New Roman" w:hAnsi="Times New Roman"/>
            <w:color w:val="222222"/>
            <w:sz w:val="24"/>
            <w:szCs w:val="24"/>
            <w:u w:color="222222"/>
            <w:shd w:val="clear" w:color="auto" w:fill="FFFFFF"/>
          </w:rPr>
          <w:t xml:space="preserve">to </w:t>
        </w:r>
      </w:ins>
      <w:r>
        <w:rPr>
          <w:rFonts w:ascii="Times New Roman" w:hAnsi="Times New Roman"/>
          <w:color w:val="222222"/>
          <w:sz w:val="24"/>
          <w:szCs w:val="24"/>
          <w:u w:color="222222"/>
          <w:shd w:val="clear" w:color="auto" w:fill="FFFFFF"/>
        </w:rPr>
        <w:t xml:space="preserve">as semantics. Compare with the lecture enrollment example we </w:t>
      </w:r>
      <w:del w:id="123" w:author="Jens Nicolay" w:date="2015-08-21T14:15:00Z">
        <w:r w:rsidDel="00F32C11">
          <w:rPr>
            <w:rFonts w:ascii="Times New Roman" w:hAnsi="Times New Roman"/>
            <w:color w:val="222222"/>
            <w:sz w:val="24"/>
            <w:szCs w:val="24"/>
            <w:u w:color="222222"/>
            <w:shd w:val="clear" w:color="auto" w:fill="FFFFFF"/>
          </w:rPr>
          <w:delText xml:space="preserve">just </w:delText>
        </w:r>
      </w:del>
      <w:r>
        <w:rPr>
          <w:rFonts w:ascii="Times New Roman" w:hAnsi="Times New Roman"/>
          <w:color w:val="222222"/>
          <w:sz w:val="24"/>
          <w:szCs w:val="24"/>
          <w:u w:color="222222"/>
          <w:shd w:val="clear" w:color="auto" w:fill="FFFFFF"/>
        </w:rPr>
        <w:t xml:space="preserve">mentioned above, an abstract interpreter of program can be informally defined as an approximation of the program’s semantics according to its language property. This method is mainly used </w:t>
      </w:r>
      <w:del w:id="124" w:author="Jens Nicolay" w:date="2015-08-21T14:15:00Z">
        <w:r w:rsidDel="00F32C11">
          <w:rPr>
            <w:rFonts w:ascii="Times New Roman" w:hAnsi="Times New Roman"/>
            <w:color w:val="222222"/>
            <w:sz w:val="24"/>
            <w:szCs w:val="24"/>
            <w:u w:color="222222"/>
            <w:shd w:val="clear" w:color="auto" w:fill="FFFFFF"/>
          </w:rPr>
          <w:delText xml:space="preserve">to </w:delText>
        </w:r>
      </w:del>
      <w:ins w:id="125" w:author="Jens Nicolay" w:date="2015-08-21T14:15:00Z">
        <w:r w:rsidR="00F32C11">
          <w:rPr>
            <w:rFonts w:ascii="Times New Roman" w:hAnsi="Times New Roman"/>
            <w:color w:val="222222"/>
            <w:sz w:val="24"/>
            <w:szCs w:val="24"/>
            <w:u w:color="222222"/>
            <w:shd w:val="clear" w:color="auto" w:fill="FFFFFF"/>
          </w:rPr>
          <w:t>in</w:t>
        </w:r>
        <w:r w:rsidR="00F32C11">
          <w:rPr>
            <w:rFonts w:ascii="Times New Roman" w:hAnsi="Times New Roman"/>
            <w:color w:val="222222"/>
            <w:sz w:val="24"/>
            <w:szCs w:val="24"/>
            <w:u w:color="222222"/>
            <w:shd w:val="clear" w:color="auto" w:fill="FFFFFF"/>
          </w:rPr>
          <w:t xml:space="preserve"> </w:t>
        </w:r>
      </w:ins>
      <w:r>
        <w:rPr>
          <w:rFonts w:ascii="Times New Roman" w:hAnsi="Times New Roman"/>
          <w:color w:val="222222"/>
          <w:sz w:val="24"/>
          <w:szCs w:val="24"/>
          <w:u w:color="222222"/>
          <w:shd w:val="clear" w:color="auto" w:fill="FFFFFF"/>
        </w:rPr>
        <w:t>program optimization</w:t>
      </w:r>
      <w:ins w:id="126" w:author="Jens Nicolay" w:date="2015-08-21T14:15:00Z">
        <w:r w:rsidR="00F32C11">
          <w:rPr>
            <w:rFonts w:ascii="Times New Roman" w:hAnsi="Times New Roman"/>
            <w:color w:val="222222"/>
            <w:sz w:val="24"/>
            <w:szCs w:val="24"/>
            <w:u w:color="222222"/>
            <w:shd w:val="clear" w:color="auto" w:fill="FFFFFF"/>
          </w:rPr>
          <w:t xml:space="preserve"> and</w:t>
        </w:r>
      </w:ins>
      <w:del w:id="127" w:author="Jens Nicolay" w:date="2015-08-21T14:15:00Z">
        <w:r w:rsidDel="00F32C11">
          <w:rPr>
            <w:rFonts w:ascii="Times New Roman" w:hAnsi="Times New Roman"/>
            <w:color w:val="222222"/>
            <w:sz w:val="24"/>
            <w:szCs w:val="24"/>
            <w:u w:color="222222"/>
            <w:shd w:val="clear" w:color="auto" w:fill="FFFFFF"/>
          </w:rPr>
          <w:delText>,</w:delText>
        </w:r>
      </w:del>
      <w:r>
        <w:rPr>
          <w:rFonts w:ascii="Times New Roman" w:hAnsi="Times New Roman"/>
          <w:color w:val="222222"/>
          <w:sz w:val="24"/>
          <w:szCs w:val="24"/>
          <w:u w:color="222222"/>
          <w:shd w:val="clear" w:color="auto" w:fill="FFFFFF"/>
        </w:rPr>
        <w:t xml:space="preserve"> transformation. </w:t>
      </w:r>
      <w:del w:id="128" w:author="Jens Nicolay" w:date="2015-08-21T14:15:00Z">
        <w:r w:rsidDel="00F32C11">
          <w:rPr>
            <w:rFonts w:ascii="Times New Roman" w:hAnsi="Times New Roman"/>
            <w:color w:val="222222"/>
            <w:sz w:val="24"/>
            <w:szCs w:val="24"/>
            <w:u w:color="222222"/>
            <w:shd w:val="clear" w:color="auto" w:fill="FFFFFF"/>
          </w:rPr>
          <w:delText>Beside, b</w:delText>
        </w:r>
      </w:del>
      <w:ins w:id="129" w:author="Jens Nicolay" w:date="2015-08-21T14:15:00Z">
        <w:r w:rsidR="00F32C11">
          <w:rPr>
            <w:rFonts w:ascii="Times New Roman" w:hAnsi="Times New Roman"/>
            <w:color w:val="222222"/>
            <w:sz w:val="24"/>
            <w:szCs w:val="24"/>
            <w:u w:color="222222"/>
            <w:shd w:val="clear" w:color="auto" w:fill="FFFFFF"/>
          </w:rPr>
          <w:t>B</w:t>
        </w:r>
      </w:ins>
      <w:r>
        <w:rPr>
          <w:rFonts w:ascii="Times New Roman" w:hAnsi="Times New Roman"/>
          <w:color w:val="222222"/>
          <w:sz w:val="24"/>
          <w:szCs w:val="24"/>
          <w:u w:color="222222"/>
          <w:shd w:val="clear" w:color="auto" w:fill="FFFFFF"/>
        </w:rPr>
        <w:t>y designing new feature</w:t>
      </w:r>
      <w:ins w:id="130" w:author="Jens Nicolay" w:date="2015-08-21T14:15:00Z">
        <w:r w:rsidR="00F32C11">
          <w:rPr>
            <w:rFonts w:ascii="Times New Roman" w:hAnsi="Times New Roman"/>
            <w:color w:val="222222"/>
            <w:sz w:val="24"/>
            <w:szCs w:val="24"/>
            <w:u w:color="222222"/>
            <w:shd w:val="clear" w:color="auto" w:fill="FFFFFF"/>
          </w:rPr>
          <w:t>s</w:t>
        </w:r>
      </w:ins>
      <w:r>
        <w:rPr>
          <w:rFonts w:ascii="Times New Roman" w:hAnsi="Times New Roman"/>
          <w:color w:val="222222"/>
          <w:sz w:val="24"/>
          <w:szCs w:val="24"/>
          <w:u w:color="222222"/>
          <w:shd w:val="clear" w:color="auto" w:fill="FFFFFF"/>
        </w:rPr>
        <w:t xml:space="preserve"> of </w:t>
      </w:r>
      <w:ins w:id="131" w:author="Jens Nicolay" w:date="2015-08-21T14:15:00Z">
        <w:r w:rsidR="00F32C11">
          <w:rPr>
            <w:rFonts w:ascii="Times New Roman" w:hAnsi="Times New Roman"/>
            <w:color w:val="222222"/>
            <w:sz w:val="24"/>
            <w:szCs w:val="24"/>
            <w:u w:color="222222"/>
            <w:shd w:val="clear" w:color="auto" w:fill="FFFFFF"/>
          </w:rPr>
          <w:t xml:space="preserve">an </w:t>
        </w:r>
      </w:ins>
      <w:r>
        <w:rPr>
          <w:rFonts w:ascii="Times New Roman" w:hAnsi="Times New Roman"/>
          <w:color w:val="222222"/>
          <w:sz w:val="24"/>
          <w:szCs w:val="24"/>
          <w:u w:color="222222"/>
          <w:shd w:val="clear" w:color="auto" w:fill="FFFFFF"/>
        </w:rPr>
        <w:t>abstract interpreter, we can therefore extend a programming language to deal with new computation pattern. The de</w:t>
      </w:r>
      <w:ins w:id="132" w:author="Jens Nicolay" w:date="2015-08-21T14:15:00Z">
        <w:r w:rsidR="00F32C11">
          <w:rPr>
            <w:rFonts w:ascii="Times New Roman" w:hAnsi="Times New Roman"/>
            <w:color w:val="222222"/>
            <w:sz w:val="24"/>
            <w:szCs w:val="24"/>
            <w:u w:color="222222"/>
            <w:shd w:val="clear" w:color="auto" w:fill="FFFFFF"/>
          </w:rPr>
          <w:t>s</w:t>
        </w:r>
      </w:ins>
      <w:r>
        <w:rPr>
          <w:rFonts w:ascii="Times New Roman" w:hAnsi="Times New Roman"/>
          <w:color w:val="222222"/>
          <w:sz w:val="24"/>
          <w:szCs w:val="24"/>
          <w:u w:color="222222"/>
          <w:shd w:val="clear" w:color="auto" w:fill="FFFFFF"/>
        </w:rPr>
        <w:t xml:space="preserve">ign of STIP.js is based on the idea </w:t>
      </w:r>
      <w:ins w:id="133" w:author="Jens Nicolay" w:date="2015-08-21T14:16:00Z">
        <w:r w:rsidR="00F32C11">
          <w:rPr>
            <w:rFonts w:ascii="Times New Roman" w:hAnsi="Times New Roman"/>
            <w:color w:val="222222"/>
            <w:sz w:val="24"/>
            <w:szCs w:val="24"/>
            <w:u w:color="222222"/>
            <w:shd w:val="clear" w:color="auto" w:fill="FFFFFF"/>
          </w:rPr>
          <w:t xml:space="preserve">of using </w:t>
        </w:r>
      </w:ins>
      <w:r>
        <w:rPr>
          <w:rFonts w:ascii="Times New Roman" w:hAnsi="Times New Roman"/>
          <w:color w:val="222222"/>
          <w:sz w:val="24"/>
          <w:szCs w:val="24"/>
          <w:u w:color="222222"/>
          <w:shd w:val="clear" w:color="auto" w:fill="FFFFFF"/>
        </w:rPr>
        <w:t>abstract interpret</w:t>
      </w:r>
      <w:ins w:id="134" w:author="Jens Nicolay" w:date="2015-08-21T14:16:00Z">
        <w:r w:rsidR="00F32C11">
          <w:rPr>
            <w:rFonts w:ascii="Times New Roman" w:hAnsi="Times New Roman"/>
            <w:color w:val="222222"/>
            <w:sz w:val="24"/>
            <w:szCs w:val="24"/>
            <w:u w:color="222222"/>
            <w:shd w:val="clear" w:color="auto" w:fill="FFFFFF"/>
          </w:rPr>
          <w:t>ation</w:t>
        </w:r>
      </w:ins>
      <w:del w:id="135" w:author="Jens Nicolay" w:date="2015-08-21T14:16:00Z">
        <w:r w:rsidDel="00F32C11">
          <w:rPr>
            <w:rFonts w:ascii="Times New Roman" w:hAnsi="Times New Roman"/>
            <w:color w:val="222222"/>
            <w:sz w:val="24"/>
            <w:szCs w:val="24"/>
            <w:u w:color="222222"/>
            <w:shd w:val="clear" w:color="auto" w:fill="FFFFFF"/>
          </w:rPr>
          <w:delText>er</w:delText>
        </w:r>
      </w:del>
      <w:r>
        <w:rPr>
          <w:rFonts w:ascii="Times New Roman" w:hAnsi="Times New Roman"/>
          <w:color w:val="222222"/>
          <w:sz w:val="24"/>
          <w:szCs w:val="24"/>
          <w:u w:color="222222"/>
          <w:shd w:val="clear" w:color="auto" w:fill="FFFFFF"/>
        </w:rPr>
        <w:t xml:space="preserve"> </w:t>
      </w:r>
      <w:del w:id="136" w:author="Jens Nicolay" w:date="2015-08-21T14:16:00Z">
        <w:r w:rsidDel="00F32C11">
          <w:rPr>
            <w:rFonts w:ascii="Times New Roman" w:hAnsi="Times New Roman"/>
            <w:color w:val="222222"/>
            <w:sz w:val="24"/>
            <w:szCs w:val="24"/>
            <w:u w:color="222222"/>
            <w:shd w:val="clear" w:color="auto" w:fill="FFFFFF"/>
          </w:rPr>
          <w:delText xml:space="preserve">by </w:delText>
        </w:r>
      </w:del>
      <w:ins w:id="137" w:author="Jens Nicolay" w:date="2015-08-21T14:16:00Z">
        <w:r w:rsidR="00F32C11">
          <w:rPr>
            <w:rFonts w:ascii="Times New Roman" w:hAnsi="Times New Roman"/>
            <w:color w:val="222222"/>
            <w:sz w:val="24"/>
            <w:szCs w:val="24"/>
            <w:u w:color="222222"/>
            <w:shd w:val="clear" w:color="auto" w:fill="FFFFFF"/>
          </w:rPr>
          <w:t>for</w:t>
        </w:r>
        <w:r w:rsidR="00F32C11">
          <w:rPr>
            <w:rFonts w:ascii="Times New Roman" w:hAnsi="Times New Roman"/>
            <w:color w:val="222222"/>
            <w:sz w:val="24"/>
            <w:szCs w:val="24"/>
            <w:u w:color="222222"/>
            <w:shd w:val="clear" w:color="auto" w:fill="FFFFFF"/>
          </w:rPr>
          <w:t xml:space="preserve"> </w:t>
        </w:r>
        <w:r w:rsidR="00F32C11">
          <w:rPr>
            <w:rFonts w:ascii="Times New Roman" w:hAnsi="Times New Roman"/>
            <w:color w:val="222222"/>
            <w:sz w:val="24"/>
            <w:szCs w:val="24"/>
            <w:u w:color="222222"/>
            <w:shd w:val="clear" w:color="auto" w:fill="FFFFFF"/>
          </w:rPr>
          <w:t xml:space="preserve">performing </w:t>
        </w:r>
      </w:ins>
      <w:r>
        <w:rPr>
          <w:rFonts w:ascii="Times New Roman" w:hAnsi="Times New Roman"/>
          <w:color w:val="222222"/>
          <w:sz w:val="24"/>
          <w:szCs w:val="24"/>
          <w:u w:color="222222"/>
          <w:shd w:val="clear" w:color="auto" w:fill="FFFFFF"/>
        </w:rPr>
        <w:t xml:space="preserve">static analysis. More </w:t>
      </w:r>
      <w:del w:id="138" w:author="Jens Nicolay" w:date="2015-08-21T14:16:00Z">
        <w:r w:rsidDel="00F32C11">
          <w:rPr>
            <w:rFonts w:ascii="Times New Roman" w:hAnsi="Times New Roman"/>
            <w:color w:val="222222"/>
            <w:sz w:val="24"/>
            <w:szCs w:val="24"/>
            <w:u w:color="222222"/>
            <w:shd w:val="clear" w:color="auto" w:fill="FFFFFF"/>
          </w:rPr>
          <w:delText>concret</w:delText>
        </w:r>
      </w:del>
      <w:ins w:id="139" w:author="Jens Nicolay" w:date="2015-08-21T14:16:00Z">
        <w:r w:rsidR="00F32C11">
          <w:rPr>
            <w:rFonts w:ascii="Times New Roman" w:hAnsi="Times New Roman"/>
            <w:color w:val="222222"/>
            <w:sz w:val="24"/>
            <w:szCs w:val="24"/>
            <w:u w:color="222222"/>
            <w:shd w:val="clear" w:color="auto" w:fill="FFFFFF"/>
          </w:rPr>
          <w:t>concretely</w:t>
        </w:r>
      </w:ins>
      <w:del w:id="140" w:author="Jens Nicolay" w:date="2015-08-21T14:16:00Z">
        <w:r w:rsidDel="00F32C11">
          <w:rPr>
            <w:rFonts w:ascii="Times New Roman" w:hAnsi="Times New Roman"/>
            <w:color w:val="222222"/>
            <w:sz w:val="24"/>
            <w:szCs w:val="24"/>
            <w:u w:color="222222"/>
            <w:shd w:val="clear" w:color="auto" w:fill="FFFFFF"/>
          </w:rPr>
          <w:delText>e</w:delText>
        </w:r>
      </w:del>
      <w:r>
        <w:rPr>
          <w:rFonts w:ascii="Times New Roman" w:hAnsi="Times New Roman"/>
          <w:color w:val="222222"/>
          <w:sz w:val="24"/>
          <w:szCs w:val="24"/>
          <w:u w:color="222222"/>
          <w:shd w:val="clear" w:color="auto" w:fill="FFFFFF"/>
        </w:rPr>
        <w:t xml:space="preserve">, we develop an abstract interpreter </w:t>
      </w:r>
      <w:ins w:id="141" w:author="Jens Nicolay" w:date="2015-08-21T14:17:00Z">
        <w:r w:rsidR="00F32C11">
          <w:rPr>
            <w:rFonts w:ascii="Times New Roman" w:hAnsi="Times New Roman"/>
            <w:color w:val="222222"/>
            <w:sz w:val="24"/>
            <w:szCs w:val="24"/>
            <w:u w:color="222222"/>
            <w:shd w:val="clear" w:color="auto" w:fill="FFFFFF"/>
          </w:rPr>
          <w:t xml:space="preserve">for </w:t>
        </w:r>
      </w:ins>
      <w:r>
        <w:rPr>
          <w:rFonts w:ascii="Times New Roman" w:hAnsi="Times New Roman"/>
          <w:color w:val="222222"/>
          <w:sz w:val="24"/>
          <w:szCs w:val="24"/>
          <w:u w:color="222222"/>
          <w:shd w:val="clear" w:color="auto" w:fill="FFFFFF"/>
        </w:rPr>
        <w:t xml:space="preserve">JavaScript based on a CESK machine </w:t>
      </w:r>
      <w:del w:id="142" w:author="Jens Nicolay" w:date="2015-08-21T14:17:00Z">
        <w:r w:rsidDel="00F32C11">
          <w:rPr>
            <w:rFonts w:ascii="Times New Roman" w:hAnsi="Times New Roman"/>
            <w:color w:val="222222"/>
            <w:sz w:val="24"/>
            <w:szCs w:val="24"/>
            <w:u w:color="222222"/>
            <w:shd w:val="clear" w:color="auto" w:fill="FFFFFF"/>
          </w:rPr>
          <w:delText xml:space="preserve">for </w:delText>
        </w:r>
      </w:del>
      <w:ins w:id="143" w:author="Jens Nicolay" w:date="2015-08-21T14:17:00Z">
        <w:r w:rsidR="00F32C11">
          <w:rPr>
            <w:rFonts w:ascii="Times New Roman" w:hAnsi="Times New Roman"/>
            <w:color w:val="222222"/>
            <w:sz w:val="24"/>
            <w:szCs w:val="24"/>
            <w:u w:color="222222"/>
            <w:shd w:val="clear" w:color="auto" w:fill="FFFFFF"/>
          </w:rPr>
          <w:t xml:space="preserve"> </w:t>
        </w:r>
        <w:r w:rsidR="00F32C11">
          <w:rPr>
            <w:rFonts w:ascii="Times New Roman" w:hAnsi="Times New Roman"/>
            <w:color w:val="222222"/>
            <w:sz w:val="24"/>
            <w:szCs w:val="24"/>
            <w:u w:color="222222"/>
            <w:shd w:val="clear" w:color="auto" w:fill="FFFFFF"/>
          </w:rPr>
          <w:t xml:space="preserve">in the </w:t>
        </w:r>
      </w:ins>
      <w:r>
        <w:rPr>
          <w:rFonts w:ascii="Times New Roman" w:hAnsi="Times New Roman"/>
          <w:color w:val="222222"/>
          <w:sz w:val="24"/>
          <w:szCs w:val="24"/>
          <w:u w:color="222222"/>
          <w:shd w:val="clear" w:color="auto" w:fill="FFFFFF"/>
        </w:rPr>
        <w:t xml:space="preserve">Jipda framework. The role of this abstract interpreter is </w:t>
      </w:r>
      <w:ins w:id="144" w:author="Jens Nicolay" w:date="2015-08-21T14:17:00Z">
        <w:r w:rsidR="00F32C11">
          <w:rPr>
            <w:rFonts w:ascii="Times New Roman" w:hAnsi="Times New Roman"/>
            <w:color w:val="222222"/>
            <w:sz w:val="24"/>
            <w:szCs w:val="24"/>
            <w:u w:color="222222"/>
            <w:shd w:val="clear" w:color="auto" w:fill="FFFFFF"/>
          </w:rPr>
          <w:t xml:space="preserve">to </w:t>
        </w:r>
      </w:ins>
      <w:r>
        <w:rPr>
          <w:rFonts w:ascii="Times New Roman" w:hAnsi="Times New Roman"/>
          <w:color w:val="222222"/>
          <w:sz w:val="24"/>
          <w:szCs w:val="24"/>
          <w:u w:color="222222"/>
          <w:shd w:val="clear" w:color="auto" w:fill="FFFFFF"/>
        </w:rPr>
        <w:t xml:space="preserve">generate an intermediate structure of </w:t>
      </w:r>
      <w:ins w:id="145" w:author="Jens Nicolay" w:date="2015-08-21T14:17:00Z">
        <w:r w:rsidR="00F32C11">
          <w:rPr>
            <w:rFonts w:ascii="Times New Roman" w:hAnsi="Times New Roman"/>
            <w:color w:val="222222"/>
            <w:sz w:val="24"/>
            <w:szCs w:val="24"/>
            <w:u w:color="222222"/>
            <w:shd w:val="clear" w:color="auto" w:fill="FFFFFF"/>
          </w:rPr>
          <w:t xml:space="preserve">a </w:t>
        </w:r>
      </w:ins>
      <w:r>
        <w:rPr>
          <w:rFonts w:ascii="Times New Roman" w:hAnsi="Times New Roman"/>
          <w:color w:val="222222"/>
          <w:sz w:val="24"/>
          <w:szCs w:val="24"/>
          <w:u w:color="222222"/>
          <w:shd w:val="clear" w:color="auto" w:fill="FFFFFF"/>
        </w:rPr>
        <w:t xml:space="preserve">program to build </w:t>
      </w:r>
      <w:ins w:id="146" w:author="Jens Nicolay" w:date="2015-08-21T14:17:00Z">
        <w:r w:rsidR="00F32C11">
          <w:rPr>
            <w:rFonts w:ascii="Times New Roman" w:hAnsi="Times New Roman"/>
            <w:color w:val="222222"/>
            <w:sz w:val="24"/>
            <w:szCs w:val="24"/>
            <w:u w:color="222222"/>
            <w:shd w:val="clear" w:color="auto" w:fill="FFFFFF"/>
          </w:rPr>
          <w:t xml:space="preserve">a </w:t>
        </w:r>
      </w:ins>
      <w:r>
        <w:rPr>
          <w:rFonts w:ascii="Times New Roman" w:hAnsi="Times New Roman"/>
          <w:color w:val="222222"/>
          <w:sz w:val="24"/>
          <w:szCs w:val="24"/>
          <w:u w:color="222222"/>
          <w:shd w:val="clear" w:color="auto" w:fill="FFFFFF"/>
        </w:rPr>
        <w:t xml:space="preserve">state graph. Also, the translation from state graph to PDG is achieved by </w:t>
      </w:r>
      <w:commentRangeStart w:id="147"/>
      <w:ins w:id="148" w:author="Jens Nicolay" w:date="2015-08-21T14:18:00Z">
        <w:r w:rsidR="006C138C">
          <w:rPr>
            <w:rFonts w:ascii="Times New Roman" w:hAnsi="Times New Roman"/>
            <w:color w:val="222222"/>
            <w:sz w:val="24"/>
            <w:szCs w:val="24"/>
            <w:u w:color="222222"/>
            <w:shd w:val="clear" w:color="auto" w:fill="FFFFFF"/>
          </w:rPr>
          <w:t xml:space="preserve">a </w:t>
        </w:r>
      </w:ins>
      <w:r>
        <w:rPr>
          <w:rFonts w:ascii="Times New Roman" w:hAnsi="Times New Roman"/>
          <w:color w:val="222222"/>
          <w:sz w:val="24"/>
          <w:szCs w:val="24"/>
          <w:u w:color="222222"/>
          <w:shd w:val="clear" w:color="auto" w:fill="FFFFFF"/>
        </w:rPr>
        <w:t>meta-circular evaluator.</w:t>
      </w:r>
      <w:commentRangeEnd w:id="147"/>
      <w:r w:rsidR="006C138C">
        <w:rPr>
          <w:rStyle w:val="CommentReference"/>
        </w:rPr>
        <w:commentReference w:id="147"/>
      </w:r>
    </w:p>
    <w:p w14:paraId="1A202A39" w14:textId="304C79E2"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Pr>
        <w:t xml:space="preserve">The formal specification of abstract interpretation </w:t>
      </w:r>
      <w:del w:id="149" w:author="Jens Nicolay" w:date="2015-08-21T14:19:00Z">
        <w:r w:rsidDel="006C138C">
          <w:rPr>
            <w:rFonts w:ascii="Times New Roman" w:hAnsi="Times New Roman"/>
            <w:color w:val="222222"/>
            <w:sz w:val="24"/>
            <w:szCs w:val="24"/>
            <w:u w:color="222222"/>
            <w:shd w:val="clear" w:color="auto" w:fill="FFFFFF"/>
          </w:rPr>
          <w:delText xml:space="preserve">is </w:delText>
        </w:r>
      </w:del>
      <w:ins w:id="150" w:author="Jens Nicolay" w:date="2015-08-21T14:19:00Z">
        <w:r w:rsidR="006C138C">
          <w:rPr>
            <w:rFonts w:ascii="Times New Roman" w:hAnsi="Times New Roman"/>
            <w:color w:val="222222"/>
            <w:sz w:val="24"/>
            <w:szCs w:val="24"/>
            <w:u w:color="222222"/>
            <w:shd w:val="clear" w:color="auto" w:fill="FFFFFF"/>
          </w:rPr>
          <w:t>was</w:t>
        </w:r>
        <w:r w:rsidR="006C138C">
          <w:rPr>
            <w:rFonts w:ascii="Times New Roman" w:hAnsi="Times New Roman"/>
            <w:color w:val="222222"/>
            <w:sz w:val="24"/>
            <w:szCs w:val="24"/>
            <w:u w:color="222222"/>
            <w:shd w:val="clear" w:color="auto" w:fill="FFFFFF"/>
          </w:rPr>
          <w:t xml:space="preserve"> </w:t>
        </w:r>
      </w:ins>
      <w:r>
        <w:rPr>
          <w:rFonts w:ascii="Times New Roman" w:hAnsi="Times New Roman"/>
          <w:color w:val="222222"/>
          <w:sz w:val="24"/>
          <w:szCs w:val="24"/>
          <w:u w:color="222222"/>
          <w:shd w:val="clear" w:color="auto" w:fill="FFFFFF"/>
        </w:rPr>
        <w:t xml:space="preserve">first proposed by Cousot P. and Cousot R. in 1977 [46]. In the first section of this chapter, we introduce the Cousots model of abstract interpretation: syntax and semantics of programs. Then we </w:t>
      </w:r>
      <w:del w:id="151" w:author="Jens Nicolay" w:date="2015-08-21T14:20:00Z">
        <w:r w:rsidDel="006C138C">
          <w:rPr>
            <w:rFonts w:ascii="Times New Roman" w:hAnsi="Times New Roman"/>
            <w:color w:val="222222"/>
            <w:sz w:val="24"/>
            <w:szCs w:val="24"/>
            <w:u w:color="222222"/>
            <w:shd w:val="clear" w:color="auto" w:fill="FFFFFF"/>
          </w:rPr>
          <w:delText xml:space="preserve">will </w:delText>
        </w:r>
      </w:del>
      <w:r>
        <w:rPr>
          <w:rFonts w:ascii="Times New Roman" w:hAnsi="Times New Roman"/>
          <w:color w:val="222222"/>
          <w:sz w:val="24"/>
          <w:szCs w:val="24"/>
          <w:u w:color="222222"/>
          <w:shd w:val="clear" w:color="auto" w:fill="FFFFFF"/>
        </w:rPr>
        <w:t xml:space="preserve">introduce the notion of static analysis </w:t>
      </w:r>
      <w:del w:id="152" w:author="Jens Nicolay" w:date="2015-08-21T14:20:00Z">
        <w:r w:rsidDel="006C138C">
          <w:rPr>
            <w:rFonts w:ascii="Times New Roman" w:hAnsi="Times New Roman"/>
            <w:color w:val="222222"/>
            <w:sz w:val="24"/>
            <w:szCs w:val="24"/>
            <w:u w:color="222222"/>
            <w:shd w:val="clear" w:color="auto" w:fill="FFFFFF"/>
          </w:rPr>
          <w:delText>which the most underlies of</w:delText>
        </w:r>
      </w:del>
      <w:ins w:id="153" w:author="Jens Nicolay" w:date="2015-08-21T14:20:00Z">
        <w:r w:rsidR="006C138C">
          <w:rPr>
            <w:rFonts w:ascii="Times New Roman" w:hAnsi="Times New Roman"/>
            <w:color w:val="222222"/>
            <w:sz w:val="24"/>
            <w:szCs w:val="24"/>
            <w:u w:color="222222"/>
            <w:shd w:val="clear" w:color="auto" w:fill="FFFFFF"/>
          </w:rPr>
          <w:t>based upon</w:t>
        </w:r>
      </w:ins>
      <w:r>
        <w:rPr>
          <w:rFonts w:ascii="Times New Roman" w:hAnsi="Times New Roman"/>
          <w:color w:val="222222"/>
          <w:sz w:val="24"/>
          <w:szCs w:val="24"/>
          <w:u w:color="222222"/>
          <w:shd w:val="clear" w:color="auto" w:fill="FFFFFF"/>
        </w:rPr>
        <w:t xml:space="preserve"> abstraction interpretation. </w:t>
      </w:r>
      <w:del w:id="154" w:author="Jens Nicolay" w:date="2015-08-21T14:20:00Z">
        <w:r w:rsidDel="006C138C">
          <w:rPr>
            <w:rFonts w:ascii="Times New Roman" w:hAnsi="Times New Roman"/>
            <w:color w:val="222222"/>
            <w:sz w:val="24"/>
            <w:szCs w:val="24"/>
            <w:u w:color="222222"/>
            <w:shd w:val="clear" w:color="auto" w:fill="FFFFFF"/>
          </w:rPr>
          <w:delText>In the last</w:delText>
        </w:r>
      </w:del>
      <w:ins w:id="155" w:author="Jens Nicolay" w:date="2015-08-21T14:20:00Z">
        <w:r w:rsidR="006C138C">
          <w:rPr>
            <w:rFonts w:ascii="Times New Roman" w:hAnsi="Times New Roman"/>
            <w:color w:val="222222"/>
            <w:sz w:val="24"/>
            <w:szCs w:val="24"/>
            <w:u w:color="222222"/>
            <w:shd w:val="clear" w:color="auto" w:fill="FFFFFF"/>
          </w:rPr>
          <w:t>Finally</w:t>
        </w:r>
      </w:ins>
      <w:r>
        <w:rPr>
          <w:rFonts w:ascii="Times New Roman" w:hAnsi="Times New Roman"/>
          <w:color w:val="222222"/>
          <w:sz w:val="24"/>
          <w:szCs w:val="24"/>
          <w:u w:color="222222"/>
          <w:shd w:val="clear" w:color="auto" w:fill="FFFFFF"/>
        </w:rPr>
        <w:t>, we</w:t>
      </w:r>
      <w:del w:id="156" w:author="Jens Nicolay" w:date="2015-08-21T14:20:00Z">
        <w:r w:rsidDel="006C138C">
          <w:rPr>
            <w:rFonts w:ascii="Times New Roman" w:hAnsi="Times New Roman"/>
            <w:color w:val="222222"/>
            <w:sz w:val="24"/>
            <w:szCs w:val="24"/>
            <w:u w:color="222222"/>
            <w:shd w:val="clear" w:color="auto" w:fill="FFFFFF"/>
          </w:rPr>
          <w:delText>’ll</w:delText>
        </w:r>
      </w:del>
      <w:r>
        <w:rPr>
          <w:rFonts w:ascii="Times New Roman" w:hAnsi="Times New Roman"/>
          <w:color w:val="222222"/>
          <w:sz w:val="24"/>
          <w:szCs w:val="24"/>
          <w:u w:color="222222"/>
          <w:shd w:val="clear" w:color="auto" w:fill="FFFFFF"/>
        </w:rPr>
        <w:t xml:space="preserve"> introduce </w:t>
      </w:r>
      <w:ins w:id="157" w:author="Jens Nicolay" w:date="2015-08-21T14:20:00Z">
        <w:r w:rsidR="006C138C">
          <w:rPr>
            <w:rFonts w:ascii="Times New Roman" w:hAnsi="Times New Roman"/>
            <w:color w:val="222222"/>
            <w:sz w:val="24"/>
            <w:szCs w:val="24"/>
            <w:u w:color="222222"/>
            <w:shd w:val="clear" w:color="auto" w:fill="FFFFFF"/>
          </w:rPr>
          <w:t xml:space="preserve">the </w:t>
        </w:r>
      </w:ins>
      <w:r>
        <w:rPr>
          <w:rFonts w:ascii="Times New Roman" w:hAnsi="Times New Roman"/>
          <w:color w:val="222222"/>
          <w:sz w:val="24"/>
          <w:szCs w:val="24"/>
          <w:u w:color="222222"/>
          <w:shd w:val="clear" w:color="auto" w:fill="FFFFFF"/>
        </w:rPr>
        <w:t>implementation of two kind</w:t>
      </w:r>
      <w:ins w:id="158" w:author="Jens Nicolay" w:date="2015-08-21T14:20:00Z">
        <w:r w:rsidR="006C138C">
          <w:rPr>
            <w:rFonts w:ascii="Times New Roman" w:hAnsi="Times New Roman"/>
            <w:color w:val="222222"/>
            <w:sz w:val="24"/>
            <w:szCs w:val="24"/>
            <w:u w:color="222222"/>
            <w:shd w:val="clear" w:color="auto" w:fill="FFFFFF"/>
          </w:rPr>
          <w:t>s</w:t>
        </w:r>
      </w:ins>
      <w:r>
        <w:rPr>
          <w:rFonts w:ascii="Times New Roman" w:hAnsi="Times New Roman"/>
          <w:color w:val="222222"/>
          <w:sz w:val="24"/>
          <w:szCs w:val="24"/>
          <w:u w:color="222222"/>
          <w:shd w:val="clear" w:color="auto" w:fill="FFFFFF"/>
        </w:rPr>
        <w:t xml:space="preserve"> of interpreter</w:t>
      </w:r>
      <w:ins w:id="159" w:author="Jens Nicolay" w:date="2015-08-21T14:20:00Z">
        <w:r w:rsidR="006C138C">
          <w:rPr>
            <w:rFonts w:ascii="Times New Roman" w:hAnsi="Times New Roman"/>
            <w:color w:val="222222"/>
            <w:sz w:val="24"/>
            <w:szCs w:val="24"/>
            <w:u w:color="222222"/>
            <w:shd w:val="clear" w:color="auto" w:fill="FFFFFF"/>
          </w:rPr>
          <w:t>s:</w:t>
        </w:r>
      </w:ins>
      <w:del w:id="160" w:author="Jens Nicolay" w:date="2015-08-21T14:20:00Z">
        <w:r w:rsidDel="006C138C">
          <w:rPr>
            <w:rFonts w:ascii="Times New Roman" w:hAnsi="Times New Roman"/>
            <w:color w:val="222222"/>
            <w:sz w:val="24"/>
            <w:szCs w:val="24"/>
            <w:u w:color="222222"/>
            <w:shd w:val="clear" w:color="auto" w:fill="FFFFFF"/>
          </w:rPr>
          <w:delText>.</w:delText>
        </w:r>
      </w:del>
      <w:r>
        <w:rPr>
          <w:rFonts w:ascii="Times New Roman" w:hAnsi="Times New Roman"/>
          <w:color w:val="222222"/>
          <w:sz w:val="24"/>
          <w:szCs w:val="24"/>
          <w:u w:color="222222"/>
          <w:shd w:val="clear" w:color="auto" w:fill="FFFFFF"/>
        </w:rPr>
        <w:t xml:space="preserve"> </w:t>
      </w:r>
      <w:ins w:id="161" w:author="Jens Nicolay" w:date="2015-08-21T14:21:00Z">
        <w:r w:rsidR="006C138C">
          <w:rPr>
            <w:rFonts w:ascii="Times New Roman" w:hAnsi="Times New Roman"/>
            <w:color w:val="222222"/>
            <w:sz w:val="24"/>
            <w:szCs w:val="24"/>
            <w:u w:color="222222"/>
            <w:shd w:val="clear" w:color="auto" w:fill="FFFFFF"/>
          </w:rPr>
          <w:t>o</w:t>
        </w:r>
      </w:ins>
      <w:del w:id="162" w:author="Jens Nicolay" w:date="2015-08-21T14:21:00Z">
        <w:r w:rsidDel="006C138C">
          <w:rPr>
            <w:rFonts w:ascii="Times New Roman" w:hAnsi="Times New Roman"/>
            <w:color w:val="222222"/>
            <w:sz w:val="24"/>
            <w:szCs w:val="24"/>
            <w:u w:color="222222"/>
            <w:shd w:val="clear" w:color="auto" w:fill="FFFFFF"/>
          </w:rPr>
          <w:delText>O</w:delText>
        </w:r>
      </w:del>
      <w:r>
        <w:rPr>
          <w:rFonts w:ascii="Times New Roman" w:hAnsi="Times New Roman"/>
          <w:color w:val="222222"/>
          <w:sz w:val="24"/>
          <w:szCs w:val="24"/>
          <w:u w:color="222222"/>
          <w:shd w:val="clear" w:color="auto" w:fill="FFFFFF"/>
        </w:rPr>
        <w:t>ne is a machine-based interpreter named CESK machine[53], another one is meta-circular evaluator[54].</w:t>
      </w:r>
    </w:p>
    <w:p w14:paraId="5F009BAE" w14:textId="77777777" w:rsidR="00B513FC" w:rsidRDefault="00B513FC" w:rsidP="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35614D49" w14:textId="77777777" w:rsidR="00B513FC" w:rsidRDefault="00B513FC" w:rsidP="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70DEB2A6" w14:textId="77777777" w:rsidR="00B513FC" w:rsidRDefault="004F4D39">
      <w:pPr>
        <w:widowControl w:val="0"/>
        <w:spacing w:afterLines="100" w:after="240" w:line="276" w:lineRule="auto"/>
        <w:jc w:val="both"/>
        <w:outlineLvl w:val="1"/>
        <w:rPr>
          <w:rFonts w:ascii="Times New Roman" w:eastAsia="Times New Roman" w:hAnsi="Times New Roman"/>
          <w:b/>
          <w:bCs/>
          <w:color w:val="222222"/>
          <w:sz w:val="28"/>
          <w:szCs w:val="28"/>
          <w:u w:color="222222"/>
          <w:shd w:val="clear" w:color="auto" w:fill="FFFFFF"/>
        </w:rPr>
      </w:pPr>
      <w:bookmarkStart w:id="163" w:name="_Toc23865"/>
      <w:r>
        <w:rPr>
          <w:rFonts w:ascii="Times New Roman"/>
          <w:b/>
          <w:bCs/>
          <w:color w:val="222222"/>
          <w:sz w:val="28"/>
          <w:szCs w:val="28"/>
          <w:u w:color="222222"/>
          <w:shd w:val="clear" w:color="auto" w:fill="FFFFFF"/>
        </w:rPr>
        <w:t xml:space="preserve">3.1 </w:t>
      </w:r>
      <w:r>
        <w:rPr>
          <w:rFonts w:ascii="Times New Roman" w:hint="eastAsia"/>
          <w:b/>
          <w:bCs/>
          <w:color w:val="222222"/>
          <w:sz w:val="28"/>
          <w:szCs w:val="28"/>
          <w:u w:color="222222"/>
          <w:shd w:val="clear" w:color="auto" w:fill="FFFFFF"/>
        </w:rPr>
        <w:t>Background knowledge</w:t>
      </w:r>
      <w:bookmarkEnd w:id="163"/>
    </w:p>
    <w:p w14:paraId="2A786EEF" w14:textId="0DD52CEE" w:rsidR="00B513FC" w:rsidDel="006C138C" w:rsidRDefault="004F4D39">
      <w:pPr>
        <w:widowControl w:val="0"/>
        <w:spacing w:afterLines="50" w:after="120" w:line="276" w:lineRule="auto"/>
        <w:jc w:val="both"/>
        <w:rPr>
          <w:del w:id="164" w:author="Jens Nicolay" w:date="2015-08-21T14:26:00Z"/>
          <w:rFonts w:ascii="Times New Roman"/>
          <w:color w:val="222222"/>
          <w:sz w:val="24"/>
          <w:szCs w:val="24"/>
          <w:u w:color="222222"/>
          <w:shd w:val="clear" w:color="auto" w:fill="FFFFFF"/>
        </w:rPr>
        <w:sectPr w:rsidR="00B513FC" w:rsidDel="006C138C">
          <w:headerReference w:type="default" r:id="rId58"/>
          <w:footerReference w:type="default" r:id="rId59"/>
          <w:pgSz w:w="11900" w:h="16838"/>
          <w:pgMar w:top="2154" w:right="2341" w:bottom="2154" w:left="2341" w:header="720" w:footer="0" w:gutter="0"/>
          <w:cols w:space="720"/>
          <w:docGrid w:linePitch="360"/>
        </w:sectPr>
      </w:pPr>
      <w:r>
        <w:rPr>
          <w:rFonts w:ascii="Times New Roman"/>
          <w:color w:val="222222"/>
          <w:sz w:val="24"/>
          <w:szCs w:val="24"/>
          <w:u w:color="222222"/>
          <w:shd w:val="clear" w:color="auto" w:fill="FFFFFF"/>
        </w:rPr>
        <w:t xml:space="preserve">Syntax[50] describes the rules of a programming language </w:t>
      </w:r>
      <w:del w:id="165" w:author="Jens Nicolay" w:date="2015-08-21T14:22:00Z">
        <w:r w:rsidDel="006C138C">
          <w:rPr>
            <w:rFonts w:ascii="Times New Roman"/>
            <w:color w:val="222222"/>
            <w:sz w:val="24"/>
            <w:szCs w:val="24"/>
            <w:u w:color="222222"/>
            <w:shd w:val="clear" w:color="auto" w:fill="FFFFFF"/>
          </w:rPr>
          <w:delText xml:space="preserve">by </w:delText>
        </w:r>
      </w:del>
      <w:r>
        <w:rPr>
          <w:rFonts w:ascii="Times New Roman"/>
          <w:color w:val="222222"/>
          <w:sz w:val="24"/>
          <w:szCs w:val="24"/>
          <w:u w:color="222222"/>
          <w:shd w:val="clear" w:color="auto" w:fill="FFFFFF"/>
        </w:rPr>
        <w:t>symbolic</w:t>
      </w:r>
      <w:ins w:id="166" w:author="Jens Nicolay" w:date="2015-08-21T14:22:00Z">
        <w:r w:rsidR="006C138C">
          <w:rPr>
            <w:rFonts w:ascii="Times New Roman"/>
            <w:color w:val="222222"/>
            <w:sz w:val="24"/>
            <w:szCs w:val="24"/>
            <w:u w:color="222222"/>
            <w:shd w:val="clear" w:color="auto" w:fill="FFFFFF"/>
          </w:rPr>
          <w:t>ally</w:t>
        </w:r>
      </w:ins>
      <w:r>
        <w:rPr>
          <w:rFonts w:ascii="Times New Roman"/>
          <w:color w:val="222222"/>
          <w:sz w:val="24"/>
          <w:szCs w:val="24"/>
          <w:u w:color="222222"/>
          <w:shd w:val="clear" w:color="auto" w:fill="FFFFFF"/>
        </w:rPr>
        <w:t xml:space="preserve">, </w:t>
      </w:r>
      <w:del w:id="167" w:author="Jens Nicolay" w:date="2015-08-21T14:22:00Z">
        <w:r w:rsidDel="006C138C">
          <w:rPr>
            <w:rFonts w:ascii="Times New Roman"/>
            <w:color w:val="222222"/>
            <w:sz w:val="24"/>
            <w:szCs w:val="24"/>
            <w:u w:color="222222"/>
            <w:shd w:val="clear" w:color="auto" w:fill="FFFFFF"/>
          </w:rPr>
          <w:delText xml:space="preserve">and </w:delText>
        </w:r>
      </w:del>
      <w:ins w:id="168" w:author="Jens Nicolay" w:date="2015-08-21T14:22:00Z">
        <w:r w:rsidR="006C138C">
          <w:rPr>
            <w:rFonts w:ascii="Times New Roman"/>
            <w:color w:val="222222"/>
            <w:sz w:val="24"/>
            <w:szCs w:val="24"/>
            <w:u w:color="222222"/>
            <w:shd w:val="clear" w:color="auto" w:fill="FFFFFF"/>
          </w:rPr>
          <w:t>while</w:t>
        </w:r>
        <w:r w:rsidR="006C138C">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semantics focus on relations between group</w:t>
      </w:r>
      <w:ins w:id="169" w:author="Jens Nicolay" w:date="2015-08-21T14:22:00Z">
        <w:r w:rsidR="006C138C">
          <w:rPr>
            <w:rFonts w:ascii="Times New Roman"/>
            <w:color w:val="222222"/>
            <w:sz w:val="24"/>
            <w:szCs w:val="24"/>
            <w:u w:color="222222"/>
            <w:shd w:val="clear" w:color="auto" w:fill="FFFFFF"/>
          </w:rPr>
          <w:t>s</w:t>
        </w:r>
      </w:ins>
      <w:r>
        <w:rPr>
          <w:rFonts w:ascii="Times New Roman"/>
          <w:color w:val="222222"/>
          <w:sz w:val="24"/>
          <w:szCs w:val="24"/>
          <w:u w:color="222222"/>
          <w:shd w:val="clear" w:color="auto" w:fill="FFFFFF"/>
        </w:rPr>
        <w:t xml:space="preserve"> of syntax to describe computation</w:t>
      </w:r>
      <w:ins w:id="170" w:author="Jens Nicolay" w:date="2015-08-21T14:22:00Z">
        <w:r w:rsidR="006C138C">
          <w:rPr>
            <w:rFonts w:ascii="Times New Roman"/>
            <w:color w:val="222222"/>
            <w:sz w:val="24"/>
            <w:szCs w:val="24"/>
            <w:u w:color="222222"/>
            <w:shd w:val="clear" w:color="auto" w:fill="FFFFFF"/>
          </w:rPr>
          <w:t>al</w:t>
        </w:r>
      </w:ins>
      <w:r>
        <w:rPr>
          <w:rFonts w:ascii="Times New Roman"/>
          <w:color w:val="222222"/>
          <w:sz w:val="24"/>
          <w:szCs w:val="24"/>
          <w:u w:color="222222"/>
          <w:shd w:val="clear" w:color="auto" w:fill="FFFFFF"/>
        </w:rPr>
        <w:t xml:space="preserve"> behavior. </w:t>
      </w:r>
      <w:commentRangeStart w:id="171"/>
      <w:r>
        <w:rPr>
          <w:rFonts w:ascii="Times New Roman"/>
          <w:color w:val="222222"/>
          <w:sz w:val="24"/>
          <w:szCs w:val="24"/>
          <w:u w:color="222222"/>
          <w:shd w:val="clear" w:color="auto" w:fill="FFFFFF"/>
        </w:rPr>
        <w:t>At</w:t>
      </w:r>
      <w:commentRangeEnd w:id="171"/>
      <w:r w:rsidR="006C138C">
        <w:rPr>
          <w:rStyle w:val="CommentReference"/>
        </w:rPr>
        <w:commentReference w:id="171"/>
      </w:r>
      <w:r>
        <w:rPr>
          <w:rFonts w:ascii="Times New Roman"/>
          <w:color w:val="222222"/>
          <w:sz w:val="24"/>
          <w:szCs w:val="24"/>
          <w:u w:color="222222"/>
          <w:shd w:val="clear" w:color="auto" w:fill="FFFFFF"/>
        </w:rPr>
        <w:t xml:space="preserve"> beginning of [46], Cousot</w:t>
      </w:r>
      <w:ins w:id="172" w:author="Jens Nicolay" w:date="2015-08-21T14:21:00Z">
        <w:r w:rsidR="006C138C">
          <w:rPr>
            <w:rFonts w:ascii="Times New Roman"/>
            <w:color w:val="222222"/>
            <w:sz w:val="24"/>
            <w:szCs w:val="24"/>
            <w:u w:color="222222"/>
            <w:shd w:val="clear" w:color="auto" w:fill="FFFFFF"/>
          </w:rPr>
          <w:t xml:space="preserve"> and Cousot</w:t>
        </w:r>
      </w:ins>
      <w:del w:id="173" w:author="Jens Nicolay" w:date="2015-08-21T14:21:00Z">
        <w:r w:rsidDel="006C138C">
          <w:rPr>
            <w:rFonts w:ascii="Times New Roman"/>
            <w:color w:val="222222"/>
            <w:sz w:val="24"/>
            <w:szCs w:val="24"/>
            <w:u w:color="222222"/>
            <w:shd w:val="clear" w:color="auto" w:fill="FFFFFF"/>
          </w:rPr>
          <w:delText>s</w:delText>
        </w:r>
      </w:del>
      <w:r>
        <w:rPr>
          <w:rFonts w:ascii="Times New Roman"/>
          <w:color w:val="222222"/>
          <w:sz w:val="24"/>
          <w:szCs w:val="24"/>
          <w:u w:color="222222"/>
          <w:shd w:val="clear" w:color="auto" w:fill="FFFFFF"/>
        </w:rPr>
        <w:t xml:space="preserve"> give an intuitive example to explain </w:t>
      </w:r>
      <w:del w:id="174" w:author="Jens Nicolay" w:date="2015-08-21T14:23:00Z">
        <w:r w:rsidDel="006C138C">
          <w:rPr>
            <w:rFonts w:ascii="Times New Roman"/>
            <w:color w:val="222222"/>
            <w:sz w:val="24"/>
            <w:szCs w:val="24"/>
            <w:u w:color="222222"/>
            <w:shd w:val="clear" w:color="auto" w:fill="FFFFFF"/>
          </w:rPr>
          <w:delText>what is</w:delText>
        </w:r>
      </w:del>
      <w:ins w:id="175" w:author="Jens Nicolay" w:date="2015-08-21T14:23:00Z">
        <w:r w:rsidR="006C138C">
          <w:rPr>
            <w:rFonts w:ascii="Times New Roman"/>
            <w:color w:val="222222"/>
            <w:sz w:val="24"/>
            <w:szCs w:val="24"/>
            <w:u w:color="222222"/>
            <w:shd w:val="clear" w:color="auto" w:fill="FFFFFF"/>
          </w:rPr>
          <w:t>the concept of</w:t>
        </w:r>
      </w:ins>
      <w:r>
        <w:rPr>
          <w:rFonts w:ascii="Times New Roman"/>
          <w:color w:val="222222"/>
          <w:sz w:val="24"/>
          <w:szCs w:val="24"/>
          <w:u w:color="222222"/>
          <w:shd w:val="clear" w:color="auto" w:fill="FFFFFF"/>
        </w:rPr>
        <w:t xml:space="preserve"> abstract interpretation</w:t>
      </w:r>
      <w:ins w:id="176" w:author="Jens Nicolay" w:date="2015-08-21T14:25:00Z">
        <w:r w:rsidR="006C138C">
          <w:rPr>
            <w:rFonts w:ascii="Times New Roman"/>
            <w:color w:val="222222"/>
            <w:sz w:val="24"/>
            <w:szCs w:val="24"/>
            <w:u w:color="222222"/>
            <w:shd w:val="clear" w:color="auto" w:fill="FFFFFF"/>
          </w:rPr>
          <w:t xml:space="preserve"> using signs of numbers</w:t>
        </w:r>
      </w:ins>
      <w:r>
        <w:rPr>
          <w:rFonts w:ascii="Times New Roman"/>
          <w:color w:val="222222"/>
          <w:sz w:val="24"/>
          <w:szCs w:val="24"/>
          <w:u w:color="222222"/>
          <w:shd w:val="clear" w:color="auto" w:fill="FFFFFF"/>
        </w:rPr>
        <w:t xml:space="preserve">. </w:t>
      </w:r>
      <w:del w:id="177" w:author="Jens Nicolay" w:date="2015-08-21T14:25:00Z">
        <w:r w:rsidDel="006C138C">
          <w:rPr>
            <w:rFonts w:ascii="Times New Roman"/>
            <w:color w:val="222222"/>
            <w:sz w:val="24"/>
            <w:szCs w:val="24"/>
            <w:u w:color="222222"/>
            <w:shd w:val="clear" w:color="auto" w:fill="FFFFFF"/>
          </w:rPr>
          <w:delText>The example is, a</w:delText>
        </w:r>
      </w:del>
      <w:ins w:id="178" w:author="Jens Nicolay" w:date="2015-08-21T14:25:00Z">
        <w:r w:rsidR="006C138C">
          <w:rPr>
            <w:rFonts w:ascii="Times New Roman"/>
            <w:color w:val="222222"/>
            <w:sz w:val="24"/>
            <w:szCs w:val="24"/>
            <w:u w:color="222222"/>
            <w:shd w:val="clear" w:color="auto" w:fill="FFFFFF"/>
          </w:rPr>
          <w:t>A</w:t>
        </w:r>
      </w:ins>
      <w:r>
        <w:rPr>
          <w:rFonts w:ascii="Times New Roman"/>
          <w:color w:val="222222"/>
          <w:sz w:val="24"/>
          <w:szCs w:val="24"/>
          <w:u w:color="222222"/>
          <w:shd w:val="clear" w:color="auto" w:fill="FFFFFF"/>
        </w:rPr>
        <w:t xml:space="preserve">rithmetic computation like -1515*7 can been abstracted as a sign computation, </w:t>
      </w:r>
      <w:del w:id="179" w:author="Jens Nicolay" w:date="2015-08-21T14:25:00Z">
        <w:r w:rsidDel="006C138C">
          <w:rPr>
            <w:rFonts w:ascii="Times New Roman"/>
            <w:color w:val="222222"/>
            <w:sz w:val="24"/>
            <w:szCs w:val="24"/>
            <w:u w:color="222222"/>
            <w:shd w:val="clear" w:color="auto" w:fill="FFFFFF"/>
          </w:rPr>
          <w:delText xml:space="preserve">where </w:delText>
        </w:r>
      </w:del>
      <w:ins w:id="180" w:author="Jens Nicolay" w:date="2015-08-21T14:25:00Z">
        <w:r w:rsidR="006C138C">
          <w:rPr>
            <w:rFonts w:ascii="Times New Roman"/>
            <w:color w:val="222222"/>
            <w:sz w:val="24"/>
            <w:szCs w:val="24"/>
            <w:u w:color="222222"/>
            <w:shd w:val="clear" w:color="auto" w:fill="FFFFFF"/>
          </w:rPr>
          <w:t>so that</w:t>
        </w:r>
        <w:r w:rsidR="006C138C">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 * (+)</w:t>
      </w:r>
      <w:r w:rsidR="0057338F">
        <w:rPr>
          <w:rFonts w:ascii="Times New Roman" w:eastAsia="Times New Roman" w:hAnsi="Times New Roman"/>
          <w:color w:val="222222"/>
          <w:sz w:val="24"/>
          <w:szCs w:val="24"/>
          <w:u w:color="222222"/>
          <w:shd w:val="clear" w:color="auto" w:fill="FFFFFF"/>
          <w:lang w:eastAsia="en-US"/>
        </w:rPr>
        <w:pict w14:anchorId="50EF76B1">
          <v:shape id="Picture_x0020_40" o:spid="_x0000_i1067" type="#_x0000_t75" style="width:15.35pt;height:12pt">
            <v:imagedata r:id="rId60" o:title=""/>
          </v:shape>
        </w:pict>
      </w:r>
      <w:r>
        <w:rPr>
          <w:rFonts w:ascii="Times New Roman"/>
          <w:color w:val="222222"/>
          <w:sz w:val="24"/>
          <w:szCs w:val="24"/>
          <w:u w:color="222222"/>
          <w:shd w:val="clear" w:color="auto" w:fill="FFFFFF"/>
        </w:rPr>
        <w:t>(-). Even this abstract interpretation lead</w:t>
      </w:r>
      <w:ins w:id="181" w:author="Jens Nicolay" w:date="2015-08-21T14:25:00Z">
        <w:r w:rsidR="006C138C">
          <w:rPr>
            <w:rFonts w:ascii="Times New Roman"/>
            <w:color w:val="222222"/>
            <w:sz w:val="24"/>
            <w:szCs w:val="24"/>
            <w:u w:color="222222"/>
            <w:shd w:val="clear" w:color="auto" w:fill="FFFFFF"/>
          </w:rPr>
          <w:t>s</w:t>
        </w:r>
      </w:ins>
      <w:r>
        <w:rPr>
          <w:rFonts w:ascii="Times New Roman"/>
          <w:color w:val="222222"/>
          <w:sz w:val="24"/>
          <w:szCs w:val="24"/>
          <w:u w:color="222222"/>
          <w:shd w:val="clear" w:color="auto" w:fill="FFFFFF"/>
        </w:rPr>
        <w:t xml:space="preserve"> to </w:t>
      </w:r>
      <w:del w:id="182" w:author="Jens Nicolay" w:date="2015-08-21T14:25:00Z">
        <w:r w:rsidDel="006C138C">
          <w:rPr>
            <w:rFonts w:ascii="Times New Roman"/>
            <w:color w:val="222222"/>
            <w:sz w:val="24"/>
            <w:szCs w:val="24"/>
            <w:u w:color="222222"/>
            <w:shd w:val="clear" w:color="auto" w:fill="FFFFFF"/>
          </w:rPr>
          <w:delText>imprecise</w:delText>
        </w:r>
      </w:del>
      <w:ins w:id="183" w:author="Jens Nicolay" w:date="2015-08-21T14:25:00Z">
        <w:r w:rsidR="006C138C">
          <w:rPr>
            <w:rFonts w:ascii="Times New Roman"/>
            <w:color w:val="222222"/>
            <w:sz w:val="24"/>
            <w:szCs w:val="24"/>
            <w:u w:color="222222"/>
            <w:shd w:val="clear" w:color="auto" w:fill="FFFFFF"/>
          </w:rPr>
          <w:t>imprecis</w:t>
        </w:r>
        <w:r w:rsidR="006C138C">
          <w:rPr>
            <w:rFonts w:ascii="Times New Roman"/>
            <w:color w:val="222222"/>
            <w:sz w:val="24"/>
            <w:szCs w:val="24"/>
            <w:u w:color="222222"/>
            <w:shd w:val="clear" w:color="auto" w:fill="FFFFFF"/>
          </w:rPr>
          <w:t>ion</w:t>
        </w:r>
      </w:ins>
      <w:ins w:id="184" w:author="Jens Nicolay" w:date="2015-08-21T14:27:00Z">
        <w:r w:rsidR="006C138C">
          <w:rPr>
            <w:rFonts w:ascii="Times New Roman"/>
            <w:color w:val="222222"/>
            <w:sz w:val="24"/>
            <w:szCs w:val="24"/>
            <w:u w:color="222222"/>
            <w:shd w:val="clear" w:color="auto" w:fill="FFFFFF"/>
          </w:rPr>
          <w:t>.</w:t>
        </w:r>
      </w:ins>
      <w:del w:id="185" w:author="Jens Nicolay" w:date="2015-08-21T14:27:00Z">
        <w:r w:rsidDel="006C138C">
          <w:rPr>
            <w:rFonts w:ascii="Times New Roman"/>
            <w:color w:val="222222"/>
            <w:sz w:val="24"/>
            <w:szCs w:val="24"/>
            <w:u w:color="222222"/>
            <w:shd w:val="clear" w:color="auto" w:fill="FFFFFF"/>
          </w:rPr>
          <w:delText>,</w:delText>
        </w:r>
      </w:del>
      <w:ins w:id="186" w:author="Jens Nicolay" w:date="2015-08-21T14:27:00Z">
        <w:r w:rsidR="006C138C">
          <w:rPr>
            <w:rFonts w:ascii="Times New Roman"/>
            <w:color w:val="222222"/>
            <w:sz w:val="24"/>
            <w:szCs w:val="24"/>
            <w:u w:color="222222"/>
            <w:shd w:val="clear" w:color="auto" w:fill="FFFFFF"/>
          </w:rPr>
          <w:t xml:space="preserve"> </w:t>
        </w:r>
      </w:ins>
      <w:del w:id="187" w:author="Jens Nicolay" w:date="2015-08-21T14:27:00Z">
        <w:r w:rsidDel="006C138C">
          <w:rPr>
            <w:rFonts w:ascii="Times New Roman"/>
            <w:color w:val="222222"/>
            <w:sz w:val="24"/>
            <w:szCs w:val="24"/>
            <w:u w:color="222222"/>
            <w:shd w:val="clear" w:color="auto" w:fill="FFFFFF"/>
          </w:rPr>
          <w:delText xml:space="preserve"> </w:delText>
        </w:r>
      </w:del>
      <w:ins w:id="188" w:author="Jens Nicolay" w:date="2015-08-21T14:27:00Z">
        <w:r w:rsidR="006C138C">
          <w:rPr>
            <w:rFonts w:ascii="Times New Roman"/>
            <w:color w:val="222222"/>
            <w:sz w:val="24"/>
            <w:szCs w:val="24"/>
            <w:u w:color="222222"/>
            <w:shd w:val="clear" w:color="auto" w:fill="FFFFFF"/>
          </w:rPr>
          <w:t>T</w:t>
        </w:r>
      </w:ins>
      <w:del w:id="189" w:author="Jens Nicolay" w:date="2015-08-21T14:27:00Z">
        <w:r w:rsidDel="006C138C">
          <w:rPr>
            <w:rFonts w:ascii="Times New Roman"/>
            <w:color w:val="222222"/>
            <w:sz w:val="24"/>
            <w:szCs w:val="24"/>
            <w:u w:color="222222"/>
            <w:shd w:val="clear" w:color="auto" w:fill="FFFFFF"/>
          </w:rPr>
          <w:delText>t</w:delText>
        </w:r>
      </w:del>
      <w:r>
        <w:rPr>
          <w:rFonts w:ascii="Times New Roman"/>
          <w:color w:val="222222"/>
          <w:sz w:val="24"/>
          <w:szCs w:val="24"/>
          <w:u w:color="222222"/>
          <w:shd w:val="clear" w:color="auto" w:fill="FFFFFF"/>
        </w:rPr>
        <w:t>he rule of calculation on sign</w:t>
      </w:r>
      <w:ins w:id="190" w:author="Jens Nicolay" w:date="2015-08-21T14:27:00Z">
        <w:r w:rsidR="006C138C">
          <w:rPr>
            <w:rFonts w:ascii="Times New Roman"/>
            <w:color w:val="222222"/>
            <w:sz w:val="24"/>
            <w:szCs w:val="24"/>
            <w:u w:color="222222"/>
            <w:shd w:val="clear" w:color="auto" w:fill="FFFFFF"/>
          </w:rPr>
          <w:t>s, used</w:t>
        </w:r>
      </w:ins>
      <w:r>
        <w:rPr>
          <w:rFonts w:ascii="Times New Roman"/>
          <w:color w:val="222222"/>
          <w:sz w:val="24"/>
          <w:szCs w:val="24"/>
          <w:u w:color="222222"/>
          <w:shd w:val="clear" w:color="auto" w:fill="FFFFFF"/>
        </w:rPr>
        <w:t xml:space="preserve"> </w:t>
      </w:r>
      <w:ins w:id="191" w:author="Jens Nicolay" w:date="2015-08-21T14:27:00Z">
        <w:r w:rsidR="006C138C">
          <w:rPr>
            <w:rFonts w:ascii="Times New Roman"/>
            <w:color w:val="222222"/>
            <w:sz w:val="24"/>
            <w:szCs w:val="24"/>
            <w:u w:color="222222"/>
            <w:shd w:val="clear" w:color="auto" w:fill="FFFFFF"/>
          </w:rPr>
          <w:t xml:space="preserve">to </w:t>
        </w:r>
      </w:ins>
      <w:del w:id="192" w:author="Jens Nicolay" w:date="2015-08-21T14:27:00Z">
        <w:r w:rsidDel="006C138C">
          <w:rPr>
            <w:rFonts w:ascii="Times New Roman"/>
            <w:color w:val="222222"/>
            <w:sz w:val="24"/>
            <w:szCs w:val="24"/>
            <w:u w:color="222222"/>
            <w:shd w:val="clear" w:color="auto" w:fill="FFFFFF"/>
          </w:rPr>
          <w:delText xml:space="preserve">is the semantics used to predicate </w:delText>
        </w:r>
      </w:del>
      <w:ins w:id="193" w:author="Jens Nicolay" w:date="2015-08-21T14:27:00Z">
        <w:r w:rsidR="006C138C">
          <w:rPr>
            <w:rFonts w:ascii="Times New Roman"/>
            <w:color w:val="222222"/>
            <w:sz w:val="24"/>
            <w:szCs w:val="24"/>
            <w:u w:color="222222"/>
            <w:shd w:val="clear" w:color="auto" w:fill="FFFFFF"/>
          </w:rPr>
          <w:t>predic</w:t>
        </w:r>
        <w:r w:rsidR="006C138C">
          <w:rPr>
            <w:rFonts w:ascii="Times New Roman"/>
            <w:color w:val="222222"/>
            <w:sz w:val="24"/>
            <w:szCs w:val="24"/>
            <w:u w:color="222222"/>
            <w:shd w:val="clear" w:color="auto" w:fill="FFFFFF"/>
          </w:rPr>
          <w:t>t</w:t>
        </w:r>
        <w:r w:rsidR="006C138C">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th</w:t>
      </w:r>
      <w:ins w:id="194" w:author="Jens Nicolay" w:date="2015-08-21T14:27:00Z">
        <w:r w:rsidR="006C138C">
          <w:rPr>
            <w:rFonts w:ascii="Times New Roman"/>
            <w:color w:val="222222"/>
            <w:sz w:val="24"/>
            <w:szCs w:val="24"/>
            <w:u w:color="222222"/>
            <w:shd w:val="clear" w:color="auto" w:fill="FFFFFF"/>
          </w:rPr>
          <w:t>at the</w:t>
        </w:r>
      </w:ins>
      <w:del w:id="195" w:author="Jens Nicolay" w:date="2015-08-21T14:27:00Z">
        <w:r w:rsidDel="006C138C">
          <w:rPr>
            <w:rFonts w:ascii="Times New Roman"/>
            <w:color w:val="222222"/>
            <w:sz w:val="24"/>
            <w:szCs w:val="24"/>
            <w:u w:color="222222"/>
            <w:shd w:val="clear" w:color="auto" w:fill="FFFFFF"/>
          </w:rPr>
          <w:delText>e</w:delText>
        </w:r>
      </w:del>
      <w:r>
        <w:rPr>
          <w:rFonts w:ascii="Times New Roman"/>
          <w:color w:val="222222"/>
          <w:sz w:val="24"/>
          <w:szCs w:val="24"/>
          <w:u w:color="222222"/>
          <w:shd w:val="clear" w:color="auto" w:fill="FFFFFF"/>
        </w:rPr>
        <w:t xml:space="preserve"> result of </w:t>
      </w:r>
      <w:ins w:id="196" w:author="Jens Nicolay" w:date="2015-08-21T14:27:00Z">
        <w:r w:rsidR="006C138C">
          <w:rPr>
            <w:rFonts w:ascii="Times New Roman"/>
            <w:color w:val="222222"/>
            <w:sz w:val="24"/>
            <w:szCs w:val="24"/>
            <w:u w:color="222222"/>
            <w:shd w:val="clear" w:color="auto" w:fill="FFFFFF"/>
          </w:rPr>
          <w:t xml:space="preserve">the </w:t>
        </w:r>
        <w:r w:rsidR="00B55E71">
          <w:rPr>
            <w:rFonts w:ascii="Times New Roman"/>
            <w:color w:val="222222"/>
            <w:sz w:val="24"/>
            <w:szCs w:val="24"/>
            <w:u w:color="222222"/>
            <w:shd w:val="clear" w:color="auto" w:fill="FFFFFF"/>
          </w:rPr>
          <w:t xml:space="preserve">example </w:t>
        </w:r>
      </w:ins>
      <w:r>
        <w:rPr>
          <w:rFonts w:ascii="Times New Roman"/>
          <w:color w:val="222222"/>
          <w:sz w:val="24"/>
          <w:szCs w:val="24"/>
          <w:u w:color="222222"/>
          <w:shd w:val="clear" w:color="auto" w:fill="FFFFFF"/>
        </w:rPr>
        <w:t xml:space="preserve">expression is a negative number </w:t>
      </w:r>
      <w:ins w:id="197" w:author="Jens Nicolay" w:date="2015-08-21T14:28:00Z">
        <w:r w:rsidR="00B55E71">
          <w:rPr>
            <w:rFonts w:ascii="Times New Roman"/>
            <w:color w:val="222222"/>
            <w:sz w:val="24"/>
            <w:szCs w:val="24"/>
            <w:u w:color="222222"/>
            <w:shd w:val="clear" w:color="auto" w:fill="FFFFFF"/>
          </w:rPr>
          <w:t>,</w:t>
        </w:r>
      </w:ins>
      <w:r>
        <w:rPr>
          <w:rFonts w:ascii="Times New Roman"/>
          <w:color w:val="222222"/>
          <w:sz w:val="24"/>
          <w:szCs w:val="24"/>
          <w:u w:color="222222"/>
          <w:shd w:val="clear" w:color="auto" w:fill="FFFFFF"/>
        </w:rPr>
        <w:t xml:space="preserve">is enough to reflect </w:t>
      </w:r>
      <w:ins w:id="198" w:author="Jens Nicolay" w:date="2015-08-21T14:28:00Z">
        <w:r w:rsidR="00B55E71">
          <w:rPr>
            <w:rFonts w:ascii="Times New Roman"/>
            <w:color w:val="222222"/>
            <w:sz w:val="24"/>
            <w:szCs w:val="24"/>
            <w:u w:color="222222"/>
            <w:shd w:val="clear" w:color="auto" w:fill="FFFFFF"/>
          </w:rPr>
          <w:t xml:space="preserve">on </w:t>
        </w:r>
      </w:ins>
      <w:del w:id="199" w:author="Jens Nicolay" w:date="2015-08-21T14:28:00Z">
        <w:r w:rsidDel="00B55E71">
          <w:rPr>
            <w:rFonts w:ascii="Times New Roman"/>
            <w:color w:val="222222"/>
            <w:sz w:val="24"/>
            <w:szCs w:val="24"/>
            <w:u w:color="222222"/>
            <w:shd w:val="clear" w:color="auto" w:fill="FFFFFF"/>
          </w:rPr>
          <w:delText xml:space="preserve">of </w:delText>
        </w:r>
      </w:del>
      <w:r>
        <w:rPr>
          <w:rFonts w:ascii="Times New Roman"/>
          <w:color w:val="222222"/>
          <w:sz w:val="24"/>
          <w:szCs w:val="24"/>
          <w:u w:color="222222"/>
          <w:shd w:val="clear" w:color="auto" w:fill="FFFFFF"/>
        </w:rPr>
        <w:t>knowledge about sign operation</w:t>
      </w:r>
      <w:ins w:id="200" w:author="Jens Nicolay" w:date="2015-08-21T14:28:00Z">
        <w:r w:rsidR="00B55E71">
          <w:rPr>
            <w:rFonts w:ascii="Times New Roman"/>
            <w:color w:val="222222"/>
            <w:sz w:val="24"/>
            <w:szCs w:val="24"/>
            <w:u w:color="222222"/>
            <w:shd w:val="clear" w:color="auto" w:fill="FFFFFF"/>
          </w:rPr>
          <w:t>s</w:t>
        </w:r>
      </w:ins>
      <w:r>
        <w:rPr>
          <w:rFonts w:ascii="Times New Roman"/>
          <w:color w:val="222222"/>
          <w:sz w:val="24"/>
          <w:szCs w:val="24"/>
          <w:u w:color="222222"/>
          <w:shd w:val="clear" w:color="auto" w:fill="FFFFFF"/>
        </w:rPr>
        <w:t xml:space="preserve"> </w:t>
      </w:r>
      <w:del w:id="201" w:author="Jens Nicolay" w:date="2015-08-21T14:28:00Z">
        <w:r w:rsidDel="00B55E71">
          <w:rPr>
            <w:rFonts w:ascii="Times New Roman"/>
            <w:color w:val="222222"/>
            <w:sz w:val="24"/>
            <w:szCs w:val="24"/>
            <w:u w:color="222222"/>
            <w:shd w:val="clear" w:color="auto" w:fill="FFFFFF"/>
          </w:rPr>
          <w:delText xml:space="preserve">of </w:delText>
        </w:r>
      </w:del>
      <w:ins w:id="202" w:author="Jens Nicolay" w:date="2015-08-21T14:28:00Z">
        <w:r w:rsidR="00B55E71">
          <w:rPr>
            <w:rFonts w:ascii="Times New Roman"/>
            <w:color w:val="222222"/>
            <w:sz w:val="24"/>
            <w:szCs w:val="24"/>
            <w:u w:color="222222"/>
            <w:shd w:val="clear" w:color="auto" w:fill="FFFFFF"/>
          </w:rPr>
          <w:t>in a</w:t>
        </w:r>
        <w:r w:rsidR="00B55E71">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 xml:space="preserve">program. Then they elaborate their mathematical syntax and semantics model of program </w:t>
      </w:r>
      <w:r>
        <w:rPr>
          <w:rFonts w:ascii="Times New Roman"/>
          <w:color w:val="222222"/>
          <w:sz w:val="24"/>
          <w:szCs w:val="24"/>
          <w:u w:color="222222"/>
          <w:shd w:val="clear" w:color="auto" w:fill="FFFFFF"/>
        </w:rPr>
        <w:lastRenderedPageBreak/>
        <w:t xml:space="preserve">to build </w:t>
      </w:r>
      <w:ins w:id="203" w:author="Jens Nicolay" w:date="2015-08-21T14:26:00Z">
        <w:r w:rsidR="006C138C">
          <w:rPr>
            <w:rFonts w:ascii="Times New Roman"/>
            <w:color w:val="222222"/>
            <w:sz w:val="24"/>
            <w:szCs w:val="24"/>
            <w:u w:color="222222"/>
            <w:shd w:val="clear" w:color="auto" w:fill="FFFFFF"/>
          </w:rPr>
          <w:t xml:space="preserve">an </w:t>
        </w:r>
      </w:ins>
      <w:r>
        <w:rPr>
          <w:rFonts w:ascii="Times New Roman"/>
          <w:color w:val="222222"/>
          <w:sz w:val="24"/>
          <w:szCs w:val="24"/>
          <w:u w:color="222222"/>
          <w:shd w:val="clear" w:color="auto" w:fill="FFFFFF"/>
        </w:rPr>
        <w:t xml:space="preserve">abstract </w:t>
      </w:r>
    </w:p>
    <w:p w14:paraId="69449E90" w14:textId="4D5772AE" w:rsidR="00B513FC" w:rsidRDefault="004F4D39">
      <w:pPr>
        <w:widowControl w:val="0"/>
        <w:spacing w:afterLines="50" w:after="120" w:line="276" w:lineRule="auto"/>
        <w:jc w:val="both"/>
        <w:rPr>
          <w:rFonts w:ascii="Times New Roman"/>
          <w:color w:val="222222"/>
          <w:sz w:val="24"/>
          <w:szCs w:val="24"/>
          <w:u w:color="222222"/>
          <w:shd w:val="clear" w:color="auto" w:fill="FFFFFF"/>
        </w:rPr>
      </w:pPr>
      <w:r>
        <w:rPr>
          <w:rFonts w:ascii="Times New Roman"/>
          <w:color w:val="222222"/>
          <w:sz w:val="24"/>
          <w:szCs w:val="24"/>
          <w:u w:color="222222"/>
          <w:shd w:val="clear" w:color="auto" w:fill="FFFFFF"/>
        </w:rPr>
        <w:t>interpret</w:t>
      </w:r>
      <w:ins w:id="204" w:author="Jens Nicolay" w:date="2015-08-21T14:26:00Z">
        <w:r w:rsidR="006C138C">
          <w:rPr>
            <w:rFonts w:ascii="Times New Roman"/>
            <w:color w:val="222222"/>
            <w:sz w:val="24"/>
            <w:szCs w:val="24"/>
            <w:u w:color="222222"/>
            <w:shd w:val="clear" w:color="auto" w:fill="FFFFFF"/>
          </w:rPr>
          <w:t>ation</w:t>
        </w:r>
      </w:ins>
      <w:del w:id="205" w:author="Jens Nicolay" w:date="2015-08-21T14:26:00Z">
        <w:r w:rsidDel="006C138C">
          <w:rPr>
            <w:rFonts w:ascii="Times New Roman"/>
            <w:color w:val="222222"/>
            <w:sz w:val="24"/>
            <w:szCs w:val="24"/>
            <w:u w:color="222222"/>
            <w:shd w:val="clear" w:color="auto" w:fill="FFFFFF"/>
          </w:rPr>
          <w:delText>er</w:delText>
        </w:r>
      </w:del>
      <w:r>
        <w:rPr>
          <w:rFonts w:ascii="Times New Roman"/>
          <w:color w:val="222222"/>
          <w:sz w:val="24"/>
          <w:szCs w:val="24"/>
          <w:u w:color="222222"/>
          <w:shd w:val="clear" w:color="auto" w:fill="FFFFFF"/>
        </w:rPr>
        <w:t>. Their method</w:t>
      </w:r>
      <w:ins w:id="206" w:author="Jens Nicolay" w:date="2015-08-21T14:29:00Z">
        <w:r w:rsidR="00B55E71">
          <w:rPr>
            <w:rFonts w:ascii="Times New Roman"/>
            <w:color w:val="222222"/>
            <w:sz w:val="24"/>
            <w:szCs w:val="24"/>
            <w:u w:color="222222"/>
            <w:shd w:val="clear" w:color="auto" w:fill="FFFFFF"/>
          </w:rPr>
          <w:t>,</w:t>
        </w:r>
      </w:ins>
      <w:r>
        <w:rPr>
          <w:rFonts w:ascii="Times New Roman"/>
          <w:color w:val="222222"/>
          <w:sz w:val="24"/>
          <w:szCs w:val="24"/>
          <w:u w:color="222222"/>
          <w:shd w:val="clear" w:color="auto" w:fill="FFFFFF"/>
        </w:rPr>
        <w:t xml:space="preserve"> concerned with </w:t>
      </w:r>
      <w:ins w:id="207" w:author="Jens Nicolay" w:date="2015-08-21T14:28:00Z">
        <w:r w:rsidR="00B55E71">
          <w:rPr>
            <w:rFonts w:ascii="Times New Roman"/>
            <w:color w:val="222222"/>
            <w:sz w:val="24"/>
            <w:szCs w:val="24"/>
            <w:u w:color="222222"/>
            <w:shd w:val="clear" w:color="auto" w:fill="FFFFFF"/>
          </w:rPr>
          <w:t xml:space="preserve">the </w:t>
        </w:r>
      </w:ins>
      <w:r>
        <w:rPr>
          <w:rFonts w:ascii="Times New Roman"/>
          <w:color w:val="222222"/>
          <w:sz w:val="24"/>
          <w:szCs w:val="24"/>
          <w:u w:color="222222"/>
          <w:shd w:val="clear" w:color="auto" w:fill="FFFFFF"/>
        </w:rPr>
        <w:t xml:space="preserve">underlying </w:t>
      </w:r>
      <w:ins w:id="208" w:author="Jens Nicolay" w:date="2015-08-21T14:29:00Z">
        <w:r w:rsidR="00B55E71">
          <w:rPr>
            <w:rFonts w:ascii="Times New Roman"/>
            <w:color w:val="222222"/>
            <w:sz w:val="24"/>
            <w:szCs w:val="24"/>
            <w:u w:color="222222"/>
            <w:shd w:val="clear" w:color="auto" w:fill="FFFFFF"/>
          </w:rPr>
          <w:t xml:space="preserve">program </w:t>
        </w:r>
      </w:ins>
      <w:r>
        <w:rPr>
          <w:rFonts w:ascii="Times New Roman"/>
          <w:color w:val="222222"/>
          <w:sz w:val="24"/>
          <w:szCs w:val="24"/>
          <w:u w:color="222222"/>
          <w:shd w:val="clear" w:color="auto" w:fill="FFFFFF"/>
        </w:rPr>
        <w:t>structure</w:t>
      </w:r>
      <w:ins w:id="209" w:author="Jens Nicolay" w:date="2015-08-21T14:29:00Z">
        <w:r w:rsidR="00B55E71">
          <w:rPr>
            <w:rFonts w:ascii="Times New Roman"/>
            <w:color w:val="222222"/>
            <w:sz w:val="24"/>
            <w:szCs w:val="24"/>
            <w:u w:color="222222"/>
            <w:shd w:val="clear" w:color="auto" w:fill="FFFFFF"/>
          </w:rPr>
          <w:t>,</w:t>
        </w:r>
      </w:ins>
      <w:r>
        <w:rPr>
          <w:rFonts w:ascii="Times New Roman"/>
          <w:color w:val="222222"/>
          <w:sz w:val="24"/>
          <w:szCs w:val="24"/>
          <w:u w:color="222222"/>
          <w:shd w:val="clear" w:color="auto" w:fill="FFFFFF"/>
        </w:rPr>
        <w:t xml:space="preserve"> is a reflection of actual execution of a program. We give an overview of their method in this section.</w:t>
      </w:r>
    </w:p>
    <w:p w14:paraId="0883EF0E" w14:textId="77777777" w:rsidR="00B513FC" w:rsidRDefault="00B513FC">
      <w:pPr>
        <w:widowControl w:val="0"/>
        <w:spacing w:afterLines="50" w:after="120" w:line="276" w:lineRule="auto"/>
        <w:jc w:val="both"/>
        <w:rPr>
          <w:rFonts w:ascii="Times New Roman"/>
          <w:color w:val="222222"/>
          <w:sz w:val="28"/>
          <w:szCs w:val="28"/>
          <w:u w:color="222222"/>
          <w:shd w:val="clear" w:color="auto" w:fill="FFFFFF"/>
        </w:rPr>
      </w:pPr>
    </w:p>
    <w:p w14:paraId="48769F69" w14:textId="77777777" w:rsidR="00B513FC" w:rsidRDefault="004F4D39">
      <w:pPr>
        <w:widowControl w:val="0"/>
        <w:spacing w:afterLines="100" w:after="240" w:line="276" w:lineRule="auto"/>
        <w:jc w:val="both"/>
        <w:outlineLvl w:val="2"/>
        <w:rPr>
          <w:rFonts w:ascii="Times New Roman" w:eastAsia="Times New Roman" w:hAnsi="Times New Roman"/>
          <w:color w:val="222222"/>
          <w:sz w:val="24"/>
          <w:szCs w:val="24"/>
          <w:u w:color="222222"/>
          <w:shd w:val="clear" w:color="auto" w:fill="FFFFFF"/>
        </w:rPr>
      </w:pPr>
      <w:bookmarkStart w:id="210" w:name="_Toc8404"/>
      <w:r>
        <w:rPr>
          <w:rFonts w:ascii="Times New Roman"/>
          <w:color w:val="222222"/>
          <w:sz w:val="28"/>
          <w:szCs w:val="28"/>
          <w:u w:color="222222"/>
          <w:shd w:val="clear" w:color="auto" w:fill="FFFFFF"/>
        </w:rPr>
        <w:t>3.1.1 Syntax and semantics of programs</w:t>
      </w:r>
      <w:bookmarkEnd w:id="210"/>
    </w:p>
    <w:p w14:paraId="09CE693F" w14:textId="3B3C4E34"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Similar with the graph representation we introduced in chapter 2. Cousots[46] use</w:t>
      </w:r>
      <w:ins w:id="211" w:author="Jens Nicolay" w:date="2015-08-21T14:40:00Z">
        <w:r w:rsidR="00442056">
          <w:rPr>
            <w:rFonts w:ascii="Times New Roman"/>
            <w:color w:val="222222"/>
            <w:sz w:val="24"/>
            <w:szCs w:val="24"/>
            <w:u w:color="222222"/>
            <w:shd w:val="clear" w:color="auto" w:fill="FFFFFF"/>
          </w:rPr>
          <w:t>s a</w:t>
        </w:r>
      </w:ins>
      <w:r>
        <w:rPr>
          <w:rFonts w:ascii="Times New Roman"/>
          <w:color w:val="222222"/>
          <w:sz w:val="24"/>
          <w:szCs w:val="24"/>
          <w:u w:color="222222"/>
          <w:shd w:val="clear" w:color="auto" w:fill="FFFFFF"/>
        </w:rPr>
        <w:t xml:space="preserve"> set of </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Nodes</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and </w:t>
      </w:r>
      <w:r>
        <w:rPr>
          <w:rFonts w:ascii="Times New Roman"/>
          <w:i/>
          <w:iCs/>
          <w:color w:val="222222"/>
          <w:sz w:val="24"/>
          <w:szCs w:val="24"/>
          <w:u w:color="222222"/>
          <w:shd w:val="clear" w:color="auto" w:fill="FFFFFF"/>
        </w:rPr>
        <w:t>directed graph</w:t>
      </w:r>
      <w:r>
        <w:rPr>
          <w:rFonts w:ascii="Times New Roman"/>
          <w:color w:val="222222"/>
          <w:sz w:val="24"/>
          <w:szCs w:val="24"/>
          <w:u w:color="222222"/>
          <w:shd w:val="clear" w:color="auto" w:fill="FFFFFF"/>
        </w:rPr>
        <w:t>, they call it finite flowchart, to define syntax of a program. For each nod</w:t>
      </w:r>
      <w:ins w:id="212" w:author="Jens Nicolay" w:date="2015-08-21T14:29:00Z">
        <w:r w:rsidR="00B55E71">
          <w:rPr>
            <w:rFonts w:ascii="Times New Roman"/>
            <w:color w:val="222222"/>
            <w:sz w:val="24"/>
            <w:szCs w:val="24"/>
            <w:u w:color="222222"/>
            <w:shd w:val="clear" w:color="auto" w:fill="FFFFFF"/>
          </w:rPr>
          <w:t>e</w:t>
        </w:r>
      </w:ins>
      <w:r>
        <w:rPr>
          <w:rFonts w:ascii="Times New Roman"/>
          <w:color w:val="222222"/>
          <w:sz w:val="24"/>
          <w:szCs w:val="24"/>
          <w:u w:color="222222"/>
          <w:shd w:val="clear" w:color="auto" w:fill="FFFFFF"/>
        </w:rPr>
        <w:t xml:space="preserve"> in </w:t>
      </w:r>
      <w:ins w:id="213" w:author="Jens Nicolay" w:date="2015-08-21T14:29:00Z">
        <w:r w:rsidR="00B55E71">
          <w:rPr>
            <w:rFonts w:ascii="Times New Roman"/>
            <w:color w:val="222222"/>
            <w:sz w:val="24"/>
            <w:szCs w:val="24"/>
            <w:u w:color="222222"/>
            <w:shd w:val="clear" w:color="auto" w:fill="FFFFFF"/>
          </w:rPr>
          <w:t xml:space="preserve">a </w:t>
        </w:r>
      </w:ins>
      <w:r>
        <w:rPr>
          <w:rFonts w:ascii="Times New Roman"/>
          <w:color w:val="222222"/>
          <w:sz w:val="24"/>
          <w:szCs w:val="24"/>
          <w:u w:color="222222"/>
          <w:shd w:val="clear" w:color="auto" w:fill="FFFFFF"/>
        </w:rPr>
        <w:t>set</w:t>
      </w:r>
      <w:ins w:id="214" w:author="Jens Nicolay" w:date="2015-08-21T14:41:00Z">
        <w:r w:rsidR="00442056">
          <w:rPr>
            <w:rFonts w:ascii="Times New Roman"/>
            <w:color w:val="222222"/>
            <w:sz w:val="24"/>
            <w:szCs w:val="24"/>
            <w:u w:color="222222"/>
            <w:shd w:val="clear" w:color="auto" w:fill="FFFFFF"/>
          </w:rPr>
          <w:t xml:space="preserve"> </w:t>
        </w:r>
      </w:ins>
      <w:del w:id="215" w:author="Jens Nicolay" w:date="2015-08-21T14:40:00Z">
        <w:r w:rsidDel="00442056">
          <w:rPr>
            <w:rFonts w:ascii="Times New Roman"/>
            <w:color w:val="222222"/>
            <w:sz w:val="24"/>
            <w:szCs w:val="24"/>
            <w:u w:color="222222"/>
            <w:shd w:val="clear" w:color="auto" w:fill="FFFFFF"/>
          </w:rPr>
          <w:delText>, it would have</w:delText>
        </w:r>
      </w:del>
      <w:ins w:id="216" w:author="Jens Nicolay" w:date="2015-08-21T14:40:00Z">
        <w:r w:rsidR="00442056">
          <w:rPr>
            <w:rFonts w:ascii="Times New Roman"/>
            <w:color w:val="222222"/>
            <w:sz w:val="24"/>
            <w:szCs w:val="24"/>
            <w:u w:color="222222"/>
            <w:shd w:val="clear" w:color="auto" w:fill="FFFFFF"/>
          </w:rPr>
          <w:t xml:space="preserve">there are </w:t>
        </w:r>
      </w:ins>
      <w:del w:id="217" w:author="Jens Nicolay" w:date="2015-08-21T14:41:00Z">
        <w:r w:rsidDel="00442056">
          <w:rPr>
            <w:rFonts w:ascii="Times New Roman"/>
            <w:color w:val="222222"/>
            <w:sz w:val="24"/>
            <w:szCs w:val="24"/>
            <w:u w:color="222222"/>
            <w:shd w:val="clear" w:color="auto" w:fill="FFFFFF"/>
          </w:rPr>
          <w:delText xml:space="preserve"> </w:delText>
        </w:r>
      </w:del>
      <w:r>
        <w:rPr>
          <w:rFonts w:ascii="Times New Roman"/>
          <w:color w:val="222222"/>
          <w:sz w:val="24"/>
          <w:szCs w:val="24"/>
          <w:u w:color="222222"/>
          <w:shd w:val="clear" w:color="auto" w:fill="FFFFFF"/>
        </w:rPr>
        <w:t>successor</w:t>
      </w:r>
      <w:ins w:id="218" w:author="Jens Nicolay" w:date="2015-08-21T14:41:00Z">
        <w:r w:rsidR="00442056">
          <w:rPr>
            <w:rFonts w:ascii="Times New Roman"/>
            <w:color w:val="222222"/>
            <w:sz w:val="24"/>
            <w:szCs w:val="24"/>
            <w:u w:color="222222"/>
            <w:shd w:val="clear" w:color="auto" w:fill="FFFFFF"/>
          </w:rPr>
          <w:t>s</w:t>
        </w:r>
      </w:ins>
      <w:r>
        <w:rPr>
          <w:rFonts w:ascii="Times New Roman"/>
          <w:color w:val="222222"/>
          <w:sz w:val="24"/>
          <w:szCs w:val="24"/>
          <w:u w:color="222222"/>
          <w:shd w:val="clear" w:color="auto" w:fill="FFFFFF"/>
        </w:rPr>
        <w:t xml:space="preserve"> and predecessor</w:t>
      </w:r>
      <w:ins w:id="219" w:author="Jens Nicolay" w:date="2015-08-21T14:41:00Z">
        <w:r w:rsidR="00442056">
          <w:rPr>
            <w:rFonts w:ascii="Times New Roman"/>
            <w:color w:val="222222"/>
            <w:sz w:val="24"/>
            <w:szCs w:val="24"/>
            <w:u w:color="222222"/>
            <w:shd w:val="clear" w:color="auto" w:fill="FFFFFF"/>
          </w:rPr>
          <w:t>s</w:t>
        </w:r>
      </w:ins>
      <w:r>
        <w:rPr>
          <w:rFonts w:ascii="Times New Roman"/>
          <w:color w:val="222222"/>
          <w:sz w:val="24"/>
          <w:szCs w:val="24"/>
          <w:u w:color="222222"/>
          <w:shd w:val="clear" w:color="auto" w:fill="FFFFFF"/>
        </w:rPr>
        <w:t xml:space="preserve">. </w:t>
      </w:r>
      <w:commentRangeStart w:id="220"/>
      <w:r>
        <w:rPr>
          <w:rFonts w:ascii="Times New Roman"/>
          <w:color w:val="222222"/>
          <w:sz w:val="24"/>
          <w:szCs w:val="24"/>
          <w:u w:color="222222"/>
          <w:shd w:val="clear" w:color="auto" w:fill="FFFFFF"/>
        </w:rPr>
        <w:t xml:space="preserve">Notation </w:t>
      </w:r>
      <w:r>
        <w:rPr>
          <w:rFonts w:ascii="Times New Roman"/>
          <w:i/>
          <w:iCs/>
          <w:color w:val="222222"/>
          <w:sz w:val="24"/>
          <w:szCs w:val="24"/>
          <w:u w:color="222222"/>
          <w:shd w:val="clear" w:color="auto" w:fill="FFFFFF"/>
        </w:rPr>
        <w:t>Arcs</w:t>
      </w:r>
      <w:r>
        <w:rPr>
          <w:rFonts w:ascii="Times New Roman"/>
          <w:color w:val="222222"/>
          <w:sz w:val="24"/>
          <w:szCs w:val="24"/>
          <w:u w:color="222222"/>
          <w:shd w:val="clear" w:color="auto" w:fill="FFFFFF"/>
        </w:rPr>
        <w:t xml:space="preserve"> presents for node </w:t>
      </w:r>
      <w:r>
        <w:rPr>
          <w:rFonts w:ascii="Times New Roman"/>
          <w:i/>
          <w:iCs/>
          <w:color w:val="222222"/>
          <w:sz w:val="24"/>
          <w:szCs w:val="24"/>
          <w:u w:color="222222"/>
          <w:shd w:val="clear" w:color="auto" w:fill="FFFFFF"/>
        </w:rPr>
        <w:t>n</w:t>
      </w:r>
      <w:r>
        <w:rPr>
          <w:rFonts w:ascii="Times New Roman"/>
          <w:color w:val="222222"/>
          <w:sz w:val="24"/>
          <w:szCs w:val="24"/>
          <w:u w:color="222222"/>
          <w:shd w:val="clear" w:color="auto" w:fill="FFFFFF"/>
        </w:rPr>
        <w:t xml:space="preserve"> is in predecessor set of node </w:t>
      </w:r>
      <w:r>
        <w:rPr>
          <w:rFonts w:ascii="Times New Roman"/>
          <w:i/>
          <w:iCs/>
          <w:color w:val="222222"/>
          <w:sz w:val="24"/>
          <w:szCs w:val="24"/>
          <w:u w:color="222222"/>
          <w:shd w:val="clear" w:color="auto" w:fill="FFFFFF"/>
        </w:rPr>
        <w:t>m</w:t>
      </w:r>
      <w:r>
        <w:rPr>
          <w:rFonts w:ascii="Times New Roman"/>
          <w:color w:val="222222"/>
          <w:sz w:val="24"/>
          <w:szCs w:val="24"/>
          <w:u w:color="222222"/>
          <w:shd w:val="clear" w:color="auto" w:fill="FFFFFF"/>
        </w:rPr>
        <w:t xml:space="preserve"> as well as </w:t>
      </w:r>
      <w:r>
        <w:rPr>
          <w:rFonts w:ascii="Times New Roman"/>
          <w:i/>
          <w:iCs/>
          <w:color w:val="222222"/>
          <w:sz w:val="24"/>
          <w:szCs w:val="24"/>
          <w:u w:color="222222"/>
          <w:shd w:val="clear" w:color="auto" w:fill="FFFFFF"/>
        </w:rPr>
        <w:t>m</w:t>
      </w:r>
      <w:r>
        <w:rPr>
          <w:rFonts w:ascii="Times New Roman"/>
          <w:color w:val="222222"/>
          <w:sz w:val="24"/>
          <w:szCs w:val="24"/>
          <w:u w:color="222222"/>
          <w:shd w:val="clear" w:color="auto" w:fill="FFFFFF"/>
        </w:rPr>
        <w:t xml:space="preserve"> is in successor set of </w:t>
      </w:r>
      <w:r>
        <w:rPr>
          <w:rFonts w:ascii="Times New Roman"/>
          <w:i/>
          <w:iCs/>
          <w:color w:val="222222"/>
          <w:sz w:val="24"/>
          <w:szCs w:val="24"/>
          <w:u w:color="222222"/>
          <w:shd w:val="clear" w:color="auto" w:fill="FFFFFF"/>
        </w:rPr>
        <w:t>n</w:t>
      </w:r>
      <w:r>
        <w:rPr>
          <w:rFonts w:ascii="Times New Roman"/>
          <w:color w:val="222222"/>
          <w:sz w:val="24"/>
          <w:szCs w:val="24"/>
          <w:u w:color="222222"/>
          <w:shd w:val="clear" w:color="auto" w:fill="FFFFFF"/>
        </w:rPr>
        <w:t>.</w:t>
      </w:r>
      <w:commentRangeEnd w:id="220"/>
      <w:r w:rsidR="002C6FB9">
        <w:rPr>
          <w:rStyle w:val="CommentReference"/>
        </w:rPr>
        <w:commentReference w:id="220"/>
      </w:r>
      <w:r>
        <w:rPr>
          <w:rFonts w:ascii="Times New Roman"/>
          <w:color w:val="222222"/>
          <w:sz w:val="24"/>
          <w:szCs w:val="24"/>
          <w:u w:color="222222"/>
          <w:shd w:val="clear" w:color="auto" w:fill="FFFFFF"/>
        </w:rPr>
        <w:t xml:space="preserve"> The node set contains five subsets, the definition for each of node </w:t>
      </w:r>
      <w:r>
        <w:rPr>
          <w:rFonts w:ascii="Times New Roman"/>
          <w:i/>
          <w:iCs/>
          <w:color w:val="222222"/>
          <w:sz w:val="24"/>
          <w:szCs w:val="24"/>
          <w:u w:color="222222"/>
          <w:shd w:val="clear" w:color="auto" w:fill="FFFFFF"/>
        </w:rPr>
        <w:t>n</w:t>
      </w:r>
      <w:r>
        <w:rPr>
          <w:rFonts w:ascii="Times New Roman"/>
          <w:color w:val="222222"/>
          <w:sz w:val="24"/>
          <w:szCs w:val="24"/>
          <w:u w:color="222222"/>
          <w:shd w:val="clear" w:color="auto" w:fill="FFFFFF"/>
        </w:rPr>
        <w:t xml:space="preserve"> as below:</w:t>
      </w:r>
    </w:p>
    <w:p w14:paraId="4EA85128" w14:textId="77777777" w:rsidR="00B513FC" w:rsidRDefault="004F4D39">
      <w:pPr>
        <w:widowControl w:val="0"/>
        <w:spacing w:afterLines="100" w:after="240" w:line="276" w:lineRule="auto"/>
        <w:ind w:left="674" w:hanging="334"/>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Entry node</w:t>
      </w:r>
      <w:r>
        <w:rPr>
          <w:rFonts w:ascii="Times New Roman"/>
          <w:color w:val="222222"/>
          <w:sz w:val="24"/>
          <w:szCs w:val="24"/>
          <w:u w:color="222222"/>
          <w:shd w:val="clear" w:color="auto" w:fill="FFFFFF"/>
        </w:rPr>
        <w:t xml:space="preserve">:  the node has no predecessor </w:t>
      </w:r>
      <w:r>
        <w:rPr>
          <w:rFonts w:ascii="Times New Roman"/>
          <w:i/>
          <w:iCs/>
          <w:color w:val="222222"/>
          <w:sz w:val="24"/>
          <w:szCs w:val="24"/>
          <w:u w:color="222222"/>
          <w:shd w:val="clear" w:color="auto" w:fill="FFFFFF"/>
        </w:rPr>
        <w:t xml:space="preserve">(n-pred(n) = </w:t>
      </w:r>
      <w:r>
        <w:rPr>
          <w:rFonts w:ascii="Times New Roman"/>
          <w:i/>
          <w:iCs/>
          <w:color w:val="222222"/>
          <w:position w:val="-10"/>
          <w:sz w:val="24"/>
          <w:szCs w:val="24"/>
          <w:u w:color="222222"/>
          <w:shd w:val="clear" w:color="auto" w:fill="FFFFFF"/>
        </w:rPr>
        <w:object w:dxaOrig="196" w:dyaOrig="323" w14:anchorId="0DA935FA">
          <v:shape id="_x56fe__x7247__x0020_345" o:spid="_x0000_i1068" type="#_x0000_t75" style="width:10pt;height:16pt" o:ole="">
            <v:imagedata r:id="rId61" o:title=""/>
          </v:shape>
          <o:OLEObject Type="Embed" ProgID="Equation.3" ShapeID="_x56fe__x7247__x0020_345" DrawAspect="Content" ObjectID="_1501677932" r:id="rId62"/>
        </w:object>
      </w:r>
      <w:r>
        <w:rPr>
          <w:rFonts w:asci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and one successor </w:t>
      </w:r>
      <w:r>
        <w:rPr>
          <w:rFonts w:ascii="Times New Roman"/>
          <w:i/>
          <w:iCs/>
          <w:color w:val="222222"/>
          <w:sz w:val="24"/>
          <w:szCs w:val="24"/>
          <w:u w:color="222222"/>
          <w:shd w:val="clear" w:color="auto" w:fill="FFFFFF"/>
        </w:rPr>
        <w:t>(n-succ(n) = 1)</w:t>
      </w:r>
      <w:r>
        <w:rPr>
          <w:rFonts w:ascii="Times New Roman"/>
          <w:color w:val="222222"/>
          <w:sz w:val="24"/>
          <w:szCs w:val="24"/>
          <w:u w:color="222222"/>
          <w:shd w:val="clear" w:color="auto" w:fill="FFFFFF"/>
        </w:rPr>
        <w:t>.</w:t>
      </w:r>
    </w:p>
    <w:p w14:paraId="2A3E3902" w14:textId="77777777" w:rsidR="00B513FC" w:rsidRDefault="004F4D39">
      <w:pPr>
        <w:widowControl w:val="0"/>
        <w:spacing w:afterLines="100" w:after="240" w:line="276" w:lineRule="auto"/>
        <w:ind w:left="674" w:hanging="334"/>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Assignment node</w:t>
      </w:r>
      <w:r>
        <w:rPr>
          <w:rFonts w:ascii="Times New Roman"/>
          <w:color w:val="222222"/>
          <w:sz w:val="24"/>
          <w:szCs w:val="24"/>
          <w:u w:color="222222"/>
          <w:shd w:val="clear" w:color="auto" w:fill="FFFFFF"/>
        </w:rPr>
        <w:t xml:space="preserve">: the node has one predecessor </w:t>
      </w:r>
      <w:r>
        <w:rPr>
          <w:rFonts w:ascii="Times New Roman"/>
          <w:i/>
          <w:iCs/>
          <w:color w:val="222222"/>
          <w:sz w:val="24"/>
          <w:szCs w:val="24"/>
          <w:u w:color="222222"/>
          <w:shd w:val="clear" w:color="auto" w:fill="FFFFFF"/>
        </w:rPr>
        <w:t>(n-pred(n) = 1)</w:t>
      </w:r>
      <w:r>
        <w:rPr>
          <w:rFonts w:ascii="Times New Roman"/>
          <w:color w:val="222222"/>
          <w:sz w:val="24"/>
          <w:szCs w:val="24"/>
          <w:u w:color="222222"/>
          <w:shd w:val="clear" w:color="auto" w:fill="FFFFFF"/>
        </w:rPr>
        <w:t xml:space="preserve"> and one successor  </w:t>
      </w:r>
      <w:r>
        <w:rPr>
          <w:rFonts w:ascii="Times New Roman"/>
          <w:i/>
          <w:iCs/>
          <w:color w:val="222222"/>
          <w:sz w:val="24"/>
          <w:szCs w:val="24"/>
          <w:u w:color="222222"/>
          <w:shd w:val="clear" w:color="auto" w:fill="FFFFFF"/>
        </w:rPr>
        <w:t>(n-succ(n) = 1)</w:t>
      </w:r>
      <w:r>
        <w:rPr>
          <w:rFonts w:ascii="Times New Roman"/>
          <w:color w:val="222222"/>
          <w:sz w:val="24"/>
          <w:szCs w:val="24"/>
          <w:u w:color="222222"/>
          <w:shd w:val="clear" w:color="auto" w:fill="FFFFFF"/>
        </w:rPr>
        <w:t>. This node represents for</w:t>
      </w:r>
      <w:r>
        <w:rPr>
          <w:rFonts w:asci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the expression </w:t>
      </w:r>
      <w:r>
        <w:rPr>
          <w:rFonts w:ascii="Times New Roman"/>
          <w:i/>
          <w:iCs/>
          <w:color w:val="222222"/>
          <w:sz w:val="24"/>
          <w:szCs w:val="24"/>
          <w:u w:color="222222"/>
          <w:shd w:val="clear" w:color="auto" w:fill="FFFFFF"/>
        </w:rPr>
        <w:t>expr</w:t>
      </w:r>
      <w:r>
        <w:rPr>
          <w:rFonts w:ascii="Times New Roman"/>
          <w:color w:val="222222"/>
          <w:sz w:val="24"/>
          <w:szCs w:val="24"/>
          <w:u w:color="222222"/>
          <w:shd w:val="clear" w:color="auto" w:fill="FFFFFF"/>
        </w:rPr>
        <w:t xml:space="preserve"> in right hand-side assign its value to identifier </w:t>
      </w:r>
      <w:r>
        <w:rPr>
          <w:rFonts w:ascii="Times New Roman"/>
          <w:i/>
          <w:iCs/>
          <w:color w:val="222222"/>
          <w:sz w:val="24"/>
          <w:szCs w:val="24"/>
          <w:u w:color="222222"/>
          <w:shd w:val="clear" w:color="auto" w:fill="FFFFFF"/>
        </w:rPr>
        <w:t>id</w:t>
      </w:r>
      <w:r>
        <w:rPr>
          <w:rFonts w:ascii="Times New Roman"/>
          <w:color w:val="222222"/>
          <w:sz w:val="24"/>
          <w:szCs w:val="24"/>
          <w:u w:color="222222"/>
          <w:shd w:val="clear" w:color="auto" w:fill="FFFFFF"/>
        </w:rPr>
        <w:t xml:space="preserve"> in left hand-side.</w:t>
      </w:r>
    </w:p>
    <w:p w14:paraId="301DD486" w14:textId="77777777" w:rsidR="00B513FC" w:rsidRDefault="004F4D39">
      <w:pPr>
        <w:widowControl w:val="0"/>
        <w:spacing w:afterLines="100" w:after="240" w:line="276" w:lineRule="auto"/>
        <w:ind w:left="354" w:hanging="14"/>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Test node</w:t>
      </w:r>
      <w:r>
        <w:rPr>
          <w:rFonts w:ascii="Times New Roman"/>
          <w:color w:val="222222"/>
          <w:sz w:val="24"/>
          <w:szCs w:val="24"/>
          <w:u w:color="222222"/>
          <w:shd w:val="clear" w:color="auto" w:fill="FFFFFF"/>
        </w:rPr>
        <w:t xml:space="preserve">: the node has one  predecessor </w:t>
      </w:r>
      <w:r>
        <w:rPr>
          <w:rFonts w:ascii="Times New Roman"/>
          <w:i/>
          <w:iCs/>
          <w:color w:val="222222"/>
          <w:sz w:val="24"/>
          <w:szCs w:val="24"/>
          <w:u w:color="222222"/>
          <w:shd w:val="clear" w:color="auto" w:fill="FFFFFF"/>
        </w:rPr>
        <w:t xml:space="preserve">(n-pred(n) = 1) </w:t>
      </w:r>
      <w:r>
        <w:rPr>
          <w:rFonts w:ascii="Times New Roman"/>
          <w:color w:val="222222"/>
          <w:sz w:val="24"/>
          <w:szCs w:val="24"/>
          <w:u w:color="222222"/>
          <w:shd w:val="clear" w:color="auto" w:fill="FFFFFF"/>
        </w:rPr>
        <w:t xml:space="preserve">and two </w:t>
      </w:r>
      <w:r>
        <w:rPr>
          <w:rFonts w:ascii="Times New Roman" w:hint="eastAsia"/>
          <w:color w:val="222222"/>
          <w:sz w:val="24"/>
          <w:szCs w:val="24"/>
          <w:u w:color="222222"/>
          <w:shd w:val="clear" w:color="auto" w:fill="FFFFFF"/>
        </w:rPr>
        <w:tab/>
      </w:r>
      <w:r>
        <w:rPr>
          <w:rFonts w:ascii="Times New Roman"/>
          <w:color w:val="222222"/>
          <w:sz w:val="24"/>
          <w:szCs w:val="24"/>
          <w:u w:color="222222"/>
          <w:shd w:val="clear" w:color="auto" w:fill="FFFFFF"/>
        </w:rPr>
        <w:t>successor</w:t>
      </w:r>
      <w:r>
        <w:rPr>
          <w:rFonts w:ascii="Times New Roman"/>
          <w:i/>
          <w:iCs/>
          <w:color w:val="222222"/>
          <w:sz w:val="24"/>
          <w:szCs w:val="24"/>
          <w:u w:color="222222"/>
          <w:shd w:val="clear" w:color="auto" w:fill="FFFFFF"/>
        </w:rPr>
        <w:t>(n-succ(n) = 2)</w:t>
      </w:r>
      <w:r>
        <w:rPr>
          <w:rFonts w:ascii="Times New Roman"/>
          <w:color w:val="222222"/>
          <w:sz w:val="24"/>
          <w:szCs w:val="24"/>
          <w:u w:color="222222"/>
          <w:shd w:val="clear" w:color="auto" w:fill="FFFFFF"/>
        </w:rPr>
        <w:t xml:space="preserve">. One is </w:t>
      </w:r>
      <w:r>
        <w:rPr>
          <w:rFonts w:ascii="Times New Roman"/>
          <w:i/>
          <w:iCs/>
          <w:color w:val="222222"/>
          <w:sz w:val="24"/>
          <w:szCs w:val="24"/>
          <w:u w:color="222222"/>
          <w:shd w:val="clear" w:color="auto" w:fill="FFFFFF"/>
        </w:rPr>
        <w:t>true</w:t>
      </w:r>
      <w:r>
        <w:rPr>
          <w:rFonts w:ascii="Times New Roman"/>
          <w:color w:val="222222"/>
          <w:sz w:val="24"/>
          <w:szCs w:val="24"/>
          <w:u w:color="222222"/>
          <w:shd w:val="clear" w:color="auto" w:fill="FFFFFF"/>
        </w:rPr>
        <w:t xml:space="preserve"> successor </w:t>
      </w:r>
      <w:r>
        <w:rPr>
          <w:rFonts w:ascii="Times New Roman"/>
          <w:i/>
          <w:iCs/>
          <w:color w:val="222222"/>
          <w:sz w:val="24"/>
          <w:szCs w:val="24"/>
          <w:u w:color="222222"/>
          <w:shd w:val="clear" w:color="auto" w:fill="FFFFFF"/>
        </w:rPr>
        <w:t>(n-succ-t(n))</w:t>
      </w:r>
      <w:r>
        <w:rPr>
          <w:rFonts w:ascii="Times New Roman"/>
          <w:color w:val="222222"/>
          <w:sz w:val="24"/>
          <w:szCs w:val="24"/>
          <w:u w:color="222222"/>
          <w:shd w:val="clear" w:color="auto" w:fill="FFFFFF"/>
        </w:rPr>
        <w:t xml:space="preserve"> </w:t>
      </w:r>
      <w:r>
        <w:rPr>
          <w:rFonts w:ascii="Times New Roman" w:hint="eastAsia"/>
          <w:color w:val="222222"/>
          <w:sz w:val="24"/>
          <w:szCs w:val="24"/>
          <w:u w:color="222222"/>
          <w:shd w:val="clear" w:color="auto" w:fill="FFFFFF"/>
        </w:rPr>
        <w:tab/>
      </w:r>
      <w:r>
        <w:rPr>
          <w:rFonts w:ascii="Times New Roman" w:hint="eastAsia"/>
          <w:color w:val="222222"/>
          <w:sz w:val="24"/>
          <w:szCs w:val="24"/>
          <w:u w:color="222222"/>
          <w:shd w:val="clear" w:color="auto" w:fill="FFFFFF"/>
        </w:rPr>
        <w:tab/>
      </w:r>
      <w:r>
        <w:rPr>
          <w:rFonts w:ascii="Times New Roman"/>
          <w:color w:val="222222"/>
          <w:sz w:val="24"/>
          <w:szCs w:val="24"/>
          <w:u w:color="222222"/>
          <w:shd w:val="clear" w:color="auto" w:fill="FFFFFF"/>
        </w:rPr>
        <w:t xml:space="preserve">another is </w:t>
      </w:r>
      <w:r>
        <w:rPr>
          <w:rFonts w:ascii="Times New Roman"/>
          <w:i/>
          <w:iCs/>
          <w:color w:val="222222"/>
          <w:sz w:val="24"/>
          <w:szCs w:val="24"/>
          <w:u w:color="222222"/>
          <w:shd w:val="clear" w:color="auto" w:fill="FFFFFF"/>
        </w:rPr>
        <w:t>false</w:t>
      </w:r>
      <w:r>
        <w:rPr>
          <w:rFonts w:ascii="Times New Roman"/>
          <w:color w:val="222222"/>
          <w:sz w:val="24"/>
          <w:szCs w:val="24"/>
          <w:u w:color="222222"/>
          <w:shd w:val="clear" w:color="auto" w:fill="FFFFFF"/>
        </w:rPr>
        <w:t xml:space="preserve"> successor </w:t>
      </w:r>
      <w:r>
        <w:rPr>
          <w:rFonts w:ascii="Times New Roman"/>
          <w:i/>
          <w:iCs/>
          <w:color w:val="222222"/>
          <w:sz w:val="24"/>
          <w:szCs w:val="24"/>
          <w:u w:color="222222"/>
          <w:shd w:val="clear" w:color="auto" w:fill="FFFFFF"/>
        </w:rPr>
        <w:t>(n-succ-f(n))</w:t>
      </w:r>
      <w:r>
        <w:rPr>
          <w:rFonts w:ascii="Times New Roman"/>
          <w:color w:val="222222"/>
          <w:sz w:val="24"/>
          <w:szCs w:val="24"/>
          <w:u w:color="222222"/>
          <w:shd w:val="clear" w:color="auto" w:fill="FFFFFF"/>
        </w:rPr>
        <w:t>.</w:t>
      </w:r>
    </w:p>
    <w:p w14:paraId="036EE782" w14:textId="77777777" w:rsidR="00B513FC" w:rsidRDefault="004F4D39">
      <w:pPr>
        <w:widowControl w:val="0"/>
        <w:spacing w:afterLines="100" w:after="240" w:line="276" w:lineRule="auto"/>
        <w:ind w:left="674" w:hanging="334"/>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Junction node</w:t>
      </w:r>
      <w:r>
        <w:rPr>
          <w:rFonts w:ascii="Times New Roman"/>
          <w:color w:val="222222"/>
          <w:sz w:val="24"/>
          <w:szCs w:val="24"/>
          <w:u w:color="222222"/>
          <w:shd w:val="clear" w:color="auto" w:fill="FFFFFF"/>
        </w:rPr>
        <w:t xml:space="preserve">: the node has more than one predecessor </w:t>
      </w:r>
      <w:r>
        <w:rPr>
          <w:rFonts w:ascii="Times New Roman"/>
          <w:i/>
          <w:iCs/>
          <w:color w:val="222222"/>
          <w:sz w:val="24"/>
          <w:szCs w:val="24"/>
          <w:u w:color="222222"/>
          <w:shd w:val="clear" w:color="auto" w:fill="FFFFFF"/>
        </w:rPr>
        <w:t xml:space="preserve">(n-pred(n) &gt; 1) </w:t>
      </w:r>
      <w:r>
        <w:rPr>
          <w:rFonts w:ascii="Times New Roman" w:hint="eastAsia"/>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and one successor </w:t>
      </w:r>
      <w:r>
        <w:rPr>
          <w:rFonts w:ascii="Times New Roman"/>
          <w:i/>
          <w:iCs/>
          <w:color w:val="222222"/>
          <w:sz w:val="24"/>
          <w:szCs w:val="24"/>
          <w:u w:color="222222"/>
          <w:shd w:val="clear" w:color="auto" w:fill="FFFFFF"/>
        </w:rPr>
        <w:t>(n-succ(n) = 1)</w:t>
      </w:r>
      <w:r>
        <w:rPr>
          <w:rFonts w:ascii="Times New Roman"/>
          <w:color w:val="222222"/>
          <w:sz w:val="24"/>
          <w:szCs w:val="24"/>
          <w:u w:color="222222"/>
          <w:shd w:val="clear" w:color="auto" w:fill="FFFFFF"/>
        </w:rPr>
        <w:t xml:space="preserve">. </w:t>
      </w:r>
    </w:p>
    <w:p w14:paraId="50B41D00" w14:textId="77777777" w:rsidR="00B513FC" w:rsidRDefault="004F4D39">
      <w:pPr>
        <w:widowControl w:val="0"/>
        <w:spacing w:afterLines="100" w:after="240" w:line="276" w:lineRule="auto"/>
        <w:ind w:left="674" w:hanging="334"/>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Exist node</w:t>
      </w:r>
      <w:r>
        <w:rPr>
          <w:rFonts w:ascii="Times New Roman"/>
          <w:color w:val="222222"/>
          <w:sz w:val="24"/>
          <w:szCs w:val="24"/>
          <w:u w:color="222222"/>
          <w:shd w:val="clear" w:color="auto" w:fill="FFFFFF"/>
        </w:rPr>
        <w:t xml:space="preserve">: the node has one predecessor </w:t>
      </w:r>
      <w:r>
        <w:rPr>
          <w:rFonts w:ascii="Times New Roman"/>
          <w:i/>
          <w:iCs/>
          <w:color w:val="222222"/>
          <w:sz w:val="24"/>
          <w:szCs w:val="24"/>
          <w:u w:color="222222"/>
          <w:shd w:val="clear" w:color="auto" w:fill="FFFFFF"/>
        </w:rPr>
        <w:t xml:space="preserve">(n-pred(n) = 1) </w:t>
      </w:r>
      <w:r>
        <w:rPr>
          <w:rFonts w:ascii="Times New Roman"/>
          <w:color w:val="222222"/>
          <w:sz w:val="24"/>
          <w:szCs w:val="24"/>
          <w:u w:color="222222"/>
          <w:shd w:val="clear" w:color="auto" w:fill="FFFFFF"/>
        </w:rPr>
        <w:t xml:space="preserve">and no </w:t>
      </w:r>
      <w:r>
        <w:rPr>
          <w:rFonts w:asci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successor (</w:t>
      </w:r>
      <w:r>
        <w:rPr>
          <w:rFonts w:ascii="Times New Roman"/>
          <w:i/>
          <w:iCs/>
          <w:color w:val="222222"/>
          <w:sz w:val="24"/>
          <w:szCs w:val="24"/>
          <w:u w:color="222222"/>
          <w:shd w:val="clear" w:color="auto" w:fill="FFFFFF"/>
        </w:rPr>
        <w:t>n-succ(n) =</w:t>
      </w:r>
      <w:r w:rsidR="0057338F">
        <w:rPr>
          <w:rFonts w:ascii="Times New Roman"/>
          <w:i/>
          <w:iCs/>
          <w:color w:val="222222"/>
          <w:position w:val="-10"/>
          <w:sz w:val="24"/>
          <w:szCs w:val="24"/>
          <w:u w:color="222222"/>
          <w:shd w:val="clear" w:color="auto" w:fill="FFFFFF"/>
        </w:rPr>
        <w:pict w14:anchorId="2F886AD9">
          <v:shape id="Picture_x0020_42" o:spid="_x0000_i1069" type="#_x0000_t75" style="width:10pt;height:16pt">
            <v:imagedata r:id="rId61" o:title=""/>
          </v:shape>
        </w:pict>
      </w:r>
      <w:r>
        <w:rPr>
          <w:rFonts w:asci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 </w:t>
      </w:r>
    </w:p>
    <w:p w14:paraId="28C95A60"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Based on node sets, their </w:t>
      </w:r>
      <w:r>
        <w:rPr>
          <w:rFonts w:ascii="Times New Roman"/>
          <w:i/>
          <w:iCs/>
          <w:color w:val="222222"/>
          <w:sz w:val="24"/>
          <w:szCs w:val="24"/>
          <w:u w:color="222222"/>
          <w:shd w:val="clear" w:color="auto" w:fill="FFFFFF"/>
        </w:rPr>
        <w:t>directed graph</w:t>
      </w:r>
      <w:r>
        <w:rPr>
          <w:rFonts w:ascii="Times New Roman"/>
          <w:color w:val="222222"/>
          <w:sz w:val="24"/>
          <w:szCs w:val="24"/>
          <w:u w:color="222222"/>
          <w:shd w:val="clear" w:color="auto" w:fill="FFFFFF"/>
        </w:rPr>
        <w:t xml:space="preserve"> is denoted as </w:t>
      </w:r>
      <w:r>
        <w:rPr>
          <w:rFonts w:ascii="Times New Roman"/>
          <w:i/>
          <w:iCs/>
          <w:color w:val="222222"/>
          <w:sz w:val="24"/>
          <w:szCs w:val="24"/>
          <w:u w:color="222222"/>
          <w:shd w:val="clear" w:color="auto" w:fill="FFFFFF"/>
        </w:rPr>
        <w:t>&lt;Node, Arcs&gt;</w:t>
      </w:r>
      <w:r>
        <w:rPr>
          <w:rFonts w:ascii="Times New Roman"/>
          <w:color w:val="222222"/>
          <w:sz w:val="24"/>
          <w:szCs w:val="24"/>
          <w:u w:color="222222"/>
          <w:shd w:val="clear" w:color="auto" w:fill="FFFFFF"/>
        </w:rPr>
        <w:t xml:space="preserve"> consist of flowing functions:</w:t>
      </w:r>
    </w:p>
    <w:p w14:paraId="4F9CD264" w14:textId="77777777" w:rsidR="00B513FC" w:rsidRDefault="004F4D39">
      <w:pPr>
        <w:widowControl w:val="0"/>
        <w:spacing w:afterLines="50" w:after="120" w:line="276" w:lineRule="auto"/>
        <w:ind w:left="336" w:firstLine="2"/>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origin, end</w:t>
      </w:r>
      <w:r>
        <w:rPr>
          <w:rFonts w:ascii="Times New Roman"/>
          <w:color w:val="222222"/>
          <w:sz w:val="24"/>
          <w:szCs w:val="24"/>
          <w:u w:color="222222"/>
          <w:shd w:val="clear" w:color="auto" w:fill="FFFFFF"/>
        </w:rPr>
        <w:t xml:space="preserve">: </w:t>
      </w:r>
      <w:r>
        <w:rPr>
          <w:rFonts w:ascii="Times New Roman"/>
          <w:color w:val="222222"/>
          <w:position w:val="-4"/>
          <w:sz w:val="24"/>
          <w:szCs w:val="24"/>
          <w:u w:color="222222"/>
          <w:shd w:val="clear" w:color="auto" w:fill="FFFFFF"/>
        </w:rPr>
        <w:object w:dxaOrig="242" w:dyaOrig="265" w14:anchorId="1F77D50F">
          <v:shape id="_x56fe__x7247__x0020_408" o:spid="_x0000_i1070" type="#_x0000_t75" style="width:12pt;height:13.35pt" o:ole="">
            <v:imagedata r:id="rId63" o:title=""/>
          </v:shape>
          <o:OLEObject Type="Embed" ProgID="Equation.3" ShapeID="_x56fe__x7247__x0020_408" DrawAspect="Content" ObjectID="_1501677933" r:id="rId64"/>
        </w:object>
      </w:r>
      <w:r>
        <w:rPr>
          <w:rFonts w:ascii="Times New Roman"/>
          <w:color w:val="222222"/>
          <w:sz w:val="24"/>
          <w:szCs w:val="24"/>
          <w:u w:color="222222"/>
          <w:shd w:val="clear" w:color="auto" w:fill="FFFFFF"/>
        </w:rPr>
        <w:t>a</w:t>
      </w:r>
      <w:r>
        <w:rPr>
          <w:rFonts w:ascii="Times New Roman"/>
          <w:color w:val="222222"/>
          <w:position w:val="-4"/>
          <w:sz w:val="24"/>
          <w:szCs w:val="24"/>
          <w:u w:color="222222"/>
          <w:shd w:val="clear" w:color="auto" w:fill="FFFFFF"/>
        </w:rPr>
        <w:object w:dxaOrig="288" w:dyaOrig="288" w14:anchorId="53356C33">
          <v:shape id="_x56fe__x7247__x0020_348" o:spid="_x0000_i1071" type="#_x0000_t75" style="width:14pt;height:14pt" o:ole="">
            <v:imagedata r:id="rId65" o:title=""/>
          </v:shape>
          <o:OLEObject Type="Embed" ProgID="Equation.3" ShapeID="_x56fe__x7247__x0020_348" DrawAspect="Content" ObjectID="_1501677934" r:id="rId66"/>
        </w:object>
      </w:r>
      <w:r>
        <w:rPr>
          <w:rFonts w:ascii="Times New Roman"/>
          <w:color w:val="222222"/>
          <w:sz w:val="24"/>
          <w:szCs w:val="24"/>
          <w:u w:color="222222"/>
          <w:shd w:val="clear" w:color="auto" w:fill="FFFFFF"/>
        </w:rPr>
        <w:t xml:space="preserve"> Arcs, a = &lt;origin(a), end(a)&gt;</w:t>
      </w:r>
    </w:p>
    <w:p w14:paraId="4E402509" w14:textId="77777777" w:rsidR="00B513FC" w:rsidRDefault="004F4D39">
      <w:pPr>
        <w:widowControl w:val="0"/>
        <w:spacing w:afterLines="50" w:after="120" w:line="276" w:lineRule="auto"/>
        <w:ind w:left="336" w:firstLine="2"/>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a-succ</w:t>
      </w:r>
      <w:r>
        <w:rPr>
          <w:rFonts w:ascii="Times New Roman"/>
          <w:color w:val="222222"/>
          <w:sz w:val="24"/>
          <w:szCs w:val="24"/>
          <w:u w:color="222222"/>
          <w:shd w:val="clear" w:color="auto" w:fill="FFFFFF"/>
        </w:rPr>
        <w:t>: &lt;n, m&gt; where m</w:t>
      </w:r>
      <w:r w:rsidR="0057338F">
        <w:rPr>
          <w:rFonts w:ascii="Times New Roman"/>
          <w:color w:val="222222"/>
          <w:position w:val="-4"/>
          <w:sz w:val="24"/>
          <w:szCs w:val="24"/>
          <w:u w:color="222222"/>
          <w:shd w:val="clear" w:color="auto" w:fill="FFFFFF"/>
        </w:rPr>
        <w:pict w14:anchorId="4384D2DE">
          <v:shape id="Picture_x0020_45" o:spid="_x0000_i1072" type="#_x0000_t75" style="width:14pt;height:14pt">
            <v:imagedata r:id="rId65" o:title=""/>
          </v:shape>
        </w:pict>
      </w:r>
      <w:r>
        <w:rPr>
          <w:rFonts w:ascii="Times New Roman"/>
          <w:color w:val="222222"/>
          <w:sz w:val="24"/>
          <w:szCs w:val="24"/>
          <w:u w:color="222222"/>
          <w:shd w:val="clear" w:color="auto" w:fill="FFFFFF"/>
        </w:rPr>
        <w:t xml:space="preserve"> n-succ(n)</w:t>
      </w:r>
    </w:p>
    <w:p w14:paraId="0DD9BAE4" w14:textId="77777777" w:rsidR="00B513FC" w:rsidRDefault="004F4D39">
      <w:pPr>
        <w:widowControl w:val="0"/>
        <w:spacing w:afterLines="50" w:after="120" w:line="276" w:lineRule="auto"/>
        <w:ind w:left="336" w:firstLine="2"/>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a-pred</w:t>
      </w:r>
      <w:r>
        <w:rPr>
          <w:rFonts w:ascii="Times New Roman"/>
          <w:color w:val="222222"/>
          <w:sz w:val="24"/>
          <w:szCs w:val="24"/>
          <w:u w:color="222222"/>
          <w:shd w:val="clear" w:color="auto" w:fill="FFFFFF"/>
        </w:rPr>
        <w:t>: &lt;m,n&gt; where m</w:t>
      </w:r>
      <w:r w:rsidR="0057338F">
        <w:rPr>
          <w:rFonts w:ascii="Times New Roman"/>
          <w:color w:val="222222"/>
          <w:position w:val="-4"/>
          <w:sz w:val="24"/>
          <w:szCs w:val="24"/>
          <w:u w:color="222222"/>
          <w:shd w:val="clear" w:color="auto" w:fill="FFFFFF"/>
        </w:rPr>
        <w:pict w14:anchorId="599A6F88">
          <v:shape id="Picture_x0020_46" o:spid="_x0000_i1073" type="#_x0000_t75" style="width:14pt;height:14pt">
            <v:imagedata r:id="rId65" o:title=""/>
          </v:shape>
        </w:pict>
      </w:r>
      <w:r>
        <w:rPr>
          <w:rFonts w:ascii="Times New Roman"/>
          <w:color w:val="222222"/>
          <w:sz w:val="24"/>
          <w:szCs w:val="24"/>
          <w:u w:color="222222"/>
          <w:shd w:val="clear" w:color="auto" w:fill="FFFFFF"/>
        </w:rPr>
        <w:t>n-pred(n)</w:t>
      </w:r>
    </w:p>
    <w:p w14:paraId="74E37087" w14:textId="77777777" w:rsidR="00B513FC" w:rsidRDefault="004F4D39">
      <w:pPr>
        <w:widowControl w:val="0"/>
        <w:spacing w:afterLines="50" w:after="120" w:line="276" w:lineRule="auto"/>
        <w:ind w:left="336" w:firstLine="2"/>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a-succ-t</w:t>
      </w:r>
      <w:r>
        <w:rPr>
          <w:rFonts w:ascii="Times New Roman"/>
          <w:color w:val="222222"/>
          <w:sz w:val="24"/>
          <w:szCs w:val="24"/>
          <w:u w:color="222222"/>
          <w:shd w:val="clear" w:color="auto" w:fill="FFFFFF"/>
        </w:rPr>
        <w:t>: &lt;n, n-succ-t(n)&gt;</w:t>
      </w:r>
    </w:p>
    <w:p w14:paraId="5460D19E" w14:textId="77777777" w:rsidR="00B513FC" w:rsidRDefault="004F4D39">
      <w:pPr>
        <w:widowControl w:val="0"/>
        <w:spacing w:afterLines="50" w:after="120" w:line="276" w:lineRule="auto"/>
        <w:ind w:left="336" w:firstLine="2"/>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a-succ-f</w:t>
      </w:r>
      <w:r>
        <w:rPr>
          <w:rFonts w:ascii="Times New Roman"/>
          <w:color w:val="222222"/>
          <w:sz w:val="24"/>
          <w:szCs w:val="24"/>
          <w:u w:color="222222"/>
          <w:shd w:val="clear" w:color="auto" w:fill="FFFFFF"/>
        </w:rPr>
        <w:t>:</w:t>
      </w:r>
      <w:r>
        <w:rPr>
          <w:rFonts w:asci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&lt;n, n-succ-f(n)&gt;</w:t>
      </w:r>
    </w:p>
    <w:p w14:paraId="21568DDD" w14:textId="48FEF07F"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lastRenderedPageBreak/>
        <w:t xml:space="preserve">Their basic semantics model is based on complete </w:t>
      </w:r>
      <w:r>
        <w:rPr>
          <w:rFonts w:ascii="Times New Roman"/>
          <w:i/>
          <w:iCs/>
          <w:color w:val="222222"/>
          <w:sz w:val="24"/>
          <w:szCs w:val="24"/>
          <w:u w:color="222222"/>
          <w:shd w:val="clear" w:color="auto" w:fill="FFFFFF"/>
        </w:rPr>
        <w:t>lattice</w:t>
      </w:r>
      <w:ins w:id="221" w:author="Jens Nicolay" w:date="2015-08-21T15:26:00Z">
        <w:r w:rsidR="00E4760C">
          <w:rPr>
            <w:rFonts w:ascii="Times New Roman"/>
            <w:i/>
            <w:iCs/>
            <w:color w:val="222222"/>
            <w:sz w:val="24"/>
            <w:szCs w:val="24"/>
            <w:u w:color="222222"/>
            <w:shd w:val="clear" w:color="auto" w:fill="FFFFFF"/>
          </w:rPr>
          <w:t>,</w:t>
        </w:r>
      </w:ins>
      <w:r>
        <w:rPr>
          <w:rFonts w:ascii="Times New Roman"/>
          <w:color w:val="222222"/>
          <w:sz w:val="24"/>
          <w:szCs w:val="24"/>
          <w:u w:color="222222"/>
          <w:shd w:val="clear" w:color="auto" w:fill="FFFFFF"/>
        </w:rPr>
        <w:t xml:space="preserve"> </w:t>
      </w:r>
      <w:ins w:id="222" w:author="Jens Nicolay" w:date="2015-08-21T15:27:00Z">
        <w:r w:rsidR="00E4760C">
          <w:rPr>
            <w:rFonts w:ascii="Times New Roman"/>
            <w:color w:val="222222"/>
            <w:sz w:val="24"/>
            <w:szCs w:val="24"/>
            <w:u w:color="222222"/>
            <w:shd w:val="clear" w:color="auto" w:fill="FFFFFF"/>
          </w:rPr>
          <w:t xml:space="preserve">which is </w:t>
        </w:r>
      </w:ins>
      <w:del w:id="223" w:author="Jens Nicolay" w:date="2015-08-21T15:27:00Z">
        <w:r w:rsidDel="00E4760C">
          <w:rPr>
            <w:rFonts w:ascii="Times New Roman"/>
            <w:color w:val="222222"/>
            <w:sz w:val="24"/>
            <w:szCs w:val="24"/>
            <w:u w:color="222222"/>
            <w:shd w:val="clear" w:color="auto" w:fill="FFFFFF"/>
          </w:rPr>
          <w:delText xml:space="preserve">which </w:delText>
        </w:r>
      </w:del>
      <w:r>
        <w:rPr>
          <w:rFonts w:ascii="Times New Roman"/>
          <w:color w:val="222222"/>
          <w:sz w:val="24"/>
          <w:szCs w:val="24"/>
          <w:u w:color="222222"/>
          <w:shd w:val="clear" w:color="auto" w:fill="FFFFFF"/>
        </w:rPr>
        <w:t xml:space="preserve">proposed in [51]. A complete </w:t>
      </w:r>
      <w:r>
        <w:rPr>
          <w:rFonts w:ascii="Times New Roman"/>
          <w:i/>
          <w:iCs/>
          <w:color w:val="222222"/>
          <w:sz w:val="24"/>
          <w:szCs w:val="24"/>
          <w:u w:color="222222"/>
          <w:shd w:val="clear" w:color="auto" w:fill="FFFFFF"/>
        </w:rPr>
        <w:t>lattice S</w:t>
      </w:r>
      <w:r>
        <w:rPr>
          <w:rFonts w:ascii="Times New Roman"/>
          <w:i/>
          <w:iCs/>
          <w:color w:val="222222"/>
          <w:sz w:val="24"/>
          <w:szCs w:val="24"/>
          <w:u w:color="222222"/>
          <w:shd w:val="clear" w:color="auto" w:fill="FFFFFF"/>
          <w:vertAlign w:val="superscript"/>
        </w:rPr>
        <w:t>0</w:t>
      </w:r>
      <w:r>
        <w:rPr>
          <w:rFonts w:asci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is obtained from a domain </w:t>
      </w:r>
      <w:r>
        <w:rPr>
          <w:rFonts w:ascii="Times New Roman"/>
          <w:i/>
          <w:iCs/>
          <w:color w:val="222222"/>
          <w:sz w:val="24"/>
          <w:szCs w:val="24"/>
          <w:u w:color="222222"/>
          <w:shd w:val="clear" w:color="auto" w:fill="FFFFFF"/>
        </w:rPr>
        <w:t>S</w:t>
      </w:r>
      <w:r>
        <w:rPr>
          <w:rFonts w:ascii="Times New Roman"/>
          <w:color w:val="222222"/>
          <w:sz w:val="24"/>
          <w:szCs w:val="24"/>
          <w:u w:color="222222"/>
          <w:shd w:val="clear" w:color="auto" w:fill="FFFFFF"/>
        </w:rPr>
        <w:t xml:space="preserve"> </w:t>
      </w:r>
      <w:del w:id="224" w:author="Jens Nicolay" w:date="2015-08-21T15:27:00Z">
        <w:r w:rsidDel="00E4760C">
          <w:rPr>
            <w:rFonts w:ascii="Times New Roman"/>
            <w:color w:val="222222"/>
            <w:sz w:val="24"/>
            <w:szCs w:val="24"/>
            <w:u w:color="222222"/>
            <w:shd w:val="clear" w:color="auto" w:fill="FFFFFF"/>
          </w:rPr>
          <w:delText xml:space="preserve">who </w:delText>
        </w:r>
      </w:del>
      <w:ins w:id="225" w:author="Jens Nicolay" w:date="2015-08-21T15:27:00Z">
        <w:r w:rsidR="00E4760C">
          <w:rPr>
            <w:rFonts w:ascii="Times New Roman"/>
            <w:color w:val="222222"/>
            <w:sz w:val="24"/>
            <w:szCs w:val="24"/>
            <w:u w:color="222222"/>
            <w:shd w:val="clear" w:color="auto" w:fill="FFFFFF"/>
          </w:rPr>
          <w:t>that</w:t>
        </w:r>
        <w:r w:rsidR="00E4760C">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 xml:space="preserve">has a unique supreme and a unique infimum for all elements </w:t>
      </w:r>
      <w:r>
        <w:rPr>
          <w:rFonts w:ascii="Times New Roman"/>
          <w:i/>
          <w:iCs/>
          <w:color w:val="222222"/>
          <w:sz w:val="24"/>
          <w:szCs w:val="24"/>
          <w:u w:color="222222"/>
          <w:shd w:val="clear" w:color="auto" w:fill="FFFFFF"/>
        </w:rPr>
        <w:t>x</w:t>
      </w:r>
      <w:r>
        <w:rPr>
          <w:rFonts w:ascii="Times New Roman"/>
          <w:color w:val="222222"/>
          <w:sz w:val="24"/>
          <w:szCs w:val="24"/>
          <w:u w:color="222222"/>
          <w:shd w:val="clear" w:color="auto" w:fill="FFFFFF"/>
        </w:rPr>
        <w:t xml:space="preserve"> inside it. It is denoted as:</w:t>
      </w:r>
    </w:p>
    <w:p w14:paraId="108D2D9B" w14:textId="77777777" w:rsidR="00B513FC" w:rsidRDefault="004F4D39">
      <w:pPr>
        <w:widowControl w:val="0"/>
        <w:spacing w:afterLines="50" w:after="120" w:line="276" w:lineRule="auto"/>
        <w:ind w:firstLine="700"/>
        <w:jc w:val="both"/>
        <w:rPr>
          <w:rFonts w:ascii="Arial Unicode MS" w:eastAsia="Arial Unicode MS" w:hAnsi="Arial Unicode MS" w:cs="Arial Unicode MS"/>
          <w:color w:val="222222"/>
          <w:sz w:val="24"/>
          <w:szCs w:val="24"/>
          <w:u w:color="222222"/>
          <w:shd w:val="clear" w:color="auto" w:fill="FFFFFF"/>
        </w:rPr>
      </w:pPr>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perscript"/>
        </w:rPr>
        <w:t>0</w:t>
      </w:r>
      <w:r>
        <w:rPr>
          <w:rFonts w:asci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w:t>
      </w:r>
      <w:r>
        <w:rPr>
          <w:rFonts w:ascii="Times New Roman"/>
          <w:color w:val="222222"/>
          <w:position w:val="-4"/>
          <w:sz w:val="24"/>
          <w:szCs w:val="24"/>
          <w:u w:color="222222"/>
          <w:shd w:val="clear" w:color="auto" w:fill="FFFFFF"/>
        </w:rPr>
        <w:object w:dxaOrig="242" w:dyaOrig="265" w14:anchorId="14B588EE">
          <v:shape id="_x56fe__x7247__x0020_407" o:spid="_x0000_i1074" type="#_x0000_t75" style="width:12pt;height:13.35pt" o:ole="">
            <v:imagedata r:id="rId67" o:title=""/>
          </v:shape>
          <o:OLEObject Type="Embed" ProgID="Equation.3" ShapeID="_x56fe__x7247__x0020_407" DrawAspect="Content" ObjectID="_1501677935" r:id="rId68"/>
        </w:object>
      </w:r>
      <w:r>
        <w:rPr>
          <w:rFonts w:ascii="Times New Roman"/>
          <w:color w:val="222222"/>
          <w:sz w:val="24"/>
          <w:szCs w:val="24"/>
          <w:u w:color="222222"/>
          <w:shd w:val="clear" w:color="auto" w:fill="FFFFFF"/>
          <w:vertAlign w:val="subscript"/>
        </w:rPr>
        <w:t>S</w:t>
      </w:r>
      <w:r>
        <w:rPr>
          <w:rFonts w:ascii="Times New Roman"/>
          <w:color w:val="222222"/>
          <w:sz w:val="24"/>
          <w:szCs w:val="24"/>
          <w:u w:color="222222"/>
          <w:shd w:val="clear" w:color="auto" w:fill="FFFFFF"/>
        </w:rPr>
        <w:t xml:space="preserve"> , </w:t>
      </w:r>
      <w:r>
        <w:rPr>
          <w:rFonts w:hAnsi="Arial Unicode MS"/>
          <w:color w:val="222222"/>
          <w:sz w:val="24"/>
          <w:szCs w:val="24"/>
          <w:u w:color="222222"/>
          <w:shd w:val="clear" w:color="auto" w:fill="FFFFFF"/>
        </w:rPr>
        <w:t>Τ</w:t>
      </w:r>
      <w:r>
        <w:rPr>
          <w:rFonts w:ascii="Arial Unicode MS"/>
          <w:color w:val="222222"/>
          <w:sz w:val="24"/>
          <w:szCs w:val="24"/>
          <w:u w:color="222222"/>
          <w:shd w:val="clear" w:color="auto" w:fill="FFFFFF"/>
          <w:vertAlign w:val="subscript"/>
        </w:rPr>
        <w:t>s</w:t>
      </w:r>
      <w:r>
        <w:rPr>
          <w:rFonts w:ascii="Times New Roman"/>
          <w:color w:val="222222"/>
          <w:sz w:val="24"/>
          <w:szCs w:val="24"/>
          <w:u w:color="222222"/>
          <w:shd w:val="clear" w:color="auto" w:fill="FFFFFF"/>
        </w:rPr>
        <w:t xml:space="preserve">} where </w:t>
      </w:r>
      <w:r w:rsidR="0057338F">
        <w:rPr>
          <w:rFonts w:ascii="Times New Roman" w:eastAsia="Times New Roman" w:hAnsi="Times New Roman"/>
          <w:color w:val="222222"/>
          <w:sz w:val="24"/>
          <w:szCs w:val="24"/>
          <w:u w:color="222222"/>
          <w:shd w:val="clear" w:color="auto" w:fill="FFFFFF"/>
          <w:lang w:eastAsia="en-US"/>
        </w:rPr>
        <w:pict w14:anchorId="1352C1BE">
          <v:shape id="Picture_x0020_48" o:spid="_x0000_i1075" type="#_x0000_t75" style="width:10pt;height:12pt">
            <v:imagedata r:id="rId69" o:title=""/>
          </v:shape>
        </w:pict>
      </w:r>
      <w:r>
        <w:rPr>
          <w:rFonts w:ascii="Times New Roman"/>
          <w:i/>
          <w:iCs/>
          <w:color w:val="222222"/>
          <w:sz w:val="24"/>
          <w:szCs w:val="24"/>
          <w:u w:color="222222"/>
          <w:shd w:val="clear" w:color="auto" w:fill="FFFFFF"/>
        </w:rPr>
        <w:t>x</w:t>
      </w:r>
      <w:r w:rsidR="0057338F">
        <w:rPr>
          <w:rFonts w:ascii="Times New Roman" w:eastAsia="Times New Roman" w:hAnsi="Times New Roman"/>
          <w:i/>
          <w:iCs/>
          <w:color w:val="222222"/>
          <w:sz w:val="24"/>
          <w:szCs w:val="24"/>
          <w:u w:color="222222"/>
          <w:shd w:val="clear" w:color="auto" w:fill="FFFFFF"/>
          <w:lang w:eastAsia="en-US"/>
        </w:rPr>
        <w:pict w14:anchorId="68DF6119">
          <v:shape id="Picture_x0020_49" o:spid="_x0000_i1076" type="#_x0000_t75" style="width:10pt;height:10pt">
            <v:imagedata r:id="rId47" o:title=""/>
          </v:shape>
        </w:pict>
      </w:r>
      <w:r>
        <w:rPr>
          <w:rFonts w:ascii="Times New Roman"/>
          <w:i/>
          <w:iCs/>
          <w:color w:val="222222"/>
          <w:sz w:val="24"/>
          <w:szCs w:val="24"/>
          <w:u w:color="222222"/>
          <w:shd w:val="clear" w:color="auto" w:fill="FFFFFF"/>
        </w:rPr>
        <w:t>S</w:t>
      </w:r>
      <w:r>
        <w:rPr>
          <w:rFonts w:ascii="Times New Roman"/>
          <w:color w:val="222222"/>
          <w:sz w:val="24"/>
          <w:szCs w:val="24"/>
          <w:u w:color="222222"/>
          <w:shd w:val="clear" w:color="auto" w:fill="FFFFFF"/>
        </w:rPr>
        <w:t xml:space="preserve">, </w:t>
      </w:r>
      <w:r w:rsidR="0057338F">
        <w:rPr>
          <w:rFonts w:ascii="Times New Roman" w:eastAsia="Times New Roman" w:hAnsi="Times New Roman"/>
          <w:color w:val="222222"/>
          <w:sz w:val="24"/>
          <w:szCs w:val="24"/>
          <w:u w:color="222222"/>
          <w:shd w:val="clear" w:color="auto" w:fill="FFFFFF"/>
          <w:lang w:eastAsia="en-US"/>
        </w:rPr>
        <w:pict w14:anchorId="5C9CFC6F">
          <v:shape id="Picture_x0020_50" o:spid="_x0000_i1077" type="#_x0000_t75" style="width:12pt;height:13.35pt">
            <v:imagedata r:id="rId45" o:title=""/>
          </v:shape>
        </w:pict>
      </w:r>
      <w:r>
        <w:rPr>
          <w:rFonts w:ascii="Times New Roman"/>
          <w:color w:val="222222"/>
          <w:sz w:val="24"/>
          <w:szCs w:val="24"/>
          <w:u w:color="222222"/>
          <w:shd w:val="clear" w:color="auto" w:fill="FFFFFF"/>
          <w:vertAlign w:val="subscript"/>
        </w:rPr>
        <w:t>S</w:t>
      </w:r>
      <w:r>
        <w:rPr>
          <w:rFonts w:ascii="Times New Roman"/>
          <w:color w:val="222222"/>
          <w:sz w:val="24"/>
          <w:szCs w:val="24"/>
          <w:u w:color="222222"/>
          <w:shd w:val="clear" w:color="auto" w:fill="FFFFFF"/>
        </w:rPr>
        <w:t xml:space="preserve"> &lt; </w:t>
      </w:r>
      <w:r>
        <w:rPr>
          <w:rFonts w:ascii="Times New Roman"/>
          <w:i/>
          <w:iCs/>
          <w:color w:val="222222"/>
          <w:sz w:val="24"/>
          <w:szCs w:val="24"/>
          <w:u w:color="222222"/>
          <w:shd w:val="clear" w:color="auto" w:fill="FFFFFF"/>
        </w:rPr>
        <w:t>x</w:t>
      </w:r>
      <w:r>
        <w:rPr>
          <w:rFonts w:ascii="Times New Roman"/>
          <w:color w:val="222222"/>
          <w:sz w:val="24"/>
          <w:szCs w:val="24"/>
          <w:u w:color="222222"/>
          <w:shd w:val="clear" w:color="auto" w:fill="FFFFFF"/>
        </w:rPr>
        <w:t xml:space="preserve"> &lt; </w:t>
      </w:r>
      <w:r>
        <w:rPr>
          <w:rFonts w:hAnsi="Arial Unicode MS"/>
          <w:color w:val="222222"/>
          <w:sz w:val="24"/>
          <w:szCs w:val="24"/>
          <w:u w:color="222222"/>
          <w:shd w:val="clear" w:color="auto" w:fill="FFFFFF"/>
        </w:rPr>
        <w:t>Τ</w:t>
      </w:r>
      <w:r>
        <w:rPr>
          <w:rFonts w:ascii="Arial Unicode MS"/>
          <w:color w:val="222222"/>
          <w:sz w:val="24"/>
          <w:szCs w:val="24"/>
          <w:u w:color="222222"/>
          <w:shd w:val="clear" w:color="auto" w:fill="FFFFFF"/>
          <w:vertAlign w:val="subscript"/>
        </w:rPr>
        <w:t>s</w:t>
      </w:r>
      <w:r>
        <w:rPr>
          <w:rFonts w:ascii="Arial Unicode MS"/>
          <w:color w:val="222222"/>
          <w:sz w:val="24"/>
          <w:szCs w:val="24"/>
          <w:u w:color="222222"/>
          <w:shd w:val="clear" w:color="auto" w:fill="FFFFFF"/>
        </w:rPr>
        <w:t>.</w:t>
      </w:r>
    </w:p>
    <w:p w14:paraId="131B5061" w14:textId="181ECF6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In </w:t>
      </w:r>
      <w:commentRangeStart w:id="226"/>
      <w:r>
        <w:rPr>
          <w:rFonts w:ascii="Times New Roman"/>
          <w:color w:val="222222"/>
          <w:sz w:val="24"/>
          <w:szCs w:val="24"/>
          <w:u w:color="222222"/>
          <w:shd w:val="clear" w:color="auto" w:fill="FFFFFF"/>
        </w:rPr>
        <w:t xml:space="preserve">their </w:t>
      </w:r>
      <w:commentRangeEnd w:id="226"/>
      <w:r w:rsidR="00E4760C">
        <w:rPr>
          <w:rStyle w:val="CommentReference"/>
        </w:rPr>
        <w:commentReference w:id="226"/>
      </w:r>
      <w:r>
        <w:rPr>
          <w:rFonts w:ascii="Times New Roman"/>
          <w:color w:val="222222"/>
          <w:sz w:val="24"/>
          <w:szCs w:val="24"/>
          <w:u w:color="222222"/>
          <w:shd w:val="clear" w:color="auto" w:fill="FFFFFF"/>
        </w:rPr>
        <w:t xml:space="preserve">model, the complete </w:t>
      </w:r>
      <w:r>
        <w:rPr>
          <w:rFonts w:ascii="Times New Roman"/>
          <w:i/>
          <w:iCs/>
          <w:color w:val="222222"/>
          <w:sz w:val="24"/>
          <w:szCs w:val="24"/>
          <w:u w:color="222222"/>
          <w:shd w:val="clear" w:color="auto" w:fill="FFFFFF"/>
        </w:rPr>
        <w:t>lattice</w:t>
      </w:r>
      <w:r>
        <w:rPr>
          <w:rFonts w:ascii="Times New Roman"/>
          <w:color w:val="222222"/>
          <w:sz w:val="24"/>
          <w:szCs w:val="24"/>
          <w:u w:color="222222"/>
          <w:shd w:val="clear" w:color="auto" w:fill="FFFFFF"/>
        </w:rPr>
        <w:t xml:space="preserve"> of value</w:t>
      </w:r>
      <w:ins w:id="227" w:author="Jens Nicolay" w:date="2015-08-21T15:27:00Z">
        <w:r w:rsidR="00E4760C">
          <w:rPr>
            <w:rFonts w:ascii="Times New Roman"/>
            <w:color w:val="222222"/>
            <w:sz w:val="24"/>
            <w:szCs w:val="24"/>
            <w:u w:color="222222"/>
            <w:shd w:val="clear" w:color="auto" w:fill="FFFFFF"/>
          </w:rPr>
          <w:t>s</w:t>
        </w:r>
      </w:ins>
      <w:r>
        <w:rPr>
          <w:rFonts w:ascii="Times New Roman"/>
          <w:color w:val="222222"/>
          <w:sz w:val="24"/>
          <w:szCs w:val="24"/>
          <w:u w:color="222222"/>
          <w:shd w:val="clear" w:color="auto" w:fill="FFFFFF"/>
        </w:rPr>
        <w:t xml:space="preserve"> is the lattice of </w:t>
      </w:r>
      <w:r>
        <w:rPr>
          <w:rFonts w:ascii="Times New Roman"/>
          <w:i/>
          <w:iCs/>
          <w:color w:val="222222"/>
          <w:sz w:val="24"/>
          <w:szCs w:val="24"/>
          <w:u w:color="222222"/>
          <w:shd w:val="clear" w:color="auto" w:fill="FFFFFF"/>
        </w:rPr>
        <w:t>Boolean</w:t>
      </w:r>
      <w:r>
        <w:rPr>
          <w:rFonts w:ascii="Times New Roman"/>
          <w:color w:val="222222"/>
          <w:sz w:val="24"/>
          <w:szCs w:val="24"/>
          <w:u w:color="222222"/>
          <w:shd w:val="clear" w:color="auto" w:fill="FFFFFF"/>
        </w:rPr>
        <w:t xml:space="preserve"> addition with other primitive type. For example, the supreme of </w:t>
      </w:r>
      <w:r>
        <w:rPr>
          <w:rFonts w:ascii="Times New Roman"/>
          <w:i/>
          <w:iCs/>
          <w:color w:val="222222"/>
          <w:sz w:val="24"/>
          <w:szCs w:val="24"/>
          <w:u w:color="222222"/>
          <w:shd w:val="clear" w:color="auto" w:fill="FFFFFF"/>
        </w:rPr>
        <w:t>Boolean</w:t>
      </w:r>
      <w:r>
        <w:rPr>
          <w:rFonts w:ascii="Times New Roman"/>
          <w:color w:val="222222"/>
          <w:sz w:val="24"/>
          <w:szCs w:val="24"/>
          <w:u w:color="222222"/>
          <w:shd w:val="clear" w:color="auto" w:fill="FFFFFF"/>
        </w:rPr>
        <w:t xml:space="preserve"> is </w:t>
      </w:r>
      <w:r>
        <w:rPr>
          <w:rFonts w:ascii="Times New Roman"/>
          <w:i/>
          <w:iCs/>
          <w:color w:val="222222"/>
          <w:sz w:val="24"/>
          <w:szCs w:val="24"/>
          <w:u w:color="222222"/>
          <w:shd w:val="clear" w:color="auto" w:fill="FFFFFF"/>
        </w:rPr>
        <w:t>true</w:t>
      </w:r>
      <w:r>
        <w:rPr>
          <w:rFonts w:ascii="Times New Roman"/>
          <w:color w:val="222222"/>
          <w:sz w:val="24"/>
          <w:szCs w:val="24"/>
          <w:u w:color="222222"/>
          <w:shd w:val="clear" w:color="auto" w:fill="FFFFFF"/>
        </w:rPr>
        <w:t xml:space="preserve"> and infimum is </w:t>
      </w:r>
      <w:r>
        <w:rPr>
          <w:rFonts w:ascii="Times New Roman"/>
          <w:i/>
          <w:iCs/>
          <w:color w:val="222222"/>
          <w:sz w:val="24"/>
          <w:szCs w:val="24"/>
          <w:u w:color="222222"/>
          <w:shd w:val="clear" w:color="auto" w:fill="FFFFFF"/>
        </w:rPr>
        <w:t>false</w:t>
      </w:r>
      <w:r>
        <w:rPr>
          <w:rFonts w:ascii="Times New Roman"/>
          <w:color w:val="222222"/>
          <w:sz w:val="24"/>
          <w:szCs w:val="24"/>
          <w:u w:color="222222"/>
          <w:shd w:val="clear" w:color="auto" w:fill="FFFFFF"/>
        </w:rPr>
        <w:t xml:space="preserve">, supreme of natural number is infinite and infimum is zero. They define the notion of </w:t>
      </w:r>
      <w:r>
        <w:rPr>
          <w:rFonts w:ascii="Times New Roman"/>
          <w:i/>
          <w:iCs/>
          <w:color w:val="222222"/>
          <w:sz w:val="24"/>
          <w:szCs w:val="24"/>
          <w:u w:color="222222"/>
          <w:shd w:val="clear" w:color="auto" w:fill="FFFFFF"/>
        </w:rPr>
        <w:t>environment</w:t>
      </w:r>
      <w:r>
        <w:rPr>
          <w:rFonts w:ascii="Times New Roman"/>
          <w:color w:val="222222"/>
          <w:sz w:val="24"/>
          <w:szCs w:val="24"/>
          <w:u w:color="222222"/>
          <w:shd w:val="clear" w:color="auto" w:fill="FFFFFF"/>
        </w:rPr>
        <w:t xml:space="preserve"> is binding of identifiers to their values. The set of </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State</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is a joint of </w:t>
      </w:r>
      <w:r>
        <w:rPr>
          <w:rFonts w:ascii="Times New Roman"/>
          <w:i/>
          <w:iCs/>
          <w:color w:val="222222"/>
          <w:sz w:val="24"/>
          <w:szCs w:val="24"/>
          <w:u w:color="222222"/>
          <w:shd w:val="clear" w:color="auto" w:fill="FFFFFF"/>
        </w:rPr>
        <w:t>Arcs</w:t>
      </w:r>
      <w:r>
        <w:rPr>
          <w:rFonts w:ascii="Times New Roman"/>
          <w:i/>
          <w:iCs/>
          <w:color w:val="222222"/>
          <w:sz w:val="24"/>
          <w:szCs w:val="24"/>
          <w:u w:color="222222"/>
          <w:shd w:val="clear" w:color="auto" w:fill="FFFFFF"/>
          <w:vertAlign w:val="superscript"/>
        </w:rPr>
        <w:t>0</w:t>
      </w:r>
      <w:r>
        <w:rPr>
          <w:rFonts w:ascii="Times New Roman"/>
          <w:color w:val="222222"/>
          <w:sz w:val="24"/>
          <w:szCs w:val="24"/>
          <w:u w:color="222222"/>
          <w:shd w:val="clear" w:color="auto" w:fill="FFFFFF"/>
        </w:rPr>
        <w:t xml:space="preserve"> and </w:t>
      </w:r>
      <w:r>
        <w:rPr>
          <w:rFonts w:ascii="Times New Roman"/>
          <w:i/>
          <w:iCs/>
          <w:color w:val="222222"/>
          <w:sz w:val="24"/>
          <w:szCs w:val="24"/>
          <w:u w:color="222222"/>
          <w:shd w:val="clear" w:color="auto" w:fill="FFFFFF"/>
        </w:rPr>
        <w:t>environment</w:t>
      </w:r>
      <w:r>
        <w:rPr>
          <w:rFonts w:ascii="Times New Roman"/>
          <w:color w:val="222222"/>
          <w:sz w:val="24"/>
          <w:szCs w:val="24"/>
          <w:u w:color="222222"/>
          <w:shd w:val="clear" w:color="auto" w:fill="FFFFFF"/>
        </w:rPr>
        <w:t>. In this case, a state is define as &lt;</w:t>
      </w:r>
      <w:r>
        <w:rPr>
          <w:rFonts w:ascii="Times New Roman"/>
          <w:i/>
          <w:iCs/>
          <w:color w:val="222222"/>
          <w:sz w:val="24"/>
          <w:szCs w:val="24"/>
          <w:u w:color="222222"/>
          <w:shd w:val="clear" w:color="auto" w:fill="FFFFFF"/>
        </w:rPr>
        <w:t>cs(s), env(s)</w:t>
      </w:r>
      <w:r>
        <w:rPr>
          <w:rFonts w:ascii="Times New Roman"/>
          <w:color w:val="222222"/>
          <w:sz w:val="24"/>
          <w:szCs w:val="24"/>
          <w:u w:color="222222"/>
          <w:shd w:val="clear" w:color="auto" w:fill="FFFFFF"/>
        </w:rPr>
        <w:t xml:space="preserve">&gt; where </w:t>
      </w:r>
      <w:r>
        <w:rPr>
          <w:rFonts w:ascii="Times New Roman"/>
          <w:i/>
          <w:iCs/>
          <w:color w:val="222222"/>
          <w:sz w:val="24"/>
          <w:szCs w:val="24"/>
          <w:u w:color="222222"/>
          <w:shd w:val="clear" w:color="auto" w:fill="FFFFFF"/>
        </w:rPr>
        <w:t xml:space="preserve">env(s) </w:t>
      </w:r>
      <w:r>
        <w:rPr>
          <w:rFonts w:ascii="Times New Roman"/>
          <w:color w:val="222222"/>
          <w:sz w:val="24"/>
          <w:szCs w:val="24"/>
          <w:u w:color="222222"/>
          <w:shd w:val="clear" w:color="auto" w:fill="FFFFFF"/>
        </w:rPr>
        <w:t xml:space="preserve">is related information in current </w:t>
      </w:r>
      <w:r>
        <w:rPr>
          <w:rFonts w:ascii="Times New Roman"/>
          <w:i/>
          <w:iCs/>
          <w:color w:val="222222"/>
          <w:sz w:val="24"/>
          <w:szCs w:val="24"/>
          <w:u w:color="222222"/>
          <w:shd w:val="clear" w:color="auto" w:fill="FFFFFF"/>
        </w:rPr>
        <w:t xml:space="preserve">environment </w:t>
      </w:r>
      <w:r>
        <w:rPr>
          <w:rFonts w:ascii="Times New Roman"/>
          <w:color w:val="222222"/>
          <w:sz w:val="24"/>
          <w:szCs w:val="24"/>
          <w:u w:color="222222"/>
          <w:shd w:val="clear" w:color="auto" w:fill="FFFFFF"/>
        </w:rPr>
        <w:t xml:space="preserve">and </w:t>
      </w:r>
      <w:r>
        <w:rPr>
          <w:rFonts w:ascii="Times New Roman"/>
          <w:i/>
          <w:iCs/>
          <w:color w:val="222222"/>
          <w:sz w:val="24"/>
          <w:szCs w:val="24"/>
          <w:u w:color="222222"/>
          <w:shd w:val="clear" w:color="auto" w:fill="FFFFFF"/>
        </w:rPr>
        <w:t>cs(s)</w:t>
      </w:r>
      <w:r>
        <w:rPr>
          <w:rFonts w:ascii="Times New Roman"/>
          <w:color w:val="222222"/>
          <w:sz w:val="24"/>
          <w:szCs w:val="24"/>
          <w:u w:color="222222"/>
          <w:shd w:val="clear" w:color="auto" w:fill="FFFFFF"/>
        </w:rPr>
        <w:t xml:space="preserve"> indicates possible transition. A conditional function </w:t>
      </w:r>
      <w:r>
        <w:rPr>
          <w:rFonts w:ascii="Times New Roman"/>
          <w:i/>
          <w:iCs/>
          <w:color w:val="222222"/>
          <w:sz w:val="24"/>
          <w:szCs w:val="24"/>
          <w:u w:color="222222"/>
          <w:shd w:val="clear" w:color="auto" w:fill="FFFFFF"/>
        </w:rPr>
        <w:t>cond(b, e</w:t>
      </w:r>
      <w:r>
        <w:rPr>
          <w:rFonts w:ascii="Times New Roman"/>
          <w:i/>
          <w:iCs/>
          <w:color w:val="222222"/>
          <w:sz w:val="24"/>
          <w:szCs w:val="24"/>
          <w:u w:color="222222"/>
          <w:shd w:val="clear" w:color="auto" w:fill="FFFFFF"/>
          <w:vertAlign w:val="subscript"/>
        </w:rPr>
        <w:t>1</w:t>
      </w:r>
      <w:r>
        <w:rPr>
          <w:rFonts w:ascii="Times New Roman"/>
          <w:i/>
          <w:iCs/>
          <w:color w:val="222222"/>
          <w:sz w:val="24"/>
          <w:szCs w:val="24"/>
          <w:u w:color="222222"/>
          <w:shd w:val="clear" w:color="auto" w:fill="FFFFFF"/>
        </w:rPr>
        <w:t>, e</w:t>
      </w:r>
      <w:r>
        <w:rPr>
          <w:rFonts w:ascii="Times New Roman"/>
          <w:i/>
          <w:iCs/>
          <w:color w:val="222222"/>
          <w:sz w:val="24"/>
          <w:szCs w:val="24"/>
          <w:u w:color="222222"/>
          <w:shd w:val="clear" w:color="auto" w:fill="FFFFFF"/>
          <w:vertAlign w:val="subscript"/>
        </w:rPr>
        <w:t>2</w:t>
      </w:r>
      <w:r>
        <w:rPr>
          <w:rFonts w:asci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is denotes for if </w:t>
      </w:r>
      <w:r>
        <w:rPr>
          <w:rFonts w:ascii="Times New Roman"/>
          <w:i/>
          <w:iCs/>
          <w:color w:val="222222"/>
          <w:sz w:val="24"/>
          <w:szCs w:val="24"/>
          <w:u w:color="222222"/>
          <w:shd w:val="clear" w:color="auto" w:fill="FFFFFF"/>
        </w:rPr>
        <w:t>b</w:t>
      </w:r>
      <w:r>
        <w:rPr>
          <w:rFonts w:ascii="Times New Roman"/>
          <w:color w:val="222222"/>
          <w:sz w:val="24"/>
          <w:szCs w:val="24"/>
          <w:u w:color="222222"/>
          <w:shd w:val="clear" w:color="auto" w:fill="FFFFFF"/>
        </w:rPr>
        <w:t xml:space="preserve"> then </w:t>
      </w:r>
      <w:r>
        <w:rPr>
          <w:rFonts w:ascii="Times New Roman"/>
          <w:i/>
          <w:iCs/>
          <w:color w:val="222222"/>
          <w:sz w:val="24"/>
          <w:szCs w:val="24"/>
          <w:u w:color="222222"/>
          <w:shd w:val="clear" w:color="auto" w:fill="FFFFFF"/>
        </w:rPr>
        <w:t>e</w:t>
      </w:r>
      <w:r>
        <w:rPr>
          <w:rFonts w:ascii="Times New Roman"/>
          <w:i/>
          <w:iCs/>
          <w:color w:val="222222"/>
          <w:sz w:val="24"/>
          <w:szCs w:val="24"/>
          <w:u w:color="222222"/>
          <w:shd w:val="clear" w:color="auto" w:fill="FFFFFF"/>
          <w:vertAlign w:val="subscript"/>
        </w:rPr>
        <w:t>1</w:t>
      </w:r>
      <w:r>
        <w:rPr>
          <w:rFonts w:ascii="Times New Roman"/>
          <w:color w:val="222222"/>
          <w:sz w:val="24"/>
          <w:szCs w:val="24"/>
          <w:u w:color="222222"/>
          <w:shd w:val="clear" w:color="auto" w:fill="FFFFFF"/>
        </w:rPr>
        <w:t xml:space="preserve">, else </w:t>
      </w:r>
      <w:r>
        <w:rPr>
          <w:rFonts w:ascii="Times New Roman"/>
          <w:i/>
          <w:iCs/>
          <w:color w:val="222222"/>
          <w:sz w:val="24"/>
          <w:szCs w:val="24"/>
          <w:u w:color="222222"/>
          <w:shd w:val="clear" w:color="auto" w:fill="FFFFFF"/>
        </w:rPr>
        <w:t>e</w:t>
      </w:r>
      <w:r>
        <w:rPr>
          <w:rFonts w:ascii="Times New Roman"/>
          <w:i/>
          <w:iCs/>
          <w:color w:val="222222"/>
          <w:sz w:val="24"/>
          <w:szCs w:val="24"/>
          <w:u w:color="222222"/>
          <w:shd w:val="clear" w:color="auto" w:fill="FFFFFF"/>
          <w:vertAlign w:val="subscript"/>
        </w:rPr>
        <w:t>2</w:t>
      </w:r>
      <w:r>
        <w:rPr>
          <w:rFonts w:ascii="Times New Roman"/>
          <w:color w:val="222222"/>
          <w:sz w:val="24"/>
          <w:szCs w:val="24"/>
          <w:u w:color="222222"/>
          <w:shd w:val="clear" w:color="auto" w:fill="FFFFFF"/>
        </w:rPr>
        <w:t xml:space="preserve">. Review the </w:t>
      </w:r>
      <w:r>
        <w:rPr>
          <w:rFonts w:ascii="Times New Roman"/>
          <w:i/>
          <w:iCs/>
          <w:color w:val="222222"/>
          <w:sz w:val="24"/>
          <w:szCs w:val="24"/>
          <w:u w:color="222222"/>
          <w:shd w:val="clear" w:color="auto" w:fill="FFFFFF"/>
        </w:rPr>
        <w:t>directed graph</w:t>
      </w:r>
      <w:r>
        <w:rPr>
          <w:rFonts w:ascii="Times New Roman"/>
          <w:color w:val="222222"/>
          <w:sz w:val="24"/>
          <w:szCs w:val="24"/>
          <w:u w:color="222222"/>
          <w:shd w:val="clear" w:color="auto" w:fill="FFFFFF"/>
        </w:rPr>
        <w:t xml:space="preserve"> we introduced above, the possible transition of state of their basic model consist of:</w:t>
      </w:r>
    </w:p>
    <w:p w14:paraId="19E74E24" w14:textId="77777777" w:rsidR="00B513FC" w:rsidRDefault="004F4D39">
      <w:pPr>
        <w:widowControl w:val="0"/>
        <w:spacing w:afterLines="50" w:after="120" w:line="276" w:lineRule="auto"/>
        <w:ind w:left="674" w:firstLine="2"/>
        <w:jc w:val="both"/>
        <w:rPr>
          <w:rFonts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Assignments </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p>
    <w:p w14:paraId="59AD77B2" w14:textId="77777777" w:rsidR="00B513FC" w:rsidRDefault="004F4D39">
      <w:pPr>
        <w:widowControl w:val="0"/>
        <w:spacing w:afterLines="50" w:after="120" w:line="276" w:lineRule="auto"/>
        <w:ind w:left="700" w:firstLine="700"/>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&lt;a-succ-(n), evaluate expression with binding identifier&gt;</w:t>
      </w:r>
    </w:p>
    <w:p w14:paraId="6ED5BF7A" w14:textId="77777777" w:rsidR="00B513FC" w:rsidRDefault="004F4D39">
      <w:pPr>
        <w:widowControl w:val="0"/>
        <w:spacing w:afterLines="50" w:after="120" w:line="276" w:lineRule="auto"/>
        <w:ind w:left="674" w:firstLine="2"/>
        <w:jc w:val="both"/>
        <w:rPr>
          <w:rFonts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Tests </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p>
    <w:p w14:paraId="191FA708" w14:textId="77777777" w:rsidR="00B513FC" w:rsidRDefault="004F4D39">
      <w:pPr>
        <w:widowControl w:val="0"/>
        <w:spacing w:afterLines="50" w:after="120" w:line="276" w:lineRule="auto"/>
        <w:ind w:left="674" w:firstLine="695"/>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cond(predicate, &lt;a-succ-t(n), env(s)&gt; , &lt;a-pred-f(n), env(s)&gt;)</w:t>
      </w:r>
    </w:p>
    <w:p w14:paraId="6E578D2F" w14:textId="77777777" w:rsidR="00B513FC" w:rsidRDefault="004F4D39">
      <w:pPr>
        <w:widowControl w:val="0"/>
        <w:spacing w:afterLines="50" w:after="120" w:line="276" w:lineRule="auto"/>
        <w:ind w:left="674" w:firstLine="2"/>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Junctions </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&lt;a-succ(n), env(s)&gt;</w:t>
      </w:r>
    </w:p>
    <w:p w14:paraId="2FD03584" w14:textId="77777777" w:rsidR="00B513FC" w:rsidRDefault="004F4D39">
      <w:pPr>
        <w:widowControl w:val="0"/>
        <w:spacing w:afterLines="50" w:after="120" w:line="276" w:lineRule="auto"/>
        <w:ind w:left="674" w:firstLine="2"/>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Exists </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s</w:t>
      </w:r>
    </w:p>
    <w:p w14:paraId="61A1E317" w14:textId="77777777" w:rsidR="00B513FC" w:rsidRDefault="00B513FC">
      <w:pPr>
        <w:widowControl w:val="0"/>
        <w:spacing w:afterLines="50" w:after="120" w:line="276" w:lineRule="auto"/>
        <w:ind w:left="336" w:firstLine="2"/>
        <w:jc w:val="both"/>
        <w:rPr>
          <w:rFonts w:ascii="Times New Roman" w:eastAsia="Times New Roman" w:hAnsi="Times New Roman"/>
          <w:color w:val="222222"/>
          <w:sz w:val="28"/>
          <w:szCs w:val="28"/>
          <w:u w:color="222222"/>
          <w:shd w:val="clear" w:color="auto" w:fill="FFFFFF"/>
        </w:rPr>
      </w:pPr>
    </w:p>
    <w:p w14:paraId="1A91D6E7" w14:textId="77777777" w:rsidR="00B513FC" w:rsidRDefault="004F4D39">
      <w:pPr>
        <w:widowControl w:val="0"/>
        <w:spacing w:afterLines="100" w:after="240" w:line="276" w:lineRule="auto"/>
        <w:jc w:val="both"/>
        <w:outlineLvl w:val="2"/>
        <w:rPr>
          <w:rFonts w:ascii="Times New Roman" w:eastAsia="Times New Roman" w:hAnsi="Times New Roman"/>
          <w:color w:val="222222"/>
          <w:sz w:val="28"/>
          <w:szCs w:val="28"/>
          <w:u w:color="222222"/>
          <w:shd w:val="clear" w:color="auto" w:fill="FFFFFF"/>
        </w:rPr>
      </w:pPr>
      <w:bookmarkStart w:id="228" w:name="_Toc9412"/>
      <w:r>
        <w:rPr>
          <w:rFonts w:ascii="Times New Roman"/>
          <w:color w:val="222222"/>
          <w:sz w:val="28"/>
          <w:szCs w:val="28"/>
          <w:u w:color="222222"/>
          <w:shd w:val="clear" w:color="auto" w:fill="FFFFFF"/>
        </w:rPr>
        <w:t>3.1.2 Static semantics of programs</w:t>
      </w:r>
      <w:bookmarkEnd w:id="228"/>
    </w:p>
    <w:p w14:paraId="67EE24D2" w14:textId="0495608B" w:rsidR="00B513FC" w:rsidRDefault="00E4760C">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ins w:id="229" w:author="Jens Nicolay" w:date="2015-08-21T15:28:00Z">
        <w:r>
          <w:rPr>
            <w:rFonts w:ascii="Times New Roman"/>
            <w:color w:val="222222"/>
            <w:sz w:val="24"/>
            <w:szCs w:val="24"/>
            <w:u w:color="222222"/>
            <w:shd w:val="clear" w:color="auto" w:fill="FFFFFF"/>
          </w:rPr>
          <w:t>The a</w:t>
        </w:r>
      </w:ins>
      <w:del w:id="230" w:author="Jens Nicolay" w:date="2015-08-21T15:28:00Z">
        <w:r w:rsidR="004F4D39" w:rsidDel="00E4760C">
          <w:rPr>
            <w:rFonts w:ascii="Times New Roman"/>
            <w:color w:val="222222"/>
            <w:sz w:val="24"/>
            <w:szCs w:val="24"/>
            <w:u w:color="222222"/>
            <w:shd w:val="clear" w:color="auto" w:fill="FFFFFF"/>
          </w:rPr>
          <w:delText>A</w:delText>
        </w:r>
      </w:del>
      <w:r w:rsidR="004F4D39">
        <w:rPr>
          <w:rFonts w:ascii="Times New Roman"/>
          <w:color w:val="222222"/>
          <w:sz w:val="24"/>
          <w:szCs w:val="24"/>
          <w:u w:color="222222"/>
          <w:shd w:val="clear" w:color="auto" w:fill="FFFFFF"/>
        </w:rPr>
        <w:t>bove theory models program</w:t>
      </w:r>
      <w:ins w:id="231" w:author="Jens Nicolay" w:date="2015-08-21T15:28:00Z">
        <w:r>
          <w:rPr>
            <w:rFonts w:ascii="Times New Roman"/>
            <w:color w:val="222222"/>
            <w:sz w:val="24"/>
            <w:szCs w:val="24"/>
            <w:u w:color="222222"/>
            <w:shd w:val="clear" w:color="auto" w:fill="FFFFFF"/>
          </w:rPr>
          <w:t xml:space="preserve"> execution as </w:t>
        </w:r>
      </w:ins>
      <w:del w:id="232" w:author="Jens Nicolay" w:date="2015-08-21T15:28:00Z">
        <w:r w:rsidR="004F4D39" w:rsidDel="00E4760C">
          <w:rPr>
            <w:rFonts w:ascii="Times New Roman"/>
            <w:color w:val="222222"/>
            <w:sz w:val="24"/>
            <w:szCs w:val="24"/>
            <w:u w:color="222222"/>
            <w:shd w:val="clear" w:color="auto" w:fill="FFFFFF"/>
          </w:rPr>
          <w:delText xml:space="preserve"> in</w:delText>
        </w:r>
      </w:del>
      <w:ins w:id="233" w:author="Jens Nicolay" w:date="2015-08-21T15:28:00Z">
        <w:r>
          <w:rPr>
            <w:rFonts w:ascii="Times New Roman"/>
            <w:color w:val="222222"/>
            <w:sz w:val="24"/>
            <w:szCs w:val="24"/>
            <w:u w:color="222222"/>
            <w:shd w:val="clear" w:color="auto" w:fill="FFFFFF"/>
          </w:rPr>
          <w:t>a</w:t>
        </w:r>
      </w:ins>
      <w:r w:rsidR="004F4D39">
        <w:rPr>
          <w:rFonts w:ascii="Times New Roman"/>
          <w:color w:val="222222"/>
          <w:sz w:val="24"/>
          <w:szCs w:val="24"/>
          <w:u w:color="222222"/>
          <w:shd w:val="clear" w:color="auto" w:fill="FFFFFF"/>
        </w:rPr>
        <w:t xml:space="preserve"> </w:t>
      </w:r>
      <w:del w:id="234" w:author="Jens Nicolay" w:date="2015-08-21T15:28:00Z">
        <w:r w:rsidR="004F4D39" w:rsidDel="00E4760C">
          <w:rPr>
            <w:rFonts w:ascii="Times New Roman"/>
            <w:color w:val="222222"/>
            <w:sz w:val="24"/>
            <w:szCs w:val="24"/>
            <w:u w:color="222222"/>
            <w:shd w:val="clear" w:color="auto" w:fill="FFFFFF"/>
          </w:rPr>
          <w:delText>the sequence</w:delText>
        </w:r>
      </w:del>
      <w:ins w:id="235" w:author="Jens Nicolay" w:date="2015-08-21T15:28:00Z">
        <w:r>
          <w:rPr>
            <w:rFonts w:ascii="Times New Roman"/>
            <w:color w:val="222222"/>
            <w:sz w:val="24"/>
            <w:szCs w:val="24"/>
            <w:u w:color="222222"/>
            <w:shd w:val="clear" w:color="auto" w:fill="FFFFFF"/>
          </w:rPr>
          <w:t>graph</w:t>
        </w:r>
      </w:ins>
      <w:r w:rsidR="004F4D39">
        <w:rPr>
          <w:rFonts w:ascii="Times New Roman"/>
          <w:color w:val="222222"/>
          <w:sz w:val="24"/>
          <w:szCs w:val="24"/>
          <w:u w:color="222222"/>
          <w:shd w:val="clear" w:color="auto" w:fill="FFFFFF"/>
        </w:rPr>
        <w:t xml:space="preserve"> of state</w:t>
      </w:r>
      <w:del w:id="236" w:author="Jens Nicolay" w:date="2015-08-21T15:28:00Z">
        <w:r w:rsidR="004F4D39" w:rsidDel="00E4760C">
          <w:rPr>
            <w:rFonts w:ascii="Times New Roman"/>
            <w:color w:val="222222"/>
            <w:sz w:val="24"/>
            <w:szCs w:val="24"/>
            <w:u w:color="222222"/>
            <w:shd w:val="clear" w:color="auto" w:fill="FFFFFF"/>
          </w:rPr>
          <w:delText xml:space="preserve"> </w:delText>
        </w:r>
      </w:del>
      <w:ins w:id="237" w:author="Jens Nicolay" w:date="2015-08-21T15:28:00Z">
        <w:r>
          <w:rPr>
            <w:rFonts w:ascii="Times New Roman"/>
            <w:color w:val="222222"/>
            <w:sz w:val="24"/>
            <w:szCs w:val="24"/>
            <w:u w:color="222222"/>
            <w:shd w:val="clear" w:color="auto" w:fill="FFFFFF"/>
          </w:rPr>
          <w:t>s</w:t>
        </w:r>
      </w:ins>
      <w:del w:id="238" w:author="Jens Nicolay" w:date="2015-08-21T15:28:00Z">
        <w:r w:rsidR="004F4D39" w:rsidDel="00E4760C">
          <w:rPr>
            <w:rFonts w:ascii="Times New Roman"/>
            <w:color w:val="222222"/>
            <w:sz w:val="24"/>
            <w:szCs w:val="24"/>
            <w:u w:color="222222"/>
            <w:shd w:val="clear" w:color="auto" w:fill="FFFFFF"/>
          </w:rPr>
          <w:delText>during execution</w:delText>
        </w:r>
      </w:del>
      <w:r w:rsidR="004F4D39">
        <w:rPr>
          <w:rFonts w:ascii="Times New Roman"/>
          <w:color w:val="222222"/>
          <w:sz w:val="24"/>
          <w:szCs w:val="24"/>
          <w:u w:color="222222"/>
          <w:shd w:val="clear" w:color="auto" w:fill="FFFFFF"/>
        </w:rPr>
        <w:t>. On top of this, Cousot</w:t>
      </w:r>
      <w:ins w:id="239" w:author="Jens Nicolay" w:date="2015-08-21T15:28:00Z">
        <w:r>
          <w:rPr>
            <w:rFonts w:ascii="Times New Roman"/>
            <w:color w:val="222222"/>
            <w:sz w:val="24"/>
            <w:szCs w:val="24"/>
            <w:u w:color="222222"/>
            <w:shd w:val="clear" w:color="auto" w:fill="FFFFFF"/>
          </w:rPr>
          <w:t xml:space="preserve"> and Cousot</w:t>
        </w:r>
      </w:ins>
      <w:del w:id="240" w:author="Jens Nicolay" w:date="2015-08-21T15:28:00Z">
        <w:r w:rsidR="004F4D39" w:rsidDel="00E4760C">
          <w:rPr>
            <w:rFonts w:ascii="Times New Roman"/>
            <w:color w:val="222222"/>
            <w:sz w:val="24"/>
            <w:szCs w:val="24"/>
            <w:u w:color="222222"/>
            <w:shd w:val="clear" w:color="auto" w:fill="FFFFFF"/>
          </w:rPr>
          <w:delText>s</w:delText>
        </w:r>
      </w:del>
      <w:r w:rsidR="004F4D39">
        <w:rPr>
          <w:rFonts w:ascii="Times New Roman"/>
          <w:color w:val="222222"/>
          <w:sz w:val="24"/>
          <w:szCs w:val="24"/>
          <w:u w:color="222222"/>
          <w:shd w:val="clear" w:color="auto" w:fill="FFFFFF"/>
        </w:rPr>
        <w:t xml:space="preserve"> define two notations, </w:t>
      </w:r>
      <w:r w:rsidR="004F4D39">
        <w:rPr>
          <w:rFonts w:ascii="Times New Roman"/>
          <w:i/>
          <w:iCs/>
          <w:color w:val="222222"/>
          <w:sz w:val="24"/>
          <w:szCs w:val="24"/>
          <w:u w:color="222222"/>
          <w:shd w:val="clear" w:color="auto" w:fill="FFFFFF"/>
        </w:rPr>
        <w:t>context</w:t>
      </w:r>
      <w:r w:rsidR="004F4D39">
        <w:rPr>
          <w:rFonts w:ascii="Times New Roman"/>
          <w:color w:val="222222"/>
          <w:sz w:val="24"/>
          <w:szCs w:val="24"/>
          <w:u w:color="222222"/>
          <w:shd w:val="clear" w:color="auto" w:fill="FFFFFF"/>
        </w:rPr>
        <w:t xml:space="preserve"> and </w:t>
      </w:r>
      <w:r w:rsidR="004F4D39">
        <w:rPr>
          <w:rFonts w:ascii="Times New Roman"/>
          <w:i/>
          <w:iCs/>
          <w:color w:val="222222"/>
          <w:sz w:val="24"/>
          <w:szCs w:val="24"/>
          <w:u w:color="222222"/>
          <w:shd w:val="clear" w:color="auto" w:fill="FFFFFF"/>
        </w:rPr>
        <w:t>context-vector</w:t>
      </w:r>
      <w:r w:rsidR="004F4D39">
        <w:rPr>
          <w:rFonts w:ascii="Times New Roman"/>
          <w:color w:val="222222"/>
          <w:sz w:val="24"/>
          <w:szCs w:val="24"/>
          <w:u w:color="222222"/>
          <w:shd w:val="clear" w:color="auto" w:fill="FFFFFF"/>
        </w:rPr>
        <w:t xml:space="preserve">, which also respect to the conclusion in [52] about static properties of a program that each program point is concerned a set of associated states. Primarily, a sequence states has a initial state. </w:t>
      </w:r>
      <w:r w:rsidR="004F4D39">
        <w:rPr>
          <w:rFonts w:ascii="Times New Roman"/>
          <w:i/>
          <w:iCs/>
          <w:color w:val="222222"/>
          <w:sz w:val="24"/>
          <w:szCs w:val="24"/>
          <w:u w:color="222222"/>
          <w:shd w:val="clear" w:color="auto" w:fill="FFFFFF"/>
        </w:rPr>
        <w:t>Context</w:t>
      </w:r>
      <w:r w:rsidR="004F4D39">
        <w:rPr>
          <w:rFonts w:ascii="Times New Roman"/>
          <w:color w:val="222222"/>
          <w:sz w:val="24"/>
          <w:szCs w:val="24"/>
          <w:u w:color="222222"/>
          <w:shd w:val="clear" w:color="auto" w:fill="FFFFFF"/>
        </w:rPr>
        <w:t xml:space="preserve"> is defined as the environments involved in a sequence state transition from initial state associated to point </w:t>
      </w:r>
      <w:r w:rsidR="004F4D39">
        <w:rPr>
          <w:rFonts w:ascii="Times New Roman"/>
          <w:i/>
          <w:iCs/>
          <w:color w:val="222222"/>
          <w:sz w:val="24"/>
          <w:szCs w:val="24"/>
          <w:u w:color="222222"/>
          <w:shd w:val="clear" w:color="auto" w:fill="FFFFFF"/>
        </w:rPr>
        <w:t>q</w:t>
      </w:r>
      <w:r w:rsidR="004F4D39">
        <w:rPr>
          <w:rFonts w:ascii="Times New Roman"/>
          <w:color w:val="222222"/>
          <w:sz w:val="24"/>
          <w:szCs w:val="24"/>
          <w:u w:color="222222"/>
          <w:shd w:val="clear" w:color="auto" w:fill="FFFFFF"/>
        </w:rPr>
        <w:t xml:space="preserve">. </w:t>
      </w:r>
      <w:r w:rsidR="004F4D39">
        <w:rPr>
          <w:rFonts w:ascii="Times New Roman"/>
          <w:i/>
          <w:iCs/>
          <w:color w:val="222222"/>
          <w:sz w:val="24"/>
          <w:szCs w:val="24"/>
          <w:u w:color="222222"/>
          <w:shd w:val="clear" w:color="auto" w:fill="FFFFFF"/>
        </w:rPr>
        <w:t>Context-vector</w:t>
      </w:r>
      <w:r w:rsidR="004F4D39">
        <w:rPr>
          <w:rFonts w:ascii="Times New Roman"/>
          <w:color w:val="222222"/>
          <w:sz w:val="24"/>
          <w:szCs w:val="24"/>
          <w:u w:color="222222"/>
          <w:shd w:val="clear" w:color="auto" w:fill="FFFFFF"/>
        </w:rPr>
        <w:t xml:space="preserve"> is a context of each points in program to </w:t>
      </w:r>
      <w:del w:id="241" w:author="Jens Nicolay" w:date="2015-08-21T15:29:00Z">
        <w:r w:rsidR="004F4D39" w:rsidDel="00E4760C">
          <w:rPr>
            <w:rFonts w:ascii="Times New Roman"/>
            <w:color w:val="222222"/>
            <w:sz w:val="24"/>
            <w:szCs w:val="24"/>
            <w:u w:color="222222"/>
            <w:shd w:val="clear" w:color="auto" w:fill="FFFFFF"/>
          </w:rPr>
          <w:delText xml:space="preserve">summary </w:delText>
        </w:r>
      </w:del>
      <w:ins w:id="242" w:author="Jens Nicolay" w:date="2015-08-21T15:29:00Z">
        <w:r>
          <w:rPr>
            <w:rFonts w:ascii="Times New Roman"/>
            <w:color w:val="222222"/>
            <w:sz w:val="24"/>
            <w:szCs w:val="24"/>
            <w:u w:color="222222"/>
            <w:shd w:val="clear" w:color="auto" w:fill="FFFFFF"/>
          </w:rPr>
          <w:t>summarize</w:t>
        </w:r>
        <w:r>
          <w:rPr>
            <w:rFonts w:ascii="Times New Roman"/>
            <w:color w:val="222222"/>
            <w:sz w:val="24"/>
            <w:szCs w:val="24"/>
            <w:u w:color="222222"/>
            <w:shd w:val="clear" w:color="auto" w:fill="FFFFFF"/>
          </w:rPr>
          <w:t xml:space="preserve"> </w:t>
        </w:r>
      </w:ins>
      <w:r w:rsidR="004F4D39">
        <w:rPr>
          <w:rFonts w:ascii="Times New Roman"/>
          <w:color w:val="222222"/>
          <w:sz w:val="24"/>
          <w:szCs w:val="24"/>
          <w:u w:color="222222"/>
          <w:shd w:val="clear" w:color="auto" w:fill="FFFFFF"/>
        </w:rPr>
        <w:t>possible execution of program. Their definition of abstract interpreter for static semantics of program is a tuple:</w:t>
      </w:r>
    </w:p>
    <w:p w14:paraId="36078261" w14:textId="77777777" w:rsidR="00B513FC" w:rsidRDefault="004F4D39">
      <w:pPr>
        <w:widowControl w:val="0"/>
        <w:spacing w:afterLines="50" w:after="120" w:line="276" w:lineRule="auto"/>
        <w:ind w:firstLine="700"/>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 = &lt; Contexts, </w:t>
      </w:r>
      <w:r w:rsidR="0057338F">
        <w:rPr>
          <w:rFonts w:ascii="Times New Roman" w:eastAsia="Times New Roman" w:hAnsi="Times New Roman"/>
          <w:color w:val="222222"/>
          <w:sz w:val="24"/>
          <w:szCs w:val="24"/>
          <w:u w:color="222222"/>
          <w:shd w:val="clear" w:color="auto" w:fill="FFFFFF"/>
          <w:lang w:eastAsia="en-US"/>
        </w:rPr>
        <w:pict w14:anchorId="0D8D0DF0">
          <v:shape id="Picture_x0020_51" o:spid="_x0000_i1078" type="#_x0000_t75" style="width:12pt;height:15.35pt">
            <v:imagedata r:id="rId70" o:title=""/>
          </v:shape>
        </w:pict>
      </w:r>
      <w:r>
        <w:rPr>
          <w:rFonts w:ascii="Times New Roman"/>
          <w:color w:val="222222"/>
          <w:sz w:val="24"/>
          <w:szCs w:val="24"/>
          <w:u w:color="222222"/>
          <w:shd w:val="clear" w:color="auto" w:fill="FFFFFF"/>
        </w:rPr>
        <w:t xml:space="preserve">, </w:t>
      </w:r>
      <w:r w:rsidR="0057338F">
        <w:rPr>
          <w:rFonts w:ascii="Times New Roman" w:eastAsia="Times New Roman" w:hAnsi="Times New Roman"/>
          <w:color w:val="222222"/>
          <w:sz w:val="24"/>
          <w:szCs w:val="24"/>
          <w:u w:color="222222"/>
          <w:shd w:val="clear" w:color="auto" w:fill="FFFFFF"/>
          <w:lang w:eastAsia="en-US"/>
        </w:rPr>
        <w:pict w14:anchorId="775C5AF8">
          <v:shape id="Picture_x0020_52" o:spid="_x0000_i1079" type="#_x0000_t75" style="width:12pt;height:12pt">
            <v:imagedata r:id="rId71" o:title=""/>
          </v:shape>
        </w:pict>
      </w:r>
      <w:r>
        <w:rPr>
          <w:rFonts w:ascii="Times New Roman"/>
          <w:color w:val="222222"/>
          <w:sz w:val="24"/>
          <w:szCs w:val="24"/>
          <w:u w:color="222222"/>
          <w:shd w:val="clear" w:color="auto" w:fill="FFFFFF"/>
        </w:rPr>
        <w:t xml:space="preserve">, Env, </w:t>
      </w:r>
      <w:r>
        <w:rPr>
          <w:rFonts w:ascii="Times New Roman"/>
          <w:color w:val="222222"/>
          <w:position w:val="-10"/>
          <w:sz w:val="24"/>
          <w:szCs w:val="24"/>
          <w:u w:color="222222"/>
          <w:shd w:val="clear" w:color="auto" w:fill="FFFFFF"/>
        </w:rPr>
        <w:object w:dxaOrig="196" w:dyaOrig="323" w14:anchorId="2D1AD16F">
          <v:shape id="_x56fe__x7247__x0020_394" o:spid="_x0000_i1080" type="#_x0000_t75" style="width:10pt;height:16pt" o:ole="">
            <v:imagedata r:id="rId72" o:title=""/>
          </v:shape>
          <o:OLEObject Type="Embed" ProgID="Equation.3" ShapeID="_x56fe__x7247__x0020_394" DrawAspect="Content" ObjectID="_1501677936" r:id="rId73"/>
        </w:object>
      </w:r>
      <w:r>
        <w:rPr>
          <w:rFonts w:ascii="Times New Roman"/>
          <w:color w:val="222222"/>
          <w:sz w:val="24"/>
          <w:szCs w:val="24"/>
          <w:u w:color="222222"/>
          <w:shd w:val="clear" w:color="auto" w:fill="FFFFFF"/>
        </w:rPr>
        <w:t>, n-context&gt;</w:t>
      </w:r>
    </w:p>
    <w:p w14:paraId="592180E7" w14:textId="77777777" w:rsidR="00B513FC" w:rsidRDefault="004F4D39">
      <w:pPr>
        <w:widowControl w:val="0"/>
        <w:spacing w:afterLines="50" w:after="120" w:line="276" w:lineRule="auto"/>
        <w:jc w:val="both"/>
        <w:rPr>
          <w:rFonts w:ascii="Times New Roman"/>
          <w:color w:val="222222"/>
          <w:sz w:val="24"/>
          <w:szCs w:val="24"/>
          <w:u w:color="222222"/>
          <w:shd w:val="clear" w:color="auto" w:fill="FFFFFF"/>
        </w:rPr>
      </w:pPr>
      <w:r>
        <w:rPr>
          <w:rFonts w:ascii="Times New Roman"/>
          <w:color w:val="222222"/>
          <w:sz w:val="24"/>
          <w:szCs w:val="24"/>
          <w:u w:color="222222"/>
          <w:shd w:val="clear" w:color="auto" w:fill="FFFFFF"/>
        </w:rPr>
        <w:lastRenderedPageBreak/>
        <w:t xml:space="preserve">where </w:t>
      </w:r>
      <w:r>
        <w:rPr>
          <w:rFonts w:ascii="Times New Roman"/>
          <w:i/>
          <w:iCs/>
          <w:color w:val="222222"/>
          <w:sz w:val="24"/>
          <w:szCs w:val="24"/>
          <w:u w:color="222222"/>
          <w:shd w:val="clear" w:color="auto" w:fill="FFFFFF"/>
        </w:rPr>
        <w:t>Env</w:t>
      </w:r>
      <w:r>
        <w:rPr>
          <w:rFonts w:ascii="Times New Roman"/>
          <w:color w:val="222222"/>
          <w:sz w:val="24"/>
          <w:szCs w:val="24"/>
          <w:u w:color="222222"/>
          <w:shd w:val="clear" w:color="auto" w:fill="FFFFFF"/>
        </w:rPr>
        <w:t xml:space="preserve"> is supreme and </w:t>
      </w:r>
      <w:r w:rsidR="0057338F">
        <w:rPr>
          <w:rFonts w:ascii="Times New Roman"/>
          <w:color w:val="222222"/>
          <w:position w:val="-10"/>
          <w:sz w:val="24"/>
          <w:szCs w:val="24"/>
          <w:u w:color="222222"/>
          <w:shd w:val="clear" w:color="auto" w:fill="FFFFFF"/>
        </w:rPr>
        <w:pict w14:anchorId="78E1542E">
          <v:shape id="Picture_x0020_54" o:spid="_x0000_i1081" type="#_x0000_t75" style="width:10pt;height:16pt">
            <v:imagedata r:id="rId72" o:title=""/>
          </v:shape>
        </w:pict>
      </w:r>
      <w:r>
        <w:rPr>
          <w:rFonts w:ascii="Times New Roman"/>
          <w:color w:val="222222"/>
          <w:sz w:val="24"/>
          <w:szCs w:val="24"/>
          <w:u w:color="222222"/>
          <w:shd w:val="clear" w:color="auto" w:fill="FFFFFF"/>
        </w:rPr>
        <w:t xml:space="preserve"> is infimum of </w:t>
      </w:r>
      <w:r>
        <w:rPr>
          <w:rFonts w:ascii="Times New Roman"/>
          <w:i/>
          <w:iCs/>
          <w:color w:val="222222"/>
          <w:sz w:val="24"/>
          <w:szCs w:val="24"/>
          <w:u w:color="222222"/>
          <w:shd w:val="clear" w:color="auto" w:fill="FFFFFF"/>
        </w:rPr>
        <w:t>Contexts</w:t>
      </w:r>
      <w:r>
        <w:rPr>
          <w:rFonts w:ascii="Times New Roman"/>
          <w:color w:val="222222"/>
          <w:sz w:val="24"/>
          <w:szCs w:val="24"/>
          <w:u w:color="222222"/>
          <w:shd w:val="clear" w:color="auto" w:fill="FFFFFF"/>
        </w:rPr>
        <w:t xml:space="preserve">. </w:t>
      </w:r>
      <w:r w:rsidR="0057338F">
        <w:rPr>
          <w:rFonts w:ascii="Times New Roman" w:eastAsia="Times New Roman" w:hAnsi="Times New Roman"/>
          <w:color w:val="222222"/>
          <w:sz w:val="24"/>
          <w:szCs w:val="24"/>
          <w:u w:color="222222"/>
          <w:shd w:val="clear" w:color="auto" w:fill="FFFFFF"/>
          <w:lang w:eastAsia="en-US"/>
        </w:rPr>
        <w:pict w14:anchorId="77676623">
          <v:shape id="Picture_x0020_55" o:spid="_x0000_i1082" type="#_x0000_t75" style="width:12pt;height:12pt">
            <v:imagedata r:id="rId71" o:title=""/>
          </v:shape>
        </w:pict>
      </w:r>
      <w:r>
        <w:rPr>
          <w:rFonts w:ascii="Times New Roman"/>
          <w:color w:val="222222"/>
          <w:sz w:val="24"/>
          <w:szCs w:val="24"/>
          <w:u w:color="222222"/>
          <w:shd w:val="clear" w:color="auto" w:fill="FFFFFF"/>
        </w:rPr>
        <w:t xml:space="preserve">denotes relation between </w:t>
      </w:r>
      <w:r>
        <w:rPr>
          <w:rFonts w:ascii="Times New Roman"/>
          <w:i/>
          <w:iCs/>
          <w:color w:val="222222"/>
          <w:sz w:val="24"/>
          <w:szCs w:val="24"/>
          <w:u w:color="222222"/>
          <w:shd w:val="clear" w:color="auto" w:fill="FFFFFF"/>
        </w:rPr>
        <w:t>a</w:t>
      </w:r>
      <w:r>
        <w:rPr>
          <w:rFonts w:ascii="Times New Roman"/>
          <w:color w:val="222222"/>
          <w:sz w:val="24"/>
          <w:szCs w:val="24"/>
          <w:u w:color="222222"/>
          <w:shd w:val="clear" w:color="auto" w:fill="FFFFFF"/>
        </w:rPr>
        <w:t xml:space="preserve">, </w:t>
      </w:r>
      <w:r>
        <w:rPr>
          <w:rFonts w:ascii="Times New Roman"/>
          <w:i/>
          <w:iCs/>
          <w:color w:val="222222"/>
          <w:sz w:val="24"/>
          <w:szCs w:val="24"/>
          <w:u w:color="222222"/>
          <w:shd w:val="clear" w:color="auto" w:fill="FFFFFF"/>
        </w:rPr>
        <w:t>b</w:t>
      </w:r>
      <w:r>
        <w:rPr>
          <w:rFonts w:ascii="Times New Roman"/>
          <w:color w:val="222222"/>
          <w:sz w:val="24"/>
          <w:szCs w:val="24"/>
          <w:u w:color="222222"/>
          <w:shd w:val="clear" w:color="auto" w:fill="FFFFFF"/>
        </w:rPr>
        <w:t xml:space="preserve"> in </w:t>
      </w:r>
      <w:r>
        <w:rPr>
          <w:rFonts w:ascii="Times New Roman"/>
          <w:i/>
          <w:iCs/>
          <w:color w:val="222222"/>
          <w:sz w:val="24"/>
          <w:szCs w:val="24"/>
          <w:u w:color="222222"/>
          <w:shd w:val="clear" w:color="auto" w:fill="FFFFFF"/>
        </w:rPr>
        <w:t>Contexts</w:t>
      </w:r>
      <w:r>
        <w:rPr>
          <w:rFonts w:ascii="Times New Roman"/>
          <w:color w:val="222222"/>
          <w:sz w:val="24"/>
          <w:szCs w:val="24"/>
          <w:u w:color="222222"/>
          <w:shd w:val="clear" w:color="auto" w:fill="FFFFFF"/>
        </w:rPr>
        <w:t xml:space="preserve"> where, </w:t>
      </w:r>
      <w:r>
        <w:rPr>
          <w:rFonts w:ascii="Times New Roman"/>
          <w:color w:val="222222"/>
          <w:position w:val="-4"/>
          <w:sz w:val="24"/>
          <w:szCs w:val="24"/>
          <w:u w:color="222222"/>
          <w:shd w:val="clear" w:color="auto" w:fill="FFFFFF"/>
        </w:rPr>
        <w:object w:dxaOrig="196" w:dyaOrig="242" w14:anchorId="54C64F9D">
          <v:shape id="_x56fe__x7247__x0020_409" o:spid="_x0000_i1083" type="#_x0000_t75" style="width:10pt;height:12pt" o:ole="">
            <v:imagedata r:id="rId74" o:title=""/>
          </v:shape>
          <o:OLEObject Type="Embed" ProgID="Equation.3" ShapeID="_x56fe__x7247__x0020_409" DrawAspect="Content" ObjectID="_1501677937" r:id="rId75"/>
        </w:object>
      </w:r>
      <w:r>
        <w:rPr>
          <w:rFonts w:ascii="Times New Roman"/>
          <w:i/>
          <w:iCs/>
          <w:color w:val="222222"/>
          <w:sz w:val="24"/>
          <w:szCs w:val="24"/>
          <w:u w:color="222222"/>
          <w:shd w:val="clear" w:color="auto" w:fill="FFFFFF"/>
        </w:rPr>
        <w:t xml:space="preserve">a, b </w:t>
      </w:r>
      <w:r w:rsidR="0057338F">
        <w:rPr>
          <w:rFonts w:ascii="Times New Roman" w:eastAsia="Times New Roman" w:hAnsi="Times New Roman"/>
          <w:i/>
          <w:iCs/>
          <w:color w:val="222222"/>
          <w:sz w:val="24"/>
          <w:szCs w:val="24"/>
          <w:u w:color="222222"/>
          <w:shd w:val="clear" w:color="auto" w:fill="FFFFFF"/>
          <w:lang w:eastAsia="en-US"/>
        </w:rPr>
        <w:pict w14:anchorId="56E92076">
          <v:shape id="Picture_x0020_57" o:spid="_x0000_i1084" type="#_x0000_t75" style="width:10pt;height:10pt">
            <v:imagedata r:id="rId47" o:title=""/>
          </v:shape>
        </w:pict>
      </w:r>
      <w:r>
        <w:rPr>
          <w:rFonts w:ascii="Times New Roman"/>
          <w:i/>
          <w:iCs/>
          <w:color w:val="222222"/>
          <w:position w:val="-8"/>
          <w:sz w:val="24"/>
          <w:szCs w:val="24"/>
          <w:u w:color="222222"/>
          <w:shd w:val="clear" w:color="auto" w:fill="FFFFFF"/>
        </w:rPr>
        <w:t xml:space="preserve"> </w:t>
      </w:r>
      <w:r>
        <w:rPr>
          <w:rFonts w:ascii="Times New Roman"/>
          <w:i/>
          <w:iCs/>
          <w:color w:val="222222"/>
          <w:sz w:val="24"/>
          <w:szCs w:val="24"/>
          <w:u w:color="222222"/>
          <w:shd w:val="clear" w:color="auto" w:fill="FFFFFF"/>
        </w:rPr>
        <w:t>Contexts</w:t>
      </w:r>
      <w:r>
        <w:rPr>
          <w:rFonts w:ascii="Times New Roman"/>
          <w:color w:val="222222"/>
          <w:sz w:val="24"/>
          <w:szCs w:val="24"/>
          <w:u w:color="222222"/>
          <w:shd w:val="clear" w:color="auto" w:fill="FFFFFF"/>
        </w:rPr>
        <w:t xml:space="preserve">, we have </w:t>
      </w:r>
      <w:r>
        <w:rPr>
          <w:rFonts w:ascii="Times New Roman"/>
          <w:i/>
          <w:iCs/>
          <w:color w:val="222222"/>
          <w:sz w:val="24"/>
          <w:szCs w:val="24"/>
          <w:u w:color="222222"/>
          <w:shd w:val="clear" w:color="auto" w:fill="FFFFFF"/>
        </w:rPr>
        <w:t>a</w:t>
      </w:r>
      <w:r w:rsidR="0057338F">
        <w:rPr>
          <w:rFonts w:ascii="Times New Roman" w:eastAsia="Times New Roman" w:hAnsi="Times New Roman"/>
          <w:i/>
          <w:iCs/>
          <w:color w:val="222222"/>
          <w:sz w:val="24"/>
          <w:szCs w:val="24"/>
          <w:u w:color="222222"/>
          <w:shd w:val="clear" w:color="auto" w:fill="FFFFFF"/>
          <w:lang w:eastAsia="en-US"/>
        </w:rPr>
        <w:pict w14:anchorId="488F3452">
          <v:shape id="Picture_x0020_58" o:spid="_x0000_i1085" type="#_x0000_t75" style="width:12pt;height:12pt">
            <v:imagedata r:id="rId71" o:title=""/>
          </v:shape>
        </w:pict>
      </w:r>
      <w:r>
        <w:rPr>
          <w:rFonts w:ascii="Times New Roman" w:eastAsia="Times New Roman" w:hAnsi="Times New Roman"/>
          <w:i/>
          <w:iCs/>
          <w:color w:val="222222"/>
          <w:position w:val="-6"/>
          <w:sz w:val="24"/>
          <w:szCs w:val="24"/>
          <w:u w:color="222222"/>
          <w:shd w:val="clear" w:color="auto" w:fill="FFFFFF"/>
          <w:lang w:eastAsia="en-US"/>
        </w:rPr>
        <w:object w:dxaOrig="196" w:dyaOrig="276" w14:anchorId="38D70562">
          <v:shape id="_x56fe__x7247__x0020_392" o:spid="_x0000_i1086" type="#_x0000_t75" style="width:10pt;height:13.35pt" o:ole="">
            <v:imagedata r:id="rId76" o:title=""/>
          </v:shape>
          <o:OLEObject Type="Embed" ProgID="Equation.3" ShapeID="_x56fe__x7247__x0020_392" DrawAspect="Content" ObjectID="_1501677938" r:id="rId77"/>
        </w:object>
      </w:r>
      <w:r>
        <w:rPr>
          <w:rFonts w:ascii="Times New Roman"/>
          <w:i/>
          <w:iCs/>
          <w:color w:val="222222"/>
          <w:position w:val="-8"/>
          <w:sz w:val="24"/>
          <w:szCs w:val="24"/>
          <w:u w:color="222222"/>
          <w:shd w:val="clear" w:color="auto" w:fill="FFFFFF"/>
        </w:rPr>
        <w:t xml:space="preserve"> </w:t>
      </w:r>
      <w:r>
        <w:rPr>
          <w:rFonts w:ascii="Times New Roman"/>
          <w:i/>
          <w:iCs/>
          <w:color w:val="222222"/>
          <w:position w:val="-6"/>
          <w:sz w:val="24"/>
          <w:szCs w:val="24"/>
          <w:u w:color="222222"/>
          <w:shd w:val="clear" w:color="auto" w:fill="FFFFFF"/>
        </w:rPr>
        <w:object w:dxaOrig="346" w:dyaOrig="242" w14:anchorId="2BF6410B">
          <v:shape id="_x56fe__x7247__x0020_390" o:spid="_x0000_i1087" type="#_x0000_t75" style="width:17.35pt;height:12pt" o:ole="">
            <v:imagedata r:id="rId78" o:title=""/>
          </v:shape>
          <o:OLEObject Type="Embed" ProgID="Equation.3" ShapeID="_x56fe__x7247__x0020_390" DrawAspect="Content" ObjectID="_1501677939" r:id="rId79"/>
        </w:object>
      </w:r>
      <w:r>
        <w:rPr>
          <w:rFonts w:ascii="Times New Roman" w:hint="eastAsia"/>
          <w:i/>
          <w:iCs/>
          <w:color w:val="222222"/>
          <w:position w:val="-8"/>
          <w:sz w:val="24"/>
          <w:szCs w:val="24"/>
          <w:u w:color="222222"/>
          <w:shd w:val="clear" w:color="auto" w:fill="FFFFFF"/>
        </w:rPr>
        <w:t xml:space="preserve"> </w:t>
      </w:r>
      <w:r>
        <w:rPr>
          <w:rFonts w:ascii="Times New Roman" w:hint="eastAsia"/>
          <w:i/>
          <w:iCs/>
          <w:color w:val="222222"/>
          <w:position w:val="-6"/>
          <w:sz w:val="24"/>
          <w:szCs w:val="24"/>
          <w:u w:color="222222"/>
          <w:shd w:val="clear" w:color="auto" w:fill="FFFFFF"/>
        </w:rPr>
        <w:object w:dxaOrig="196" w:dyaOrig="219" w14:anchorId="2129FE91">
          <v:shape id="_x56fe__x7247__x0020_391" o:spid="_x0000_i1088" type="#_x0000_t75" style="width:10pt;height:10.65pt" o:ole="">
            <v:imagedata r:id="rId80" o:title=""/>
          </v:shape>
          <o:OLEObject Type="Embed" ProgID="Equation.3" ShapeID="_x56fe__x7247__x0020_391" DrawAspect="Content" ObjectID="_1501677940" r:id="rId81"/>
        </w:object>
      </w:r>
      <w:r w:rsidR="0057338F">
        <w:rPr>
          <w:rFonts w:ascii="Times New Roman" w:eastAsia="Times New Roman" w:hAnsi="Times New Roman"/>
          <w:i/>
          <w:iCs/>
          <w:color w:val="222222"/>
          <w:position w:val="-8"/>
          <w:sz w:val="24"/>
          <w:szCs w:val="24"/>
          <w:u w:color="222222"/>
          <w:shd w:val="clear" w:color="auto" w:fill="FFFFFF"/>
          <w:lang w:eastAsia="en-US"/>
        </w:rPr>
        <w:pict w14:anchorId="6317C3A9">
          <v:shape id="Picture_x0020_60" o:spid="_x0000_i1089" type="#_x0000_t75" style="width:12pt;height:15.35pt">
            <v:imagedata r:id="rId70" o:title=""/>
          </v:shape>
        </w:pict>
      </w:r>
      <w:r>
        <w:rPr>
          <w:rFonts w:ascii="Times New Roman"/>
          <w:i/>
          <w:iCs/>
          <w:color w:val="222222"/>
          <w:sz w:val="24"/>
          <w:szCs w:val="24"/>
          <w:u w:color="222222"/>
          <w:shd w:val="clear" w:color="auto" w:fill="FFFFFF"/>
        </w:rPr>
        <w:t>b=b</w:t>
      </w:r>
      <w:r>
        <w:rPr>
          <w:rFonts w:ascii="Times New Roman"/>
          <w:color w:val="222222"/>
          <w:sz w:val="24"/>
          <w:szCs w:val="24"/>
          <w:u w:color="222222"/>
          <w:shd w:val="clear" w:color="auto" w:fill="FFFFFF"/>
        </w:rPr>
        <w:t>.</w:t>
      </w:r>
    </w:p>
    <w:p w14:paraId="755B0A90" w14:textId="77777777" w:rsidR="00B513FC" w:rsidRDefault="00B513FC" w:rsidP="004F4D39">
      <w:pPr>
        <w:widowControl w:val="0"/>
        <w:spacing w:afterLines="150" w:after="360" w:line="276" w:lineRule="auto"/>
        <w:jc w:val="both"/>
        <w:rPr>
          <w:rFonts w:ascii="Times New Roman"/>
          <w:color w:val="222222"/>
          <w:sz w:val="28"/>
          <w:szCs w:val="28"/>
          <w:u w:color="222222"/>
          <w:shd w:val="clear" w:color="auto" w:fill="FFFFFF"/>
        </w:rPr>
      </w:pPr>
    </w:p>
    <w:p w14:paraId="40B11EB0" w14:textId="77777777" w:rsidR="00B513FC" w:rsidRDefault="004F4D39">
      <w:pPr>
        <w:widowControl w:val="0"/>
        <w:spacing w:afterLines="100" w:after="240" w:line="276" w:lineRule="auto"/>
        <w:jc w:val="both"/>
        <w:outlineLvl w:val="1"/>
        <w:rPr>
          <w:rFonts w:ascii="Times New Roman" w:eastAsia="Times New Roman" w:hAnsi="Times New Roman"/>
          <w:b/>
          <w:bCs/>
          <w:color w:val="222222"/>
          <w:sz w:val="28"/>
          <w:szCs w:val="28"/>
          <w:u w:color="222222"/>
          <w:shd w:val="clear" w:color="auto" w:fill="FFFFFF"/>
        </w:rPr>
      </w:pPr>
      <w:bookmarkStart w:id="243" w:name="_Toc4124"/>
      <w:r>
        <w:rPr>
          <w:rFonts w:ascii="Times New Roman"/>
          <w:b/>
          <w:bCs/>
          <w:color w:val="222222"/>
          <w:sz w:val="28"/>
          <w:szCs w:val="28"/>
          <w:u w:color="222222"/>
          <w:shd w:val="clear" w:color="auto" w:fill="FFFFFF"/>
        </w:rPr>
        <w:t>3.2 Static analysis based on abstract interpretation</w:t>
      </w:r>
      <w:bookmarkEnd w:id="243"/>
    </w:p>
    <w:p w14:paraId="65F320D3" w14:textId="2109504E"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The model we introduced above</w:t>
      </w:r>
      <w:ins w:id="244" w:author="Jens Nicolay" w:date="2015-08-21T15:29:00Z">
        <w:r w:rsidR="00E4760C">
          <w:rPr>
            <w:rFonts w:ascii="Times New Roman"/>
            <w:color w:val="222222"/>
            <w:sz w:val="24"/>
            <w:szCs w:val="24"/>
            <w:u w:color="222222"/>
            <w:shd w:val="clear" w:color="auto" w:fill="FFFFFF"/>
          </w:rPr>
          <w:t xml:space="preserve"> </w:t>
        </w:r>
      </w:ins>
      <w:del w:id="245" w:author="Jens Nicolay" w:date="2015-08-21T15:29:00Z">
        <w:r w:rsidDel="00E4760C">
          <w:rPr>
            <w:rFonts w:ascii="Times New Roman"/>
            <w:color w:val="222222"/>
            <w:sz w:val="24"/>
            <w:szCs w:val="24"/>
            <w:u w:color="222222"/>
            <w:shd w:val="clear" w:color="auto" w:fill="FFFFFF"/>
          </w:rPr>
          <w:delText xml:space="preserve">, </w:delText>
        </w:r>
      </w:del>
      <w:r>
        <w:rPr>
          <w:rFonts w:ascii="Times New Roman"/>
          <w:color w:val="222222"/>
          <w:sz w:val="24"/>
          <w:szCs w:val="24"/>
          <w:u w:color="222222"/>
          <w:shd w:val="clear" w:color="auto" w:fill="FFFFFF"/>
        </w:rPr>
        <w:t xml:space="preserve">is </w:t>
      </w:r>
      <w:ins w:id="246" w:author="Jens Nicolay" w:date="2015-08-21T15:29:00Z">
        <w:r w:rsidR="00E4760C">
          <w:rPr>
            <w:rFonts w:ascii="Times New Roman"/>
            <w:color w:val="222222"/>
            <w:sz w:val="24"/>
            <w:szCs w:val="24"/>
            <w:u w:color="222222"/>
            <w:shd w:val="clear" w:color="auto" w:fill="FFFFFF"/>
          </w:rPr>
          <w:t xml:space="preserve">the </w:t>
        </w:r>
      </w:ins>
      <w:r>
        <w:rPr>
          <w:rFonts w:ascii="Times New Roman"/>
          <w:color w:val="222222"/>
          <w:sz w:val="24"/>
          <w:szCs w:val="24"/>
          <w:u w:color="222222"/>
          <w:shd w:val="clear" w:color="auto" w:fill="FFFFFF"/>
        </w:rPr>
        <w:t>analysis of all possible execution</w:t>
      </w:r>
      <w:ins w:id="247" w:author="Jens Nicolay" w:date="2015-08-21T15:30:00Z">
        <w:r w:rsidR="00E4760C">
          <w:rPr>
            <w:rFonts w:ascii="Times New Roman"/>
            <w:color w:val="222222"/>
            <w:sz w:val="24"/>
            <w:szCs w:val="24"/>
            <w:u w:color="222222"/>
            <w:shd w:val="clear" w:color="auto" w:fill="FFFFFF"/>
          </w:rPr>
          <w:t>s</w:t>
        </w:r>
      </w:ins>
      <w:r>
        <w:rPr>
          <w:rFonts w:ascii="Times New Roman"/>
          <w:color w:val="222222"/>
          <w:sz w:val="24"/>
          <w:szCs w:val="24"/>
          <w:u w:color="222222"/>
          <w:shd w:val="clear" w:color="auto" w:fill="FFFFFF"/>
        </w:rPr>
        <w:t xml:space="preserve"> </w:t>
      </w:r>
      <w:del w:id="248" w:author="Jens Nicolay" w:date="2015-08-21T15:30:00Z">
        <w:r w:rsidDel="00E4760C">
          <w:rPr>
            <w:rFonts w:ascii="Times New Roman"/>
            <w:color w:val="222222"/>
            <w:sz w:val="24"/>
            <w:szCs w:val="24"/>
            <w:u w:color="222222"/>
            <w:shd w:val="clear" w:color="auto" w:fill="FFFFFF"/>
          </w:rPr>
          <w:delText xml:space="preserve">on </w:delText>
        </w:r>
      </w:del>
      <w:ins w:id="249" w:author="Jens Nicolay" w:date="2015-08-21T15:30:00Z">
        <w:r w:rsidR="00E4760C">
          <w:rPr>
            <w:rFonts w:ascii="Times New Roman"/>
            <w:color w:val="222222"/>
            <w:sz w:val="24"/>
            <w:szCs w:val="24"/>
            <w:u w:color="222222"/>
            <w:shd w:val="clear" w:color="auto" w:fill="FFFFFF"/>
          </w:rPr>
          <w:t>for</w:t>
        </w:r>
        <w:r w:rsidR="00E4760C">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 xml:space="preserve">a point </w:t>
      </w:r>
      <w:del w:id="250" w:author="Jens Nicolay" w:date="2015-08-21T15:30:00Z">
        <w:r w:rsidDel="00E4760C">
          <w:rPr>
            <w:rFonts w:ascii="Times New Roman"/>
            <w:color w:val="222222"/>
            <w:sz w:val="24"/>
            <w:szCs w:val="24"/>
            <w:u w:color="222222"/>
            <w:shd w:val="clear" w:color="auto" w:fill="FFFFFF"/>
          </w:rPr>
          <w:delText xml:space="preserve">of </w:delText>
        </w:r>
      </w:del>
      <w:ins w:id="251" w:author="Jens Nicolay" w:date="2015-08-21T15:30:00Z">
        <w:r w:rsidR="00E4760C">
          <w:rPr>
            <w:rFonts w:ascii="Times New Roman"/>
            <w:color w:val="222222"/>
            <w:sz w:val="24"/>
            <w:szCs w:val="24"/>
            <w:u w:color="222222"/>
            <w:shd w:val="clear" w:color="auto" w:fill="FFFFFF"/>
          </w:rPr>
          <w:t>in the</w:t>
        </w:r>
        <w:r w:rsidR="00E4760C">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 xml:space="preserve">program. On step further, there is a method to implement abstract interpretation </w:t>
      </w:r>
      <w:del w:id="252" w:author="Jens Nicolay" w:date="2015-08-21T15:30:00Z">
        <w:r w:rsidDel="00E4760C">
          <w:rPr>
            <w:rFonts w:ascii="Times New Roman"/>
            <w:color w:val="222222"/>
            <w:sz w:val="24"/>
            <w:szCs w:val="24"/>
            <w:u w:color="222222"/>
            <w:shd w:val="clear" w:color="auto" w:fill="FFFFFF"/>
          </w:rPr>
          <w:delText>is use</w:delText>
        </w:r>
      </w:del>
      <w:ins w:id="253" w:author="Jens Nicolay" w:date="2015-08-21T15:30:00Z">
        <w:r w:rsidR="00E4760C">
          <w:rPr>
            <w:rFonts w:ascii="Times New Roman"/>
            <w:color w:val="222222"/>
            <w:sz w:val="24"/>
            <w:szCs w:val="24"/>
            <w:u w:color="222222"/>
            <w:shd w:val="clear" w:color="auto" w:fill="FFFFFF"/>
          </w:rPr>
          <w:t>by using</w:t>
        </w:r>
      </w:ins>
      <w:r>
        <w:rPr>
          <w:rFonts w:ascii="Times New Roman"/>
          <w:color w:val="222222"/>
          <w:sz w:val="24"/>
          <w:szCs w:val="24"/>
          <w:u w:color="222222"/>
          <w:shd w:val="clear" w:color="auto" w:fill="FFFFFF"/>
        </w:rPr>
        <w:t xml:space="preserve"> abstract semantics </w:t>
      </w:r>
      <w:ins w:id="254" w:author="Jens Nicolay" w:date="2015-08-21T15:30:00Z">
        <w:r w:rsidR="00E4760C">
          <w:rPr>
            <w:rFonts w:ascii="Times New Roman"/>
            <w:color w:val="222222"/>
            <w:sz w:val="24"/>
            <w:szCs w:val="24"/>
            <w:u w:color="222222"/>
            <w:shd w:val="clear" w:color="auto" w:fill="FFFFFF"/>
          </w:rPr>
          <w:t xml:space="preserve">to </w:t>
        </w:r>
      </w:ins>
      <w:r>
        <w:rPr>
          <w:rFonts w:ascii="Times New Roman"/>
          <w:color w:val="222222"/>
          <w:sz w:val="24"/>
          <w:szCs w:val="24"/>
          <w:u w:color="222222"/>
          <w:shd w:val="clear" w:color="auto" w:fill="FFFFFF"/>
        </w:rPr>
        <w:t>simulate</w:t>
      </w:r>
      <w:del w:id="255" w:author="Jens Nicolay" w:date="2015-08-21T15:30:00Z">
        <w:r w:rsidDel="00E4760C">
          <w:rPr>
            <w:rFonts w:ascii="Times New Roman"/>
            <w:color w:val="222222"/>
            <w:sz w:val="24"/>
            <w:szCs w:val="24"/>
            <w:u w:color="222222"/>
            <w:shd w:val="clear" w:color="auto" w:fill="FFFFFF"/>
          </w:rPr>
          <w:delText>s</w:delText>
        </w:r>
      </w:del>
      <w:r>
        <w:rPr>
          <w:rFonts w:ascii="Times New Roman"/>
          <w:color w:val="222222"/>
          <w:sz w:val="24"/>
          <w:szCs w:val="24"/>
          <w:u w:color="222222"/>
          <w:shd w:val="clear" w:color="auto" w:fill="FFFFFF"/>
        </w:rPr>
        <w:t xml:space="preserve"> the computation traces of concrete semantics. Concrete semantics </w:t>
      </w:r>
      <w:commentRangeStart w:id="256"/>
      <w:r>
        <w:rPr>
          <w:rFonts w:ascii="Times New Roman"/>
          <w:color w:val="222222"/>
          <w:sz w:val="24"/>
          <w:szCs w:val="24"/>
          <w:u w:color="222222"/>
          <w:shd w:val="clear" w:color="auto" w:fill="FFFFFF"/>
        </w:rPr>
        <w:t xml:space="preserve">means statements of a program. </w:t>
      </w:r>
      <w:commentRangeEnd w:id="256"/>
      <w:r w:rsidR="00E4760C">
        <w:rPr>
          <w:rStyle w:val="CommentReference"/>
        </w:rPr>
        <w:commentReference w:id="256"/>
      </w:r>
      <w:r>
        <w:rPr>
          <w:rFonts w:ascii="Times New Roman"/>
          <w:color w:val="222222"/>
          <w:sz w:val="24"/>
          <w:szCs w:val="24"/>
          <w:u w:color="222222"/>
          <w:shd w:val="clear" w:color="auto" w:fill="FFFFFF"/>
        </w:rPr>
        <w:t xml:space="preserve">These statements </w:t>
      </w:r>
      <w:ins w:id="257" w:author="Jens Nicolay" w:date="2015-08-21T15:30:00Z">
        <w:r w:rsidR="00E4760C">
          <w:rPr>
            <w:rFonts w:ascii="Times New Roman"/>
            <w:color w:val="222222"/>
            <w:sz w:val="24"/>
            <w:szCs w:val="24"/>
            <w:u w:color="222222"/>
            <w:shd w:val="clear" w:color="auto" w:fill="FFFFFF"/>
          </w:rPr>
          <w:t xml:space="preserve">are </w:t>
        </w:r>
      </w:ins>
      <w:r>
        <w:rPr>
          <w:rFonts w:ascii="Times New Roman"/>
          <w:color w:val="222222"/>
          <w:sz w:val="24"/>
          <w:szCs w:val="24"/>
          <w:u w:color="222222"/>
          <w:shd w:val="clear" w:color="auto" w:fill="FFFFFF"/>
        </w:rPr>
        <w:t xml:space="preserve">in a particular order that carry out an execution with </w:t>
      </w:r>
      <w:ins w:id="258" w:author="Jens Nicolay" w:date="2015-08-21T15:31:00Z">
        <w:r w:rsidR="00E4760C">
          <w:rPr>
            <w:rFonts w:ascii="Times New Roman"/>
            <w:color w:val="222222"/>
            <w:sz w:val="24"/>
            <w:szCs w:val="24"/>
            <w:u w:color="222222"/>
            <w:shd w:val="clear" w:color="auto" w:fill="FFFFFF"/>
          </w:rPr>
          <w:t xml:space="preserve">an </w:t>
        </w:r>
      </w:ins>
      <w:r>
        <w:rPr>
          <w:rFonts w:ascii="Times New Roman"/>
          <w:color w:val="222222"/>
          <w:sz w:val="24"/>
          <w:szCs w:val="24"/>
          <w:u w:color="222222"/>
          <w:shd w:val="clear" w:color="auto" w:fill="FFFFFF"/>
        </w:rPr>
        <w:t>un</w:t>
      </w:r>
      <w:del w:id="259" w:author="Jens Nicolay" w:date="2015-08-21T15:31:00Z">
        <w:r w:rsidDel="00E4760C">
          <w:rPr>
            <w:rFonts w:ascii="Times New Roman"/>
            <w:color w:val="222222"/>
            <w:sz w:val="24"/>
            <w:szCs w:val="24"/>
            <w:u w:color="222222"/>
            <w:shd w:val="clear" w:color="auto" w:fill="FFFFFF"/>
          </w:rPr>
          <w:delText>-</w:delText>
        </w:r>
      </w:del>
      <w:r>
        <w:rPr>
          <w:rFonts w:ascii="Times New Roman"/>
          <w:color w:val="222222"/>
          <w:sz w:val="24"/>
          <w:szCs w:val="24"/>
          <w:u w:color="222222"/>
          <w:shd w:val="clear" w:color="auto" w:fill="FFFFFF"/>
        </w:rPr>
        <w:t>evaluated identifier</w:t>
      </w:r>
      <w:ins w:id="260" w:author="Jens Nicolay" w:date="2015-08-21T15:31:00Z">
        <w:r w:rsidR="00E4760C">
          <w:rPr>
            <w:rFonts w:ascii="Times New Roman"/>
            <w:color w:val="222222"/>
            <w:sz w:val="24"/>
            <w:szCs w:val="24"/>
            <w:u w:color="222222"/>
            <w:shd w:val="clear" w:color="auto" w:fill="FFFFFF"/>
          </w:rPr>
          <w:t xml:space="preserve">, </w:t>
        </w:r>
      </w:ins>
      <w:del w:id="261" w:author="Jens Nicolay" w:date="2015-08-21T15:31:00Z">
        <w:r w:rsidDel="00E4760C">
          <w:rPr>
            <w:rFonts w:ascii="Times New Roman"/>
            <w:color w:val="222222"/>
            <w:sz w:val="24"/>
            <w:szCs w:val="24"/>
            <w:u w:color="222222"/>
            <w:shd w:val="clear" w:color="auto" w:fill="FFFFFF"/>
          </w:rPr>
          <w:delText>. It</w:delText>
        </w:r>
        <w:r w:rsidDel="00E4760C">
          <w:rPr>
            <w:rFonts w:hAnsi="Times New Roman"/>
            <w:color w:val="222222"/>
            <w:sz w:val="24"/>
            <w:szCs w:val="24"/>
            <w:u w:color="222222"/>
            <w:shd w:val="clear" w:color="auto" w:fill="FFFFFF"/>
          </w:rPr>
          <w:delText>’</w:delText>
        </w:r>
        <w:r w:rsidDel="00E4760C">
          <w:rPr>
            <w:rFonts w:ascii="Times New Roman"/>
            <w:color w:val="222222"/>
            <w:sz w:val="24"/>
            <w:szCs w:val="24"/>
            <w:u w:color="222222"/>
            <w:shd w:val="clear" w:color="auto" w:fill="FFFFFF"/>
          </w:rPr>
          <w:delText>s</w:delText>
        </w:r>
      </w:del>
      <w:r>
        <w:rPr>
          <w:rFonts w:ascii="Times New Roman"/>
          <w:color w:val="222222"/>
          <w:sz w:val="24"/>
          <w:szCs w:val="24"/>
          <w:u w:color="222222"/>
          <w:shd w:val="clear" w:color="auto" w:fill="FFFFFF"/>
        </w:rPr>
        <w:t xml:space="preserve"> also referred </w:t>
      </w:r>
      <w:ins w:id="262" w:author="Jens Nicolay" w:date="2015-08-21T15:31:00Z">
        <w:r w:rsidR="00E4760C">
          <w:rPr>
            <w:rFonts w:ascii="Times New Roman"/>
            <w:color w:val="222222"/>
            <w:sz w:val="24"/>
            <w:szCs w:val="24"/>
            <w:u w:color="222222"/>
            <w:shd w:val="clear" w:color="auto" w:fill="FFFFFF"/>
          </w:rPr>
          <w:t xml:space="preserve">to </w:t>
        </w:r>
      </w:ins>
      <w:r>
        <w:rPr>
          <w:rFonts w:ascii="Times New Roman"/>
          <w:color w:val="222222"/>
          <w:sz w:val="24"/>
          <w:szCs w:val="24"/>
          <w:u w:color="222222"/>
          <w:shd w:val="clear" w:color="auto" w:fill="FFFFFF"/>
        </w:rPr>
        <w:t xml:space="preserve">as symbolic execution of </w:t>
      </w:r>
      <w:ins w:id="263" w:author="Jens Nicolay" w:date="2015-08-21T15:31:00Z">
        <w:r w:rsidR="00E4760C">
          <w:rPr>
            <w:rFonts w:ascii="Times New Roman"/>
            <w:color w:val="222222"/>
            <w:sz w:val="24"/>
            <w:szCs w:val="24"/>
            <w:u w:color="222222"/>
            <w:shd w:val="clear" w:color="auto" w:fill="FFFFFF"/>
          </w:rPr>
          <w:t xml:space="preserve">a </w:t>
        </w:r>
      </w:ins>
      <w:r>
        <w:rPr>
          <w:rFonts w:ascii="Times New Roman"/>
          <w:color w:val="222222"/>
          <w:sz w:val="24"/>
          <w:szCs w:val="24"/>
          <w:u w:color="222222"/>
          <w:shd w:val="clear" w:color="auto" w:fill="FFFFFF"/>
        </w:rPr>
        <w:t xml:space="preserve">program. Based on </w:t>
      </w:r>
      <w:del w:id="264" w:author="Jens Nicolay" w:date="2015-08-21T15:31:00Z">
        <w:r w:rsidDel="00E4760C">
          <w:rPr>
            <w:rFonts w:hAnsi="Times New Roman"/>
            <w:color w:val="222222"/>
            <w:sz w:val="24"/>
            <w:szCs w:val="24"/>
            <w:u w:color="222222"/>
            <w:shd w:val="clear" w:color="auto" w:fill="FFFFFF"/>
          </w:rPr>
          <w:delText>“</w:delText>
        </w:r>
      </w:del>
      <w:r>
        <w:rPr>
          <w:rFonts w:ascii="Times New Roman"/>
          <w:color w:val="222222"/>
          <w:sz w:val="24"/>
          <w:szCs w:val="24"/>
          <w:u w:color="222222"/>
          <w:shd w:val="clear" w:color="auto" w:fill="FFFFFF"/>
        </w:rPr>
        <w:t>symbolic execution</w:t>
      </w:r>
      <w:del w:id="265" w:author="Jens Nicolay" w:date="2015-08-21T15:31:00Z">
        <w:r w:rsidDel="00E4760C">
          <w:rPr>
            <w:rFonts w:hAnsi="Times New Roman"/>
            <w:color w:val="222222"/>
            <w:sz w:val="24"/>
            <w:szCs w:val="24"/>
            <w:u w:color="222222"/>
            <w:shd w:val="clear" w:color="auto" w:fill="FFFFFF"/>
          </w:rPr>
          <w:delText>”</w:delText>
        </w:r>
      </w:del>
      <w:r>
        <w:rPr>
          <w:rFonts w:ascii="Times New Roman"/>
          <w:color w:val="222222"/>
          <w:sz w:val="24"/>
          <w:szCs w:val="24"/>
          <w:u w:color="222222"/>
          <w:shd w:val="clear" w:color="auto" w:fill="FFFFFF"/>
        </w:rPr>
        <w:t>, static analysis is the most common way to make most precise abstract interpretation.</w:t>
      </w:r>
    </w:p>
    <w:p w14:paraId="3B3F2528" w14:textId="18A679A8"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First of all, we have to introduce the notion </w:t>
      </w:r>
      <w:ins w:id="266" w:author="Jens Nicolay" w:date="2015-08-21T15:31:00Z">
        <w:r w:rsidR="00E4760C">
          <w:rPr>
            <w:rFonts w:ascii="Times New Roman"/>
            <w:color w:val="222222"/>
            <w:sz w:val="24"/>
            <w:szCs w:val="24"/>
            <w:u w:color="222222"/>
            <w:shd w:val="clear" w:color="auto" w:fill="FFFFFF"/>
          </w:rPr>
          <w:t xml:space="preserve">of a </w:t>
        </w:r>
      </w:ins>
      <w:r>
        <w:rPr>
          <w:rFonts w:ascii="Times New Roman"/>
          <w:color w:val="222222"/>
          <w:sz w:val="24"/>
          <w:szCs w:val="24"/>
          <w:u w:color="222222"/>
          <w:shd w:val="clear" w:color="auto" w:fill="FFFFFF"/>
        </w:rPr>
        <w:t xml:space="preserve">Galois connection. </w:t>
      </w:r>
      <w:ins w:id="267" w:author="Jens Nicolay" w:date="2015-08-21T15:31:00Z">
        <w:r w:rsidR="00E4760C">
          <w:rPr>
            <w:rFonts w:ascii="Times New Roman"/>
            <w:color w:val="222222"/>
            <w:sz w:val="24"/>
            <w:szCs w:val="24"/>
            <w:u w:color="222222"/>
            <w:shd w:val="clear" w:color="auto" w:fill="FFFFFF"/>
          </w:rPr>
          <w:t xml:space="preserve">A </w:t>
        </w:r>
      </w:ins>
      <w:r>
        <w:rPr>
          <w:rFonts w:ascii="Times New Roman"/>
          <w:color w:val="222222"/>
          <w:sz w:val="24"/>
          <w:szCs w:val="24"/>
          <w:u w:color="222222"/>
          <w:shd w:val="clear" w:color="auto" w:fill="FFFFFF"/>
        </w:rPr>
        <w:t xml:space="preserve">Galois connection is build on top of </w:t>
      </w:r>
      <w:ins w:id="268" w:author="Jens Nicolay" w:date="2015-08-21T15:32:00Z">
        <w:r w:rsidR="00E4760C">
          <w:rPr>
            <w:rFonts w:ascii="Times New Roman"/>
            <w:color w:val="222222"/>
            <w:sz w:val="24"/>
            <w:szCs w:val="24"/>
            <w:u w:color="222222"/>
            <w:shd w:val="clear" w:color="auto" w:fill="FFFFFF"/>
          </w:rPr>
          <w:t xml:space="preserve">a </w:t>
        </w:r>
      </w:ins>
      <w:r>
        <w:rPr>
          <w:rFonts w:ascii="Times New Roman"/>
          <w:color w:val="222222"/>
          <w:sz w:val="24"/>
          <w:szCs w:val="24"/>
          <w:u w:color="222222"/>
          <w:shd w:val="clear" w:color="auto" w:fill="FFFFFF"/>
        </w:rPr>
        <w:t xml:space="preserve">value abstraction. </w:t>
      </w:r>
      <w:del w:id="269" w:author="Jens Nicolay" w:date="2015-08-21T15:32:00Z">
        <w:r w:rsidDel="00E4760C">
          <w:rPr>
            <w:rFonts w:ascii="Times New Roman"/>
            <w:color w:val="222222"/>
            <w:sz w:val="24"/>
            <w:szCs w:val="24"/>
            <w:u w:color="222222"/>
            <w:shd w:val="clear" w:color="auto" w:fill="FFFFFF"/>
          </w:rPr>
          <w:delText xml:space="preserve">The </w:delText>
        </w:r>
      </w:del>
      <w:ins w:id="270" w:author="Jens Nicolay" w:date="2015-08-21T15:32:00Z">
        <w:r w:rsidR="00E4760C">
          <w:rPr>
            <w:rFonts w:ascii="Times New Roman"/>
            <w:color w:val="222222"/>
            <w:sz w:val="24"/>
            <w:szCs w:val="24"/>
            <w:u w:color="222222"/>
            <w:shd w:val="clear" w:color="auto" w:fill="FFFFFF"/>
          </w:rPr>
          <w:t>A</w:t>
        </w:r>
        <w:r w:rsidR="00E4760C">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 xml:space="preserve">graphic illustration of </w:t>
      </w:r>
      <w:ins w:id="271" w:author="Jens Nicolay" w:date="2015-08-21T15:32:00Z">
        <w:r w:rsidR="00E4760C">
          <w:rPr>
            <w:rFonts w:ascii="Times New Roman"/>
            <w:color w:val="222222"/>
            <w:sz w:val="24"/>
            <w:szCs w:val="24"/>
            <w:u w:color="222222"/>
            <w:shd w:val="clear" w:color="auto" w:fill="FFFFFF"/>
          </w:rPr>
          <w:t xml:space="preserve">an example </w:t>
        </w:r>
      </w:ins>
      <w:r>
        <w:rPr>
          <w:rFonts w:ascii="Times New Roman"/>
          <w:color w:val="222222"/>
          <w:sz w:val="24"/>
          <w:szCs w:val="24"/>
          <w:u w:color="222222"/>
          <w:shd w:val="clear" w:color="auto" w:fill="FFFFFF"/>
        </w:rPr>
        <w:t xml:space="preserve">value abstraction is in figure 3.1. </w:t>
      </w:r>
    </w:p>
    <w:p w14:paraId="00813598" w14:textId="77777777" w:rsidR="00B513FC" w:rsidRDefault="0057338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commentRangeStart w:id="272"/>
      <w:r>
        <w:rPr>
          <w:rFonts w:ascii="Times New Roman" w:eastAsia="Times New Roman" w:hAnsi="Times New Roman"/>
          <w:color w:val="222222"/>
          <w:sz w:val="24"/>
          <w:szCs w:val="24"/>
          <w:u w:color="222222"/>
          <w:shd w:val="clear" w:color="auto" w:fill="FFFFFF"/>
          <w:lang w:eastAsia="en-US"/>
        </w:rPr>
        <w:pict w14:anchorId="21BA1312">
          <v:shape id="Picture_x0020_61" o:spid="_x0000_i1090" type="#_x0000_t75" style="width:197.35pt;height:114pt">
            <v:imagedata r:id="rId82" o:title=""/>
          </v:shape>
        </w:pict>
      </w:r>
      <w:commentRangeEnd w:id="272"/>
      <w:r w:rsidR="00E4760C">
        <w:rPr>
          <w:rStyle w:val="CommentReference"/>
        </w:rPr>
        <w:commentReference w:id="272"/>
      </w:r>
    </w:p>
    <w:p w14:paraId="77F1B553" w14:textId="77777777" w:rsidR="00B513FC" w:rsidRDefault="004F4D39">
      <w:pPr>
        <w:widowControl w:val="0"/>
        <w:spacing w:afterLines="50" w:after="120" w:line="276" w:lineRule="auto"/>
        <w:jc w:val="center"/>
        <w:rPr>
          <w:rFonts w:ascii="Times New Roman" w:eastAsia="Times New Roman" w:hAnsi="Times New Roman"/>
          <w:color w:val="222222"/>
          <w:sz w:val="21"/>
          <w:szCs w:val="21"/>
          <w:u w:color="222222"/>
          <w:shd w:val="clear" w:color="auto" w:fill="FFFFFF"/>
        </w:rPr>
      </w:pPr>
      <w:r>
        <w:rPr>
          <w:rFonts w:ascii="Times New Roman"/>
          <w:color w:val="222222"/>
          <w:sz w:val="21"/>
          <w:szCs w:val="21"/>
          <w:u w:color="222222"/>
          <w:shd w:val="clear" w:color="auto" w:fill="FFFFFF"/>
        </w:rPr>
        <w:t>Figure 3.1 Value abstractions</w:t>
      </w:r>
    </w:p>
    <w:p w14:paraId="0EC61855" w14:textId="6BC562F8" w:rsidR="00B513FC" w:rsidRDefault="004F4D39">
      <w:pPr>
        <w:widowControl w:val="0"/>
        <w:spacing w:afterLines="50" w:after="120" w:line="276" w:lineRule="auto"/>
        <w:jc w:val="both"/>
        <w:rPr>
          <w:rFonts w:ascii="Times New Roman" w:hAnsi="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Pr>
        <w:t xml:space="preserve">The right hand </w:t>
      </w:r>
      <w:ins w:id="273" w:author="Jens Nicolay" w:date="2015-08-21T15:32:00Z">
        <w:r w:rsidR="00E4760C">
          <w:rPr>
            <w:rFonts w:ascii="Times New Roman" w:hAnsi="Times New Roman"/>
            <w:color w:val="222222"/>
            <w:sz w:val="24"/>
            <w:szCs w:val="24"/>
            <w:u w:color="222222"/>
            <w:shd w:val="clear" w:color="auto" w:fill="FFFFFF"/>
          </w:rPr>
          <w:t xml:space="preserve">side </w:t>
        </w:r>
      </w:ins>
      <w:r>
        <w:rPr>
          <w:rFonts w:ascii="Times New Roman" w:hAnsi="Times New Roman"/>
          <w:color w:val="222222"/>
          <w:sz w:val="24"/>
          <w:szCs w:val="24"/>
          <w:u w:color="222222"/>
          <w:shd w:val="clear" w:color="auto" w:fill="FFFFFF"/>
        </w:rPr>
        <w:t>list</w:t>
      </w:r>
      <w:ins w:id="274" w:author="Jens Nicolay" w:date="2015-08-21T15:32:00Z">
        <w:r w:rsidR="00E4760C">
          <w:rPr>
            <w:rFonts w:ascii="Times New Roman" w:hAnsi="Times New Roman"/>
            <w:color w:val="222222"/>
            <w:sz w:val="24"/>
            <w:szCs w:val="24"/>
            <w:u w:color="222222"/>
            <w:shd w:val="clear" w:color="auto" w:fill="FFFFFF"/>
          </w:rPr>
          <w:t>s</w:t>
        </w:r>
      </w:ins>
      <w:r>
        <w:rPr>
          <w:rFonts w:ascii="Times New Roman" w:hAnsi="Times New Roman"/>
          <w:color w:val="222222"/>
          <w:sz w:val="24"/>
          <w:szCs w:val="24"/>
          <w:u w:color="222222"/>
          <w:shd w:val="clear" w:color="auto" w:fill="FFFFFF"/>
        </w:rPr>
        <w:t xml:space="preserve"> all the properties </w:t>
      </w:r>
      <w:ins w:id="275" w:author="Jens Nicolay" w:date="2015-08-21T15:32:00Z">
        <w:r w:rsidR="00E4760C">
          <w:rPr>
            <w:rFonts w:ascii="Times New Roman" w:hAnsi="Times New Roman"/>
            <w:color w:val="222222"/>
            <w:sz w:val="24"/>
            <w:szCs w:val="24"/>
            <w:u w:color="222222"/>
            <w:shd w:val="clear" w:color="auto" w:fill="FFFFFF"/>
          </w:rPr>
          <w:t xml:space="preserve">that are </w:t>
        </w:r>
      </w:ins>
      <w:r>
        <w:rPr>
          <w:rFonts w:ascii="Times New Roman" w:hAnsi="Times New Roman"/>
          <w:color w:val="222222"/>
          <w:sz w:val="24"/>
          <w:szCs w:val="24"/>
          <w:u w:color="222222"/>
          <w:shd w:val="clear" w:color="auto" w:fill="FFFFFF"/>
        </w:rPr>
        <w:t>abstract</w:t>
      </w:r>
      <w:ins w:id="276" w:author="Jens Nicolay" w:date="2015-08-21T15:32:00Z">
        <w:r w:rsidR="00E4760C">
          <w:rPr>
            <w:rFonts w:ascii="Times New Roman" w:hAnsi="Times New Roman"/>
            <w:color w:val="222222"/>
            <w:sz w:val="24"/>
            <w:szCs w:val="24"/>
            <w:u w:color="222222"/>
            <w:shd w:val="clear" w:color="auto" w:fill="FFFFFF"/>
          </w:rPr>
          <w:t>ions</w:t>
        </w:r>
      </w:ins>
      <w:r>
        <w:rPr>
          <w:rFonts w:ascii="Times New Roman" w:hAnsi="Times New Roman"/>
          <w:color w:val="222222"/>
          <w:sz w:val="24"/>
          <w:szCs w:val="24"/>
          <w:u w:color="222222"/>
          <w:shd w:val="clear" w:color="auto" w:fill="FFFFFF"/>
        </w:rPr>
        <w:t xml:space="preserve"> of concrete value number 2. We can see the properties connected with upward lines became general and loss precision. This attribute of abstract is denoted by  </w:t>
      </w:r>
      <w:r w:rsidR="0057338F">
        <w:rPr>
          <w:rFonts w:ascii="Times New Roman" w:eastAsia="Times New Roman" w:hAnsi="Times New Roman"/>
          <w:color w:val="222222"/>
          <w:sz w:val="24"/>
          <w:szCs w:val="24"/>
          <w:u w:color="222222"/>
          <w:shd w:val="clear" w:color="auto" w:fill="FFFFFF"/>
          <w:lang w:eastAsia="en-US"/>
        </w:rPr>
        <w:pict w14:anchorId="7A7A69DC">
          <v:shape id="Picture_x0020_62" o:spid="_x0000_i1091" type="#_x0000_t75" style="width:9.35pt;height:12pt">
            <v:imagedata r:id="rId83" o:title=""/>
          </v:shape>
        </w:pict>
      </w:r>
      <w:r>
        <w:rPr>
          <w:rFonts w:ascii="Times New Roman" w:hAnsi="Times New Roman"/>
          <w:color w:val="222222"/>
          <w:sz w:val="24"/>
          <w:szCs w:val="24"/>
          <w:u w:color="222222"/>
          <w:shd w:val="clear" w:color="auto" w:fill="FFFFFF"/>
        </w:rPr>
        <w:t xml:space="preserve">. For every value abstraction, we also have a supreme </w:t>
      </w:r>
      <w:r>
        <w:rPr>
          <w:rFonts w:ascii="Arial Unicode MS" w:eastAsia="Arial Unicode MS" w:hAnsi="Arial Unicode MS" w:cs="Arial Unicode MS" w:hint="eastAsia"/>
          <w:color w:val="222222"/>
          <w:sz w:val="24"/>
          <w:szCs w:val="24"/>
          <w:u w:color="222222"/>
          <w:shd w:val="clear" w:color="auto" w:fill="FFFFFF"/>
        </w:rPr>
        <w:t>Τ</w:t>
      </w:r>
      <w:r>
        <w:rPr>
          <w:rFonts w:ascii="Times New Roman" w:hAnsi="Times New Roman"/>
          <w:color w:val="222222"/>
          <w:sz w:val="24"/>
          <w:szCs w:val="24"/>
          <w:u w:color="222222"/>
          <w:shd w:val="clear" w:color="auto" w:fill="FFFFFF"/>
        </w:rPr>
        <w:t xml:space="preserve">, and infimum </w:t>
      </w:r>
      <w:r>
        <w:rPr>
          <w:rFonts w:ascii="Times New Roman" w:hAnsi="Times New Roman"/>
          <w:color w:val="222222"/>
          <w:position w:val="-4"/>
          <w:sz w:val="24"/>
          <w:szCs w:val="24"/>
          <w:u w:color="222222"/>
          <w:shd w:val="clear" w:color="auto" w:fill="FFFFFF"/>
        </w:rPr>
        <w:object w:dxaOrig="242" w:dyaOrig="265" w14:anchorId="453C1256">
          <v:shape id="_x56fe__x7247__x0020_406" o:spid="_x0000_i1092" type="#_x0000_t75" style="width:12pt;height:13.35pt" o:ole="">
            <v:imagedata r:id="rId84" o:title=""/>
          </v:shape>
          <o:OLEObject Type="Embed" ProgID="Equation.3" ShapeID="_x56fe__x7247__x0020_406" DrawAspect="Content" ObjectID="_1501677941" r:id="rId85"/>
        </w:object>
      </w:r>
      <w:r>
        <w:rPr>
          <w:rFonts w:ascii="Times New Roman" w:hAnsi="Times New Roman"/>
          <w:color w:val="222222"/>
          <w:sz w:val="24"/>
          <w:szCs w:val="24"/>
          <w:u w:color="222222"/>
          <w:shd w:val="clear" w:color="auto" w:fill="FFFFFF"/>
        </w:rPr>
        <w:t xml:space="preserve">. The infimum of abstraction is </w:t>
      </w:r>
      <w:r>
        <w:rPr>
          <w:rFonts w:ascii="Times New Roman" w:hAnsi="Times New Roman"/>
          <w:i/>
          <w:iCs/>
          <w:color w:val="222222"/>
          <w:sz w:val="24"/>
          <w:szCs w:val="24"/>
          <w:u w:color="222222"/>
          <w:shd w:val="clear" w:color="auto" w:fill="FFFFFF"/>
        </w:rPr>
        <w:t>{2}</w:t>
      </w:r>
      <w:r>
        <w:rPr>
          <w:rFonts w:ascii="Times New Roman" w:hAnsi="Times New Roman"/>
          <w:color w:val="222222"/>
          <w:sz w:val="24"/>
          <w:szCs w:val="24"/>
          <w:u w:color="222222"/>
          <w:shd w:val="clear" w:color="auto" w:fill="FFFFFF"/>
        </w:rPr>
        <w:t xml:space="preserve">, and supreme is </w:t>
      </w:r>
      <w:r>
        <w:rPr>
          <w:rFonts w:ascii="Times New Roman" w:hAnsi="Times New Roman"/>
          <w:i/>
          <w:iCs/>
          <w:color w:val="222222"/>
          <w:sz w:val="24"/>
          <w:szCs w:val="24"/>
          <w:u w:color="222222"/>
          <w:shd w:val="clear" w:color="auto" w:fill="FFFFFF"/>
        </w:rPr>
        <w:t>rational</w:t>
      </w:r>
      <w:r>
        <w:rPr>
          <w:rFonts w:ascii="Times New Roman" w:hAnsi="Times New Roman"/>
          <w:color w:val="222222"/>
          <w:sz w:val="24"/>
          <w:szCs w:val="24"/>
          <w:u w:color="222222"/>
          <w:shd w:val="clear" w:color="auto" w:fill="FFFFFF"/>
        </w:rPr>
        <w:t xml:space="preserve"> in above example.</w:t>
      </w:r>
    </w:p>
    <w:p w14:paraId="60A0388A" w14:textId="2D5F7D78" w:rsidR="00B513FC" w:rsidRDefault="004F4D39">
      <w:pPr>
        <w:widowControl w:val="0"/>
        <w:spacing w:afterLines="50" w:after="120" w:line="276" w:lineRule="auto"/>
        <w:jc w:val="both"/>
        <w:rPr>
          <w:rFonts w:ascii="Times New Roman" w:hAnsi="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Pr>
        <w:t xml:space="preserve">A function </w:t>
      </w:r>
      <w:r>
        <w:rPr>
          <w:rFonts w:ascii="Times New Roman" w:hAnsi="Times New Roman"/>
          <w:color w:val="222222"/>
          <w:position w:val="-10"/>
          <w:sz w:val="24"/>
          <w:szCs w:val="24"/>
          <w:u w:color="222222"/>
          <w:shd w:val="clear" w:color="auto" w:fill="FFFFFF"/>
        </w:rPr>
        <w:object w:dxaOrig="196" w:dyaOrig="265" w14:anchorId="2C9838FF">
          <v:shape id="_x56fe__x7247__x0020_360" o:spid="_x0000_i1093" type="#_x0000_t75" style="width:10pt;height:13.35pt" o:ole="">
            <v:imagedata r:id="rId86" o:title=""/>
          </v:shape>
          <o:OLEObject Type="Embed" ProgID="Equation.3" ShapeID="_x56fe__x7247__x0020_360" DrawAspect="Content" ObjectID="_1501677942" r:id="rId87"/>
        </w:object>
      </w:r>
      <w:r>
        <w:rPr>
          <w:rFonts w:ascii="Times New Roman" w:hAnsi="Times New Roman"/>
          <w:color w:val="222222"/>
          <w:sz w:val="24"/>
          <w:szCs w:val="24"/>
          <w:u w:color="222222"/>
          <w:shd w:val="clear" w:color="auto" w:fill="FFFFFF"/>
        </w:rPr>
        <w:t xml:space="preserve"> is the mapping from each abstract value to the set of concrete values it represents. A function </w:t>
      </w:r>
      <w:r w:rsidR="0057338F">
        <w:rPr>
          <w:rFonts w:ascii="Times New Roman" w:eastAsia="Times New Roman" w:hAnsi="Times New Roman"/>
          <w:color w:val="222222"/>
          <w:sz w:val="24"/>
          <w:szCs w:val="24"/>
          <w:u w:color="222222"/>
          <w:shd w:val="clear" w:color="auto" w:fill="FFFFFF"/>
          <w:lang w:eastAsia="en-US"/>
        </w:rPr>
        <w:pict w14:anchorId="66CF5A9D">
          <v:shape id="Picture_x0020_65" o:spid="_x0000_i1094" type="#_x0000_t75" style="width:12pt;height:10.65pt">
            <v:imagedata r:id="rId88" o:title=""/>
          </v:shape>
        </w:pict>
      </w:r>
      <w:r>
        <w:rPr>
          <w:rFonts w:ascii="Times New Roman" w:hAnsi="Times New Roman"/>
          <w:color w:val="222222"/>
          <w:sz w:val="24"/>
          <w:szCs w:val="24"/>
          <w:u w:color="222222"/>
          <w:shd w:val="clear" w:color="auto" w:fill="FFFFFF"/>
        </w:rPr>
        <w:t xml:space="preserve"> maps each set of concrete values to the abstract value that best describe</w:t>
      </w:r>
      <w:ins w:id="277" w:author="Jens Nicolay" w:date="2015-08-21T15:34:00Z">
        <w:r w:rsidR="00E4760C">
          <w:rPr>
            <w:rFonts w:ascii="Times New Roman" w:hAnsi="Times New Roman"/>
            <w:color w:val="222222"/>
            <w:sz w:val="24"/>
            <w:szCs w:val="24"/>
            <w:u w:color="222222"/>
            <w:shd w:val="clear" w:color="auto" w:fill="FFFFFF"/>
          </w:rPr>
          <w:t>s</w:t>
        </w:r>
      </w:ins>
      <w:r>
        <w:rPr>
          <w:rFonts w:ascii="Times New Roman" w:hAnsi="Times New Roman"/>
          <w:color w:val="222222"/>
          <w:sz w:val="24"/>
          <w:szCs w:val="24"/>
          <w:u w:color="222222"/>
          <w:shd w:val="clear" w:color="auto" w:fill="FFFFFF"/>
        </w:rPr>
        <w:t xml:space="preserve"> it. Following figures show </w:t>
      </w:r>
      <w:del w:id="278" w:author="Jens Nicolay" w:date="2015-08-21T15:34:00Z">
        <w:r w:rsidDel="00E4760C">
          <w:rPr>
            <w:rFonts w:ascii="Times New Roman" w:hAnsi="Times New Roman"/>
            <w:color w:val="222222"/>
            <w:sz w:val="24"/>
            <w:szCs w:val="24"/>
            <w:u w:color="222222"/>
            <w:shd w:val="clear" w:color="auto" w:fill="FFFFFF"/>
          </w:rPr>
          <w:lastRenderedPageBreak/>
          <w:delText xml:space="preserve">the </w:delText>
        </w:r>
      </w:del>
      <w:ins w:id="279" w:author="Jens Nicolay" w:date="2015-08-21T15:34:00Z">
        <w:r w:rsidR="00E4760C">
          <w:rPr>
            <w:rFonts w:ascii="Times New Roman" w:hAnsi="Times New Roman"/>
            <w:color w:val="222222"/>
            <w:sz w:val="24"/>
            <w:szCs w:val="24"/>
            <w:u w:color="222222"/>
            <w:shd w:val="clear" w:color="auto" w:fill="FFFFFF"/>
          </w:rPr>
          <w:t>an</w:t>
        </w:r>
        <w:r w:rsidR="00E4760C">
          <w:rPr>
            <w:rFonts w:ascii="Times New Roman" w:hAnsi="Times New Roman"/>
            <w:color w:val="222222"/>
            <w:sz w:val="24"/>
            <w:szCs w:val="24"/>
            <w:u w:color="222222"/>
            <w:shd w:val="clear" w:color="auto" w:fill="FFFFFF"/>
          </w:rPr>
          <w:t xml:space="preserve"> </w:t>
        </w:r>
      </w:ins>
      <w:r>
        <w:rPr>
          <w:rFonts w:ascii="Times New Roman" w:hAnsi="Times New Roman"/>
          <w:color w:val="222222"/>
          <w:sz w:val="24"/>
          <w:szCs w:val="24"/>
          <w:u w:color="222222"/>
          <w:shd w:val="clear" w:color="auto" w:fill="FFFFFF"/>
        </w:rPr>
        <w:t>example of function</w:t>
      </w:r>
      <w:ins w:id="280" w:author="Jens Nicolay" w:date="2015-08-21T15:34:00Z">
        <w:r w:rsidR="00E4760C">
          <w:rPr>
            <w:rFonts w:ascii="Times New Roman" w:hAnsi="Times New Roman"/>
            <w:color w:val="222222"/>
            <w:sz w:val="24"/>
            <w:szCs w:val="24"/>
            <w:u w:color="222222"/>
            <w:shd w:val="clear" w:color="auto" w:fill="FFFFFF"/>
          </w:rPr>
          <w:t>s</w:t>
        </w:r>
      </w:ins>
      <w:r w:rsidR="0057338F">
        <w:rPr>
          <w:rFonts w:ascii="Times New Roman" w:hAnsi="Times New Roman"/>
          <w:color w:val="222222"/>
          <w:position w:val="-10"/>
          <w:sz w:val="24"/>
          <w:szCs w:val="24"/>
          <w:u w:color="222222"/>
          <w:shd w:val="clear" w:color="auto" w:fill="FFFFFF"/>
        </w:rPr>
        <w:pict w14:anchorId="3BD419EB">
          <v:shape id="Picture_x0020_68" o:spid="_x0000_i1095" type="#_x0000_t75" style="width:10pt;height:13.35pt">
            <v:imagedata r:id="rId86" o:title=""/>
          </v:shape>
        </w:pict>
      </w:r>
      <w:r>
        <w:rPr>
          <w:rFonts w:ascii="Times New Roman" w:hAnsi="Times New Roman"/>
          <w:color w:val="222222"/>
          <w:sz w:val="24"/>
          <w:szCs w:val="24"/>
          <w:u w:color="222222"/>
          <w:shd w:val="clear" w:color="auto" w:fill="FFFFFF"/>
        </w:rPr>
        <w:t xml:space="preserve"> and </w:t>
      </w:r>
      <w:r>
        <w:rPr>
          <w:rFonts w:ascii="Times New Roman" w:hAnsi="Times New Roman"/>
          <w:color w:val="222222"/>
          <w:position w:val="-6"/>
          <w:sz w:val="24"/>
          <w:szCs w:val="24"/>
          <w:u w:color="222222"/>
          <w:shd w:val="clear" w:color="auto" w:fill="FFFFFF"/>
        </w:rPr>
        <w:object w:dxaOrig="242" w:dyaOrig="219" w14:anchorId="52F320E4">
          <v:shape id="_x56fe__x7247__x0020_357" o:spid="_x0000_i1096" type="#_x0000_t75" style="width:12pt;height:10.65pt" o:ole="">
            <v:imagedata r:id="rId89" o:title=""/>
          </v:shape>
          <o:OLEObject Type="Embed" ProgID="Equation.3" ShapeID="_x56fe__x7247__x0020_357" DrawAspect="Content" ObjectID="_1501677943" r:id="rId90"/>
        </w:object>
      </w:r>
      <w:r>
        <w:rPr>
          <w:rFonts w:ascii="Times New Roman" w:hAnsi="Times New Roman"/>
          <w:color w:val="222222"/>
          <w:sz w:val="24"/>
          <w:szCs w:val="24"/>
          <w:u w:color="222222"/>
          <w:shd w:val="clear" w:color="auto" w:fill="FFFFFF"/>
        </w:rPr>
        <w:t xml:space="preserve">. </w:t>
      </w:r>
      <w:r>
        <w:rPr>
          <w:rFonts w:ascii="Times New Roman" w:hAnsi="Times New Roman"/>
          <w:color w:val="222222"/>
          <w:position w:val="-10"/>
          <w:sz w:val="24"/>
          <w:szCs w:val="24"/>
          <w:u w:color="222222"/>
          <w:shd w:val="clear" w:color="auto" w:fill="FFFFFF"/>
        </w:rPr>
        <w:object w:dxaOrig="541" w:dyaOrig="265" w14:anchorId="5441A078">
          <v:shape id="_x56fe__x7247__x0020_356" o:spid="_x0000_i1097" type="#_x0000_t75" style="width:26.65pt;height:13.35pt" o:ole="">
            <v:imagedata r:id="rId91" o:title=""/>
          </v:shape>
          <o:OLEObject Type="Embed" ProgID="Equation.3" ShapeID="_x56fe__x7247__x0020_356" DrawAspect="Content" ObjectID="_1501677944" r:id="rId92"/>
        </w:object>
      </w:r>
      <w:r>
        <w:rPr>
          <w:rFonts w:ascii="Times New Roman" w:hAnsi="Times New Roman"/>
          <w:color w:val="222222"/>
          <w:sz w:val="24"/>
          <w:szCs w:val="24"/>
          <w:u w:color="222222"/>
          <w:shd w:val="clear" w:color="auto" w:fill="FFFFFF"/>
        </w:rPr>
        <w:t xml:space="preserve"> </w:t>
      </w:r>
      <w:ins w:id="281" w:author="Jens Nicolay" w:date="2015-08-21T15:34:00Z">
        <w:r w:rsidR="00E4760C">
          <w:rPr>
            <w:rFonts w:ascii="Times New Roman" w:hAnsi="Times New Roman"/>
            <w:color w:val="222222"/>
            <w:sz w:val="24"/>
            <w:szCs w:val="24"/>
            <w:u w:color="222222"/>
            <w:shd w:val="clear" w:color="auto" w:fill="FFFFFF"/>
          </w:rPr>
          <w:t xml:space="preserve">as </w:t>
        </w:r>
      </w:ins>
      <w:del w:id="282" w:author="Jens Nicolay" w:date="2015-08-21T15:34:00Z">
        <w:r w:rsidDel="00E4760C">
          <w:rPr>
            <w:rFonts w:ascii="Times New Roman" w:hAnsi="Times New Roman"/>
            <w:color w:val="222222"/>
            <w:sz w:val="24"/>
            <w:szCs w:val="24"/>
            <w:u w:color="222222"/>
            <w:shd w:val="clear" w:color="auto" w:fill="FFFFFF"/>
          </w:rPr>
          <w:delText xml:space="preserve">is </w:delText>
        </w:r>
      </w:del>
      <w:r>
        <w:rPr>
          <w:rFonts w:ascii="Times New Roman" w:hAnsi="Times New Roman"/>
          <w:color w:val="222222"/>
          <w:sz w:val="24"/>
          <w:szCs w:val="24"/>
          <w:u w:color="222222"/>
          <w:shd w:val="clear" w:color="auto" w:fill="FFFFFF"/>
        </w:rPr>
        <w:t xml:space="preserve">a set of mapping relations between concrete </w:t>
      </w:r>
      <w:del w:id="283" w:author="Jens Nicolay" w:date="2015-08-21T15:35:00Z">
        <w:r w:rsidDel="00E4760C">
          <w:rPr>
            <w:rFonts w:ascii="Times New Roman" w:hAnsi="Times New Roman"/>
            <w:color w:val="222222"/>
            <w:sz w:val="24"/>
            <w:szCs w:val="24"/>
            <w:u w:color="222222"/>
            <w:shd w:val="clear" w:color="auto" w:fill="FFFFFF"/>
          </w:rPr>
          <w:delText xml:space="preserve">values </w:delText>
        </w:r>
      </w:del>
      <w:r>
        <w:rPr>
          <w:rFonts w:ascii="Times New Roman" w:hAnsi="Times New Roman"/>
          <w:color w:val="222222"/>
          <w:sz w:val="24"/>
          <w:szCs w:val="24"/>
          <w:u w:color="222222"/>
          <w:shd w:val="clear" w:color="auto" w:fill="FFFFFF"/>
        </w:rPr>
        <w:t>and abstract value</w:t>
      </w:r>
      <w:ins w:id="284" w:author="Jens Nicolay" w:date="2015-08-21T15:35:00Z">
        <w:r w:rsidR="00E4760C">
          <w:rPr>
            <w:rFonts w:ascii="Times New Roman" w:hAnsi="Times New Roman"/>
            <w:color w:val="222222"/>
            <w:sz w:val="24"/>
            <w:szCs w:val="24"/>
            <w:u w:color="222222"/>
            <w:shd w:val="clear" w:color="auto" w:fill="FFFFFF"/>
          </w:rPr>
          <w:t>s</w:t>
        </w:r>
      </w:ins>
      <w:r>
        <w:rPr>
          <w:rFonts w:ascii="Times New Roman" w:hAnsi="Times New Roman"/>
          <w:color w:val="222222"/>
          <w:sz w:val="24"/>
          <w:szCs w:val="24"/>
          <w:u w:color="222222"/>
          <w:shd w:val="clear" w:color="auto" w:fill="FFFFFF"/>
        </w:rPr>
        <w:t xml:space="preserve"> in a </w:t>
      </w:r>
      <w:del w:id="285" w:author="Jens Nicolay" w:date="2015-08-21T15:35:00Z">
        <w:r w:rsidDel="00E4760C">
          <w:rPr>
            <w:rFonts w:ascii="Times New Roman" w:hAnsi="Times New Roman"/>
            <w:color w:val="222222"/>
            <w:sz w:val="24"/>
            <w:szCs w:val="24"/>
            <w:u w:color="222222"/>
            <w:shd w:val="clear" w:color="auto" w:fill="FFFFFF"/>
          </w:rPr>
          <w:delText xml:space="preserve">specific </w:delText>
        </w:r>
      </w:del>
      <w:ins w:id="286" w:author="Jens Nicolay" w:date="2015-08-21T15:35:00Z">
        <w:r w:rsidR="00E4760C">
          <w:rPr>
            <w:rFonts w:ascii="Times New Roman" w:hAnsi="Times New Roman"/>
            <w:color w:val="222222"/>
            <w:sz w:val="24"/>
            <w:szCs w:val="24"/>
            <w:u w:color="222222"/>
            <w:shd w:val="clear" w:color="auto" w:fill="FFFFFF"/>
          </w:rPr>
          <w:t>numerical</w:t>
        </w:r>
        <w:r w:rsidR="00E4760C">
          <w:rPr>
            <w:rFonts w:ascii="Times New Roman" w:hAnsi="Times New Roman"/>
            <w:color w:val="222222"/>
            <w:sz w:val="24"/>
            <w:szCs w:val="24"/>
            <w:u w:color="222222"/>
            <w:shd w:val="clear" w:color="auto" w:fill="FFFFFF"/>
          </w:rPr>
          <w:t xml:space="preserve"> </w:t>
        </w:r>
      </w:ins>
      <w:r>
        <w:rPr>
          <w:rFonts w:ascii="Times New Roman" w:hAnsi="Times New Roman"/>
          <w:color w:val="222222"/>
          <w:sz w:val="24"/>
          <w:szCs w:val="24"/>
          <w:u w:color="222222"/>
          <w:shd w:val="clear" w:color="auto" w:fill="FFFFFF"/>
        </w:rPr>
        <w:t xml:space="preserve">domain.  </w:t>
      </w:r>
    </w:p>
    <w:p w14:paraId="7DA5E0CB" w14:textId="77777777" w:rsidR="00B513FC" w:rsidRDefault="00B513FC">
      <w:pPr>
        <w:widowControl w:val="0"/>
        <w:spacing w:afterLines="50" w:after="120" w:line="276" w:lineRule="auto"/>
        <w:jc w:val="both"/>
        <w:rPr>
          <w:rFonts w:ascii="Times New Roman"/>
          <w:color w:val="222222"/>
          <w:sz w:val="24"/>
          <w:szCs w:val="24"/>
          <w:u w:color="222222"/>
          <w:shd w:val="clear" w:color="auto" w:fill="FFFFFF"/>
        </w:rPr>
      </w:pPr>
    </w:p>
    <w:p w14:paraId="5FADC3B4" w14:textId="77777777" w:rsidR="00B513FC" w:rsidRDefault="0057338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pict w14:anchorId="74B60D08">
          <v:shape id="Picture_x0020_71" o:spid="_x0000_i1098" type="#_x0000_t75" style="width:220pt;height:145.35pt">
            <v:imagedata r:id="rId93" o:title=""/>
          </v:shape>
        </w:pict>
      </w:r>
      <w:r w:rsidR="004F4D39">
        <w:rPr>
          <w:rFonts w:ascii="Times New Roman"/>
          <w:color w:val="222222"/>
          <w:sz w:val="24"/>
          <w:szCs w:val="24"/>
          <w:u w:color="222222"/>
          <w:shd w:val="clear" w:color="auto" w:fill="FFFFFF"/>
        </w:rPr>
        <w:t xml:space="preserve">   </w:t>
      </w:r>
    </w:p>
    <w:p w14:paraId="2839C940" w14:textId="77777777" w:rsidR="00B513FC" w:rsidRDefault="004F4D39">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color w:val="222222"/>
          <w:sz w:val="21"/>
          <w:szCs w:val="21"/>
          <w:u w:color="222222"/>
          <w:shd w:val="clear" w:color="auto" w:fill="FFFFFF"/>
        </w:rPr>
        <w:t xml:space="preserve">  Figure 3.2 (a) Function </w:t>
      </w:r>
      <w:r w:rsidR="0057338F">
        <w:rPr>
          <w:rFonts w:ascii="Times New Roman"/>
          <w:color w:val="222222"/>
          <w:position w:val="-10"/>
          <w:sz w:val="21"/>
          <w:szCs w:val="21"/>
          <w:u w:color="222222"/>
          <w:shd w:val="clear" w:color="auto" w:fill="FFFFFF"/>
        </w:rPr>
        <w:pict w14:anchorId="071EEC43">
          <v:shape id="Picture_x0020_72" o:spid="_x0000_i1099" type="#_x0000_t75" style="width:10pt;height:13.35pt">
            <v:imagedata r:id="rId86" o:title=""/>
          </v:shape>
        </w:pict>
      </w:r>
      <w:r>
        <w:rPr>
          <w:rFonts w:ascii="Times New Roman"/>
          <w:color w:val="222222"/>
          <w:sz w:val="24"/>
          <w:szCs w:val="24"/>
          <w:u w:color="222222"/>
          <w:shd w:val="clear" w:color="auto" w:fill="FFFFFF"/>
        </w:rPr>
        <w:t xml:space="preserve">            </w:t>
      </w:r>
    </w:p>
    <w:p w14:paraId="4BEA7590" w14:textId="77777777" w:rsidR="00B513FC" w:rsidRDefault="0057338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pict w14:anchorId="485A7FA9">
          <v:shape id="Picture_x0020_73" o:spid="_x0000_i1100" type="#_x0000_t75" style="width:250.65pt;height:141.35pt">
            <v:imagedata r:id="rId94" o:title=""/>
          </v:shape>
        </w:pict>
      </w:r>
    </w:p>
    <w:p w14:paraId="7CAD02EE" w14:textId="77777777" w:rsidR="00B513FC" w:rsidRDefault="004F4D39">
      <w:pPr>
        <w:widowControl w:val="0"/>
        <w:spacing w:afterLines="100" w:after="240" w:line="276" w:lineRule="auto"/>
        <w:jc w:val="center"/>
        <w:rPr>
          <w:rFonts w:ascii="Times New Roman" w:eastAsia="Times New Roman" w:hAnsi="Times New Roman"/>
          <w:color w:val="222222"/>
          <w:sz w:val="21"/>
          <w:szCs w:val="21"/>
          <w:u w:color="222222"/>
          <w:shd w:val="clear" w:color="auto" w:fill="FFFFFF"/>
        </w:rPr>
      </w:pPr>
      <w:r>
        <w:rPr>
          <w:rFonts w:ascii="Times New Roman"/>
          <w:color w:val="222222"/>
          <w:sz w:val="21"/>
          <w:szCs w:val="21"/>
          <w:u w:color="222222"/>
          <w:shd w:val="clear" w:color="auto" w:fill="FFFFFF"/>
        </w:rPr>
        <w:t xml:space="preserve">Figure 3.2 (b) Function </w:t>
      </w:r>
      <w:r w:rsidR="0057338F">
        <w:rPr>
          <w:rFonts w:ascii="Times New Roman"/>
          <w:color w:val="222222"/>
          <w:position w:val="-6"/>
          <w:sz w:val="24"/>
          <w:szCs w:val="24"/>
          <w:u w:color="222222"/>
          <w:shd w:val="clear" w:color="auto" w:fill="FFFFFF"/>
        </w:rPr>
        <w:pict w14:anchorId="52E04E82">
          <v:shape id="Picture_x0020_74" o:spid="_x0000_i1101" type="#_x0000_t75" style="width:12pt;height:10.65pt">
            <v:imagedata r:id="rId89" o:title=""/>
          </v:shape>
        </w:pict>
      </w:r>
    </w:p>
    <w:p w14:paraId="14565AB3" w14:textId="77777777" w:rsidR="00B513FC" w:rsidRDefault="0057338F">
      <w:pPr>
        <w:widowControl w:val="0"/>
        <w:spacing w:afterLines="50" w:after="120" w:line="276" w:lineRule="auto"/>
        <w:jc w:val="center"/>
        <w:rPr>
          <w:rFonts w:ascii="Times New Roman" w:eastAsia="Times New Roman" w:hAnsi="Times New Roman"/>
          <w:color w:val="222222"/>
          <w:sz w:val="21"/>
          <w:szCs w:val="21"/>
          <w:u w:color="222222"/>
          <w:shd w:val="clear" w:color="auto" w:fill="FFFFFF"/>
        </w:rPr>
      </w:pPr>
      <w:r>
        <w:rPr>
          <w:rFonts w:ascii="Times New Roman" w:eastAsia="Times New Roman" w:hAnsi="Times New Roman"/>
          <w:color w:val="222222"/>
          <w:sz w:val="21"/>
          <w:szCs w:val="21"/>
          <w:u w:color="222222"/>
          <w:shd w:val="clear" w:color="auto" w:fill="FFFFFF"/>
          <w:lang w:eastAsia="en-US"/>
        </w:rPr>
        <w:pict w14:anchorId="0230C273">
          <v:shape id="Picture_x0020_75" o:spid="_x0000_i1102" type="#_x0000_t75" style="width:241.35pt;height:135.35pt">
            <v:imagedata r:id="rId95" o:title=""/>
          </v:shape>
        </w:pict>
      </w:r>
    </w:p>
    <w:p w14:paraId="4FE250C7" w14:textId="77777777" w:rsidR="00B513FC" w:rsidRDefault="004F4D39">
      <w:pPr>
        <w:widowControl w:val="0"/>
        <w:spacing w:afterLines="50" w:after="120" w:line="276" w:lineRule="auto"/>
        <w:jc w:val="center"/>
        <w:rPr>
          <w:rFonts w:ascii="Times New Roman" w:eastAsia="Times New Roman" w:hAnsi="Times New Roman"/>
          <w:color w:val="222222"/>
          <w:sz w:val="21"/>
          <w:szCs w:val="21"/>
          <w:u w:color="222222"/>
          <w:shd w:val="clear" w:color="auto" w:fill="FFFFFF"/>
          <w:lang w:eastAsia="en-US"/>
        </w:rPr>
      </w:pPr>
      <w:r>
        <w:rPr>
          <w:rFonts w:ascii="Times New Roman"/>
          <w:color w:val="222222"/>
          <w:sz w:val="21"/>
          <w:szCs w:val="21"/>
          <w:u w:color="222222"/>
          <w:shd w:val="clear" w:color="auto" w:fill="FFFFFF"/>
        </w:rPr>
        <w:t xml:space="preserve">Figure 3.2 (c) </w:t>
      </w:r>
      <w:r w:rsidR="0057338F">
        <w:rPr>
          <w:rFonts w:ascii="Times New Roman"/>
          <w:color w:val="222222"/>
          <w:position w:val="-10"/>
          <w:sz w:val="21"/>
          <w:szCs w:val="21"/>
          <w:u w:color="222222"/>
          <w:shd w:val="clear" w:color="auto" w:fill="FFFFFF"/>
        </w:rPr>
        <w:pict w14:anchorId="23A05480">
          <v:shape id="Picture_x0020_76" o:spid="_x0000_i1103" type="#_x0000_t75" style="width:30pt;height:15.35pt">
            <v:imagedata r:id="rId91" o:title=""/>
          </v:shape>
        </w:pict>
      </w:r>
    </w:p>
    <w:p w14:paraId="3841D4A2" w14:textId="6A920259" w:rsidR="00B513FC" w:rsidRDefault="004F4D39">
      <w:pPr>
        <w:widowControl w:val="0"/>
        <w:spacing w:afterLines="50" w:after="120" w:line="276" w:lineRule="auto"/>
        <w:jc w:val="both"/>
        <w:rPr>
          <w:rFonts w:ascii="Times New Roman" w:eastAsia="Times New Roman" w:hAnsi="Times New Roman"/>
          <w:color w:val="222222"/>
          <w:position w:val="-12"/>
          <w:sz w:val="24"/>
          <w:szCs w:val="24"/>
          <w:u w:color="222222"/>
          <w:shd w:val="clear" w:color="auto" w:fill="FFFFFF"/>
        </w:rPr>
      </w:pPr>
      <w:r>
        <w:rPr>
          <w:rFonts w:ascii="Times New Roman"/>
          <w:color w:val="222222"/>
          <w:sz w:val="24"/>
          <w:szCs w:val="24"/>
          <w:u w:color="222222"/>
          <w:shd w:val="clear" w:color="auto" w:fill="FFFFFF"/>
        </w:rPr>
        <w:t xml:space="preserve">From figure 3.2(b) we can </w:t>
      </w:r>
      <w:del w:id="287" w:author="Jens Nicolay" w:date="2015-08-21T15:35:00Z">
        <w:r w:rsidDel="00E4760C">
          <w:rPr>
            <w:rFonts w:ascii="Times New Roman"/>
            <w:color w:val="222222"/>
            <w:sz w:val="24"/>
            <w:szCs w:val="24"/>
            <w:u w:color="222222"/>
            <w:shd w:val="clear" w:color="auto" w:fill="FFFFFF"/>
          </w:rPr>
          <w:delText>know,</w:delText>
        </w:r>
      </w:del>
      <w:ins w:id="288" w:author="Jens Nicolay" w:date="2015-08-21T15:35:00Z">
        <w:r w:rsidR="00E4760C">
          <w:rPr>
            <w:rFonts w:ascii="Times New Roman"/>
            <w:color w:val="222222"/>
            <w:sz w:val="24"/>
            <w:szCs w:val="24"/>
            <w:u w:color="222222"/>
            <w:shd w:val="clear" w:color="auto" w:fill="FFFFFF"/>
          </w:rPr>
          <w:t xml:space="preserve">see </w:t>
        </w:r>
      </w:ins>
      <w:del w:id="289" w:author="Jens Nicolay" w:date="2015-08-21T15:35:00Z">
        <w:r w:rsidDel="00E4760C">
          <w:rPr>
            <w:rFonts w:ascii="Times New Roman"/>
            <w:color w:val="222222"/>
            <w:sz w:val="24"/>
            <w:szCs w:val="24"/>
            <w:u w:color="222222"/>
            <w:shd w:val="clear" w:color="auto" w:fill="FFFFFF"/>
          </w:rPr>
          <w:delText xml:space="preserve"> use</w:delText>
        </w:r>
      </w:del>
      <w:ins w:id="290" w:author="Jens Nicolay" w:date="2015-08-21T15:35:00Z">
        <w:r w:rsidR="00E4760C">
          <w:rPr>
            <w:rFonts w:ascii="Times New Roman"/>
            <w:color w:val="222222"/>
            <w:sz w:val="24"/>
            <w:szCs w:val="24"/>
            <w:u w:color="222222"/>
            <w:shd w:val="clear" w:color="auto" w:fill="FFFFFF"/>
          </w:rPr>
          <w:t>that using</w:t>
        </w:r>
      </w:ins>
      <w:r>
        <w:rPr>
          <w:rFonts w:ascii="Times New Roman"/>
          <w:color w:val="222222"/>
          <w:sz w:val="24"/>
          <w:szCs w:val="24"/>
          <w:u w:color="222222"/>
          <w:shd w:val="clear" w:color="auto" w:fill="FFFFFF"/>
        </w:rPr>
        <w:t xml:space="preserve"> a</w:t>
      </w:r>
      <w:ins w:id="291" w:author="Jens Nicolay" w:date="2015-08-21T15:35:00Z">
        <w:r w:rsidR="00E4760C">
          <w:rPr>
            <w:rFonts w:ascii="Times New Roman"/>
            <w:color w:val="222222"/>
            <w:sz w:val="24"/>
            <w:szCs w:val="24"/>
            <w:u w:color="222222"/>
            <w:shd w:val="clear" w:color="auto" w:fill="FFFFFF"/>
          </w:rPr>
          <w:t>n</w:t>
        </w:r>
      </w:ins>
      <w:r>
        <w:rPr>
          <w:rFonts w:ascii="Times New Roman"/>
          <w:color w:val="222222"/>
          <w:sz w:val="24"/>
          <w:szCs w:val="24"/>
          <w:u w:color="222222"/>
          <w:shd w:val="clear" w:color="auto" w:fill="FFFFFF"/>
        </w:rPr>
        <w:t xml:space="preserve"> abstract value to describe a set of concrete value</w:t>
      </w:r>
      <w:ins w:id="292" w:author="Jens Nicolay" w:date="2015-08-21T15:35:00Z">
        <w:r w:rsidR="00E4760C">
          <w:rPr>
            <w:rFonts w:ascii="Times New Roman"/>
            <w:color w:val="222222"/>
            <w:sz w:val="24"/>
            <w:szCs w:val="24"/>
            <w:u w:color="222222"/>
            <w:shd w:val="clear" w:color="auto" w:fill="FFFFFF"/>
          </w:rPr>
          <w:t>s</w:t>
        </w:r>
      </w:ins>
      <w:r>
        <w:rPr>
          <w:rFonts w:ascii="Times New Roman"/>
          <w:color w:val="222222"/>
          <w:sz w:val="24"/>
          <w:szCs w:val="24"/>
          <w:u w:color="222222"/>
          <w:shd w:val="clear" w:color="auto" w:fill="FFFFFF"/>
        </w:rPr>
        <w:t xml:space="preserve"> will </w:t>
      </w:r>
      <w:ins w:id="293" w:author="Jens Nicolay" w:date="2015-08-21T15:35:00Z">
        <w:r w:rsidR="00E4760C">
          <w:rPr>
            <w:rFonts w:ascii="Times New Roman"/>
            <w:color w:val="222222"/>
            <w:sz w:val="24"/>
            <w:szCs w:val="24"/>
            <w:u w:color="222222"/>
            <w:shd w:val="clear" w:color="auto" w:fill="FFFFFF"/>
          </w:rPr>
          <w:t xml:space="preserve">result in a </w:t>
        </w:r>
      </w:ins>
      <w:r>
        <w:rPr>
          <w:rFonts w:ascii="Times New Roman"/>
          <w:color w:val="222222"/>
          <w:sz w:val="24"/>
          <w:szCs w:val="24"/>
          <w:u w:color="222222"/>
          <w:shd w:val="clear" w:color="auto" w:fill="FFFFFF"/>
        </w:rPr>
        <w:t xml:space="preserve">loss of accuracy. However </w:t>
      </w:r>
      <w:r w:rsidR="0057338F">
        <w:rPr>
          <w:rFonts w:ascii="Times New Roman"/>
          <w:color w:val="222222"/>
          <w:position w:val="-6"/>
          <w:sz w:val="24"/>
          <w:szCs w:val="24"/>
          <w:u w:color="222222"/>
          <w:shd w:val="clear" w:color="auto" w:fill="FFFFFF"/>
        </w:rPr>
        <w:pict w14:anchorId="58D6781C">
          <v:shape id="Picture_x0020_77" o:spid="_x0000_i1104" type="#_x0000_t75" style="width:12pt;height:10.65pt">
            <v:imagedata r:id="rId89" o:title=""/>
          </v:shape>
        </w:pict>
      </w:r>
      <w:r>
        <w:rPr>
          <w:rFonts w:ascii="Times New Roman"/>
          <w:color w:val="222222"/>
          <w:sz w:val="24"/>
          <w:szCs w:val="24"/>
          <w:u w:color="222222"/>
          <w:shd w:val="clear" w:color="auto" w:fill="FFFFFF"/>
        </w:rPr>
        <w:t xml:space="preserve"> </w:t>
      </w:r>
      <w:del w:id="294" w:author="Jens Nicolay" w:date="2015-08-21T15:36:00Z">
        <w:r w:rsidDel="00E4760C">
          <w:rPr>
            <w:rFonts w:ascii="Times New Roman"/>
            <w:color w:val="222222"/>
            <w:sz w:val="24"/>
            <w:szCs w:val="24"/>
            <w:u w:color="222222"/>
            <w:shd w:val="clear" w:color="auto" w:fill="FFFFFF"/>
          </w:rPr>
          <w:delText xml:space="preserve">dedicates </w:delText>
        </w:r>
      </w:del>
      <w:ins w:id="295" w:author="Jens Nicolay" w:date="2015-08-21T15:36:00Z">
        <w:r w:rsidR="00E4760C">
          <w:rPr>
            <w:rFonts w:ascii="Times New Roman"/>
            <w:color w:val="222222"/>
            <w:sz w:val="24"/>
            <w:szCs w:val="24"/>
            <w:u w:color="222222"/>
            <w:shd w:val="clear" w:color="auto" w:fill="FFFFFF"/>
          </w:rPr>
          <w:t xml:space="preserve">by </w:t>
        </w:r>
        <w:r w:rsidR="00E4760C">
          <w:rPr>
            <w:rFonts w:ascii="Times New Roman"/>
            <w:color w:val="222222"/>
            <w:sz w:val="24"/>
            <w:szCs w:val="24"/>
            <w:u w:color="222222"/>
            <w:shd w:val="clear" w:color="auto" w:fill="FFFFFF"/>
          </w:rPr>
          <w:lastRenderedPageBreak/>
          <w:t>definition makes</w:t>
        </w:r>
      </w:ins>
      <w:del w:id="296" w:author="Jens Nicolay" w:date="2015-08-21T15:36:00Z">
        <w:r w:rsidDel="00E4760C">
          <w:rPr>
            <w:rFonts w:ascii="Times New Roman"/>
            <w:color w:val="222222"/>
            <w:sz w:val="24"/>
            <w:szCs w:val="24"/>
            <w:u w:color="222222"/>
            <w:shd w:val="clear" w:color="auto" w:fill="FFFFFF"/>
          </w:rPr>
          <w:delText>to make</w:delText>
        </w:r>
      </w:del>
      <w:r>
        <w:rPr>
          <w:rFonts w:ascii="Times New Roman"/>
          <w:color w:val="222222"/>
          <w:sz w:val="24"/>
          <w:szCs w:val="24"/>
          <w:u w:color="222222"/>
          <w:shd w:val="clear" w:color="auto" w:fill="FFFFFF"/>
        </w:rPr>
        <w:t xml:space="preserve"> the description as precise as it possibly can be. The Galois connection formalizes the situation, and the graphical</w:t>
      </w:r>
      <w:r>
        <w:rPr>
          <w:rFonts w:hAnsi="Times New Roman"/>
          <w:color w:val="222222"/>
          <w:sz w:val="24"/>
          <w:szCs w:val="24"/>
          <w:u w:color="222222"/>
          <w:shd w:val="clear" w:color="auto" w:fill="FFFFFF"/>
        </w:rPr>
        <w:t> </w:t>
      </w:r>
      <w:r>
        <w:rPr>
          <w:rFonts w:ascii="Times New Roman"/>
          <w:color w:val="222222"/>
          <w:sz w:val="24"/>
          <w:szCs w:val="24"/>
          <w:u w:color="222222"/>
          <w:shd w:val="clear" w:color="auto" w:fill="FFFFFF"/>
        </w:rPr>
        <w:t>explanatory of it is in figure 3.3.</w:t>
      </w:r>
    </w:p>
    <w:p w14:paraId="50872BBC" w14:textId="77777777" w:rsidR="00B513FC" w:rsidRDefault="00B513FC">
      <w:pPr>
        <w:widowControl w:val="0"/>
        <w:spacing w:afterLines="50" w:after="120" w:line="276" w:lineRule="auto"/>
        <w:jc w:val="both"/>
        <w:rPr>
          <w:rFonts w:ascii="Times New Roman" w:eastAsia="Times New Roman" w:hAnsi="Times New Roman"/>
          <w:color w:val="222222"/>
          <w:sz w:val="21"/>
          <w:szCs w:val="21"/>
          <w:u w:color="222222"/>
          <w:shd w:val="clear" w:color="auto" w:fill="FFFFFF"/>
          <w:lang w:eastAsia="en-US"/>
        </w:rPr>
      </w:pPr>
    </w:p>
    <w:p w14:paraId="6CA59FD0" w14:textId="77777777" w:rsidR="00B513FC" w:rsidRDefault="0057338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pict w14:anchorId="36CAB133">
          <v:shape id="Picture_x0020_80" o:spid="_x0000_i1105" type="#_x0000_t75" style="width:252pt;height:104pt">
            <v:imagedata r:id="rId96" o:title=""/>
          </v:shape>
        </w:pict>
      </w:r>
    </w:p>
    <w:p w14:paraId="28F0EA92" w14:textId="77777777" w:rsidR="00B513FC" w:rsidRDefault="004F4D39">
      <w:pPr>
        <w:widowControl w:val="0"/>
        <w:spacing w:afterLines="50" w:after="120" w:line="276" w:lineRule="auto"/>
        <w:jc w:val="center"/>
        <w:rPr>
          <w:rFonts w:ascii="Times New Roman" w:eastAsia="Times New Roman" w:hAnsi="Times New Roman"/>
          <w:color w:val="222222"/>
          <w:sz w:val="21"/>
          <w:szCs w:val="21"/>
          <w:u w:color="222222"/>
          <w:shd w:val="clear" w:color="auto" w:fill="FFFFFF"/>
        </w:rPr>
      </w:pPr>
      <w:r>
        <w:rPr>
          <w:rFonts w:ascii="Times New Roman"/>
          <w:color w:val="222222"/>
          <w:sz w:val="21"/>
          <w:szCs w:val="21"/>
          <w:u w:color="222222"/>
          <w:shd w:val="clear" w:color="auto" w:fill="FFFFFF"/>
        </w:rPr>
        <w:t>Figure 3.3 Formalization of Galois connection</w:t>
      </w:r>
    </w:p>
    <w:p w14:paraId="3D63AE31"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The definition is, for all S</w:t>
      </w:r>
      <w:r>
        <w:rPr>
          <w:rFonts w:ascii="Times New Roman"/>
          <w:color w:val="222222"/>
          <w:position w:val="-4"/>
          <w:sz w:val="24"/>
          <w:szCs w:val="24"/>
          <w:u w:color="222222"/>
          <w:shd w:val="clear" w:color="auto" w:fill="FFFFFF"/>
        </w:rPr>
        <w:object w:dxaOrig="300" w:dyaOrig="300" w14:anchorId="18FCC201">
          <v:shape id="_x56fe__x7247__x0020_370" o:spid="_x0000_i1106" type="#_x0000_t75" style="width:15.35pt;height:15.35pt" o:ole="">
            <v:imagedata r:id="rId97" o:title=""/>
          </v:shape>
          <o:OLEObject Type="Embed" ProgID="Equation.3" ShapeID="_x56fe__x7247__x0020_370" DrawAspect="Content" ObjectID="_1501677945" r:id="rId98"/>
        </w:object>
      </w:r>
      <w:r>
        <w:rPr>
          <w:rFonts w:ascii="Times New Roman"/>
          <w:color w:val="222222"/>
          <w:sz w:val="24"/>
          <w:szCs w:val="24"/>
          <w:u w:color="222222"/>
          <w:shd w:val="clear" w:color="auto" w:fill="FFFFFF"/>
        </w:rPr>
        <w:t>P(ConcreteData), a</w:t>
      </w:r>
      <w:r w:rsidR="0057338F">
        <w:rPr>
          <w:rFonts w:ascii="Times New Roman"/>
          <w:color w:val="222222"/>
          <w:position w:val="-4"/>
          <w:sz w:val="24"/>
          <w:szCs w:val="24"/>
          <w:u w:color="222222"/>
          <w:shd w:val="clear" w:color="auto" w:fill="FFFFFF"/>
        </w:rPr>
        <w:pict w14:anchorId="33AB56FD">
          <v:shape id="_x0000_i1107" type="#_x0000_t75" style="width:15.35pt;height:15.35pt">
            <v:imagedata r:id="rId97" o:title=""/>
          </v:shape>
        </w:pict>
      </w:r>
      <w:r>
        <w:rPr>
          <w:rFonts w:ascii="Times New Roman"/>
          <w:color w:val="222222"/>
          <w:sz w:val="24"/>
          <w:szCs w:val="24"/>
          <w:u w:color="222222"/>
          <w:shd w:val="clear" w:color="auto" w:fill="FFFFFF"/>
        </w:rPr>
        <w:t>AbstractProperties,</w:t>
      </w:r>
    </w:p>
    <w:p w14:paraId="341E6EC2" w14:textId="77777777" w:rsidR="00B513FC" w:rsidRDefault="004F4D39">
      <w:pPr>
        <w:widowControl w:val="0"/>
        <w:spacing w:afterLines="50" w:after="120" w:line="276" w:lineRule="auto"/>
        <w:ind w:left="2100" w:firstLine="700"/>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S</w:t>
      </w:r>
      <w:r>
        <w:rPr>
          <w:rFonts w:ascii="Times New Roman"/>
          <w:color w:val="222222"/>
          <w:position w:val="-10"/>
          <w:sz w:val="24"/>
          <w:szCs w:val="24"/>
          <w:u w:color="222222"/>
          <w:shd w:val="clear" w:color="auto" w:fill="FFFFFF"/>
        </w:rPr>
        <w:object w:dxaOrig="795" w:dyaOrig="369" w14:anchorId="4F34EB58">
          <v:shape id="_x56fe__x7247__x0020_369" o:spid="_x0000_i1108" type="#_x0000_t75" style="width:39.35pt;height:18.65pt" o:ole="">
            <v:imagedata r:id="rId99" o:title=""/>
          </v:shape>
          <o:OLEObject Type="Embed" ProgID="Equation.3" ShapeID="_x56fe__x7247__x0020_369" DrawAspect="Content" ObjectID="_1501677946" r:id="rId100"/>
        </w:object>
      </w:r>
      <w:r>
        <w:rPr>
          <w:rFonts w:ascii="Times New Roman"/>
          <w:color w:val="222222"/>
          <w:sz w:val="24"/>
          <w:szCs w:val="24"/>
          <w:u w:color="222222"/>
          <w:shd w:val="clear" w:color="auto" w:fill="FFFFFF"/>
        </w:rPr>
        <w:t xml:space="preserve">iff </w:t>
      </w:r>
      <w:r>
        <w:rPr>
          <w:rFonts w:ascii="Times New Roman" w:hAnsi="Times New Roman" w:hint="eastAsia"/>
          <w:color w:val="222222"/>
          <w:sz w:val="24"/>
          <w:szCs w:val="24"/>
          <w:u w:color="222222"/>
          <w:shd w:val="clear" w:color="auto" w:fill="FFFFFF"/>
        </w:rPr>
        <w:t xml:space="preserve"> </w:t>
      </w:r>
      <w:r w:rsidR="0057338F">
        <w:rPr>
          <w:rFonts w:ascii="Times New Roman"/>
          <w:color w:val="222222"/>
          <w:position w:val="-6"/>
          <w:sz w:val="24"/>
          <w:szCs w:val="24"/>
          <w:u w:color="222222"/>
          <w:shd w:val="clear" w:color="auto" w:fill="FFFFFF"/>
        </w:rPr>
        <w:pict w14:anchorId="3C357B17">
          <v:shape id="Picture_x0020_82" o:spid="_x0000_i1109" type="#_x0000_t75" style="width:12pt;height:10.65pt">
            <v:imagedata r:id="rId89" o:title=""/>
          </v:shape>
        </w:pict>
      </w:r>
      <w:r>
        <w:rPr>
          <w:rFonts w:ascii="Times New Roman"/>
          <w:color w:val="222222"/>
          <w:sz w:val="24"/>
          <w:szCs w:val="24"/>
          <w:u w:color="222222"/>
          <w:shd w:val="clear" w:color="auto" w:fill="FFFFFF"/>
        </w:rPr>
        <w:t xml:space="preserve">(s) </w:t>
      </w:r>
      <w:r w:rsidR="0057338F">
        <w:rPr>
          <w:rFonts w:ascii="Times New Roman" w:eastAsia="Times New Roman" w:hAnsi="Times New Roman"/>
          <w:color w:val="222222"/>
          <w:sz w:val="24"/>
          <w:szCs w:val="24"/>
          <w:u w:color="222222"/>
          <w:shd w:val="clear" w:color="auto" w:fill="FFFFFF"/>
          <w:lang w:eastAsia="en-US"/>
        </w:rPr>
        <w:pict w14:anchorId="6ABFFF50">
          <v:shape id="Picture_x0020_86" o:spid="_x0000_i1110" type="#_x0000_t75" style="width:12.65pt;height:12pt">
            <v:imagedata r:id="rId83" o:title=""/>
          </v:shape>
        </w:pict>
      </w:r>
      <w:r>
        <w:rPr>
          <w:rFonts w:ascii="Times New Roman"/>
          <w:color w:val="222222"/>
          <w:sz w:val="24"/>
          <w:szCs w:val="24"/>
          <w:u w:color="222222"/>
          <w:shd w:val="clear" w:color="auto" w:fill="FFFFFF"/>
        </w:rPr>
        <w:t xml:space="preserve"> a</w:t>
      </w:r>
    </w:p>
    <w:p w14:paraId="0E8BE3F8"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When </w:t>
      </w:r>
      <w:r>
        <w:rPr>
          <w:rFonts w:ascii="Times New Roman"/>
          <w:color w:val="222222"/>
          <w:position w:val="-10"/>
          <w:sz w:val="24"/>
          <w:szCs w:val="24"/>
          <w:u w:color="222222"/>
          <w:shd w:val="clear" w:color="auto" w:fill="FFFFFF"/>
        </w:rPr>
        <w:object w:dxaOrig="196" w:dyaOrig="265" w14:anchorId="62B297B9">
          <v:shape id="_x56fe__x7247__x0020_384" o:spid="_x0000_i1111" type="#_x0000_t75" style="width:10pt;height:13.35pt" o:ole="">
            <v:imagedata r:id="rId101" o:title=""/>
          </v:shape>
          <o:OLEObject Type="Embed" ProgID="Equation.3" ShapeID="_x56fe__x7247__x0020_384" DrawAspect="Content" ObjectID="_1501677947" r:id="rId102"/>
        </w:object>
      </w:r>
      <w:r>
        <w:rPr>
          <w:rFonts w:ascii="Times New Roman"/>
          <w:color w:val="222222"/>
          <w:sz w:val="24"/>
          <w:szCs w:val="24"/>
          <w:u w:color="222222"/>
          <w:shd w:val="clear" w:color="auto" w:fill="FFFFFF"/>
        </w:rPr>
        <w:t xml:space="preserve">and </w:t>
      </w:r>
      <w:r>
        <w:rPr>
          <w:rFonts w:ascii="Times New Roman"/>
          <w:color w:val="222222"/>
          <w:position w:val="-6"/>
          <w:sz w:val="24"/>
          <w:szCs w:val="24"/>
          <w:u w:color="222222"/>
          <w:shd w:val="clear" w:color="auto" w:fill="FFFFFF"/>
        </w:rPr>
        <w:object w:dxaOrig="242" w:dyaOrig="219" w14:anchorId="7873711D">
          <v:shape id="_x56fe__x7247__x0020_385" o:spid="_x0000_i1112" type="#_x0000_t75" style="width:12pt;height:10.65pt" o:ole="">
            <v:imagedata r:id="rId103" o:title=""/>
          </v:shape>
          <o:OLEObject Type="Embed" ProgID="Equation.3" ShapeID="_x56fe__x7247__x0020_385" DrawAspect="Content" ObjectID="_1501677948" r:id="rId104"/>
        </w:object>
      </w:r>
      <w:r>
        <w:rPr>
          <w:rFonts w:ascii="Times New Roman"/>
          <w:color w:val="222222"/>
          <w:sz w:val="24"/>
          <w:szCs w:val="24"/>
          <w:u w:color="222222"/>
          <w:shd w:val="clear" w:color="auto" w:fill="FFFFFF"/>
        </w:rPr>
        <w:t xml:space="preserve"> monotone, this is equivalent to</w:t>
      </w:r>
    </w:p>
    <w:p w14:paraId="27B54C41" w14:textId="77777777" w:rsidR="00B513FC" w:rsidRDefault="004F4D39">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S</w:t>
      </w:r>
      <w:r>
        <w:rPr>
          <w:rFonts w:ascii="Times New Roman"/>
          <w:color w:val="222222"/>
          <w:position w:val="-8"/>
          <w:sz w:val="24"/>
          <w:szCs w:val="24"/>
          <w:u w:color="222222"/>
          <w:shd w:val="clear" w:color="auto" w:fill="FFFFFF"/>
        </w:rPr>
        <w:object w:dxaOrig="242" w:dyaOrig="242" w14:anchorId="7FC76EBA">
          <v:shape id="_x56fe__x7247__x0020_381" o:spid="_x0000_i1113" type="#_x0000_t75" style="width:12pt;height:12pt" o:ole="">
            <v:imagedata r:id="rId105" o:title=""/>
          </v:shape>
          <o:OLEObject Type="Embed" ProgID="Equation.3" ShapeID="_x56fe__x7247__x0020_381" DrawAspect="Content" ObjectID="_1501677949" r:id="rId106"/>
        </w:object>
      </w:r>
      <w:r>
        <w:rPr>
          <w:rFonts w:ascii="Times New Roman"/>
          <w:color w:val="222222"/>
          <w:sz w:val="21"/>
          <w:szCs w:val="21"/>
          <w:u w:color="222222"/>
          <w:shd w:val="clear" w:color="auto" w:fill="FFFFFF"/>
        </w:rPr>
        <w:t xml:space="preserve"> </w:t>
      </w:r>
      <w:r w:rsidR="0057338F">
        <w:rPr>
          <w:rFonts w:ascii="Times New Roman"/>
          <w:color w:val="222222"/>
          <w:position w:val="-10"/>
          <w:sz w:val="21"/>
          <w:szCs w:val="21"/>
          <w:u w:color="222222"/>
          <w:shd w:val="clear" w:color="auto" w:fill="FFFFFF"/>
        </w:rPr>
        <w:pict w14:anchorId="20EFC5E4">
          <v:shape id="Picture_x0020_87" o:spid="_x0000_i1114" type="#_x0000_t75" style="width:30pt;height:15.35pt">
            <v:imagedata r:id="rId91" o:title=""/>
          </v:shape>
        </w:pict>
      </w:r>
      <w:r>
        <w:rPr>
          <w:rFonts w:ascii="Times New Roman"/>
          <w:color w:val="222222"/>
          <w:sz w:val="24"/>
          <w:szCs w:val="24"/>
          <w:u w:color="222222"/>
          <w:shd w:val="clear" w:color="auto" w:fill="FFFFFF"/>
        </w:rPr>
        <w:t xml:space="preserve">(S) and </w:t>
      </w:r>
      <w:r w:rsidR="0057338F">
        <w:rPr>
          <w:rFonts w:ascii="Times New Roman"/>
          <w:color w:val="222222"/>
          <w:position w:val="-10"/>
          <w:sz w:val="21"/>
          <w:szCs w:val="21"/>
          <w:u w:color="222222"/>
          <w:shd w:val="clear" w:color="auto" w:fill="FFFFFF"/>
        </w:rPr>
        <w:pict w14:anchorId="29877A18">
          <v:shape id="Picture_x0020_88" o:spid="_x0000_i1115" type="#_x0000_t75" style="width:30pt;height:15.35pt">
            <v:imagedata r:id="rId91" o:title=""/>
          </v:shape>
        </w:pict>
      </w:r>
      <w:r>
        <w:rPr>
          <w:rFonts w:ascii="Times New Roman"/>
          <w:color w:val="222222"/>
          <w:sz w:val="24"/>
          <w:szCs w:val="24"/>
          <w:u w:color="222222"/>
          <w:shd w:val="clear" w:color="auto" w:fill="FFFFFF"/>
        </w:rPr>
        <w:t xml:space="preserve"> (a) </w:t>
      </w:r>
      <w:r w:rsidR="0057338F">
        <w:rPr>
          <w:rFonts w:ascii="Times New Roman" w:eastAsia="Times New Roman" w:hAnsi="Times New Roman"/>
          <w:color w:val="222222"/>
          <w:sz w:val="24"/>
          <w:szCs w:val="24"/>
          <w:u w:color="222222"/>
          <w:shd w:val="clear" w:color="auto" w:fill="FFFFFF"/>
          <w:lang w:eastAsia="en-US"/>
        </w:rPr>
        <w:pict w14:anchorId="4D63C262">
          <v:shape id="Picture_x0020_96" o:spid="_x0000_i1116" type="#_x0000_t75" style="width:12pt;height:12pt">
            <v:imagedata r:id="rId83" o:title=""/>
          </v:shape>
        </w:pict>
      </w:r>
      <w:r>
        <w:rPr>
          <w:rFonts w:ascii="Times New Roman"/>
          <w:color w:val="222222"/>
          <w:sz w:val="24"/>
          <w:szCs w:val="24"/>
          <w:u w:color="222222"/>
          <w:shd w:val="clear" w:color="auto" w:fill="FFFFFF"/>
        </w:rPr>
        <w:t xml:space="preserve"> a .</w:t>
      </w:r>
    </w:p>
    <w:p w14:paraId="713B2510" w14:textId="0C98A7EA" w:rsidR="00B513FC" w:rsidRDefault="00E4760C">
      <w:pPr>
        <w:widowControl w:val="0"/>
        <w:spacing w:afterLines="100" w:after="240" w:line="276" w:lineRule="auto"/>
        <w:jc w:val="both"/>
        <w:rPr>
          <w:rFonts w:ascii="Times New Roman" w:eastAsia="Times New Roman" w:hAnsi="Times New Roman"/>
          <w:color w:val="222222"/>
          <w:sz w:val="24"/>
          <w:szCs w:val="24"/>
          <w:u w:color="222222"/>
          <w:shd w:val="clear" w:color="auto" w:fill="FFFFFF"/>
        </w:rPr>
      </w:pPr>
      <w:ins w:id="297" w:author="Jens Nicolay" w:date="2015-08-21T15:37:00Z">
        <w:r>
          <w:rPr>
            <w:rFonts w:ascii="Times New Roman"/>
            <w:color w:val="222222"/>
            <w:sz w:val="24"/>
            <w:szCs w:val="24"/>
            <w:u w:color="222222"/>
            <w:shd w:val="clear" w:color="auto" w:fill="FFFFFF"/>
          </w:rPr>
          <w:t xml:space="preserve">Using a </w:t>
        </w:r>
      </w:ins>
      <w:del w:id="298" w:author="Jens Nicolay" w:date="2015-08-21T15:37:00Z">
        <w:r w:rsidR="004F4D39" w:rsidDel="00E4760C">
          <w:rPr>
            <w:rFonts w:ascii="Times New Roman"/>
            <w:color w:val="222222"/>
            <w:sz w:val="24"/>
            <w:szCs w:val="24"/>
            <w:u w:color="222222"/>
            <w:shd w:val="clear" w:color="auto" w:fill="FFFFFF"/>
          </w:rPr>
          <w:delText xml:space="preserve">By </w:delText>
        </w:r>
      </w:del>
      <w:r w:rsidR="004F4D39">
        <w:rPr>
          <w:rFonts w:ascii="Times New Roman"/>
          <w:color w:val="222222"/>
          <w:sz w:val="24"/>
          <w:szCs w:val="24"/>
          <w:u w:color="222222"/>
          <w:shd w:val="clear" w:color="auto" w:fill="FFFFFF"/>
        </w:rPr>
        <w:t>Galois connection we can interpret concrete semantics with abstract value</w:t>
      </w:r>
      <w:ins w:id="299" w:author="Jens Nicolay" w:date="2015-08-21T15:37:00Z">
        <w:r>
          <w:rPr>
            <w:rFonts w:ascii="Times New Roman"/>
            <w:color w:val="222222"/>
            <w:sz w:val="24"/>
            <w:szCs w:val="24"/>
            <w:u w:color="222222"/>
            <w:shd w:val="clear" w:color="auto" w:fill="FFFFFF"/>
          </w:rPr>
          <w:t xml:space="preserve">s, as </w:t>
        </w:r>
      </w:ins>
      <w:del w:id="300" w:author="Jens Nicolay" w:date="2015-08-21T15:37:00Z">
        <w:r w:rsidR="004F4D39" w:rsidDel="00E4760C">
          <w:rPr>
            <w:rFonts w:ascii="Times New Roman"/>
            <w:color w:val="222222"/>
            <w:sz w:val="24"/>
            <w:szCs w:val="24"/>
            <w:u w:color="222222"/>
            <w:shd w:val="clear" w:color="auto" w:fill="FFFFFF"/>
          </w:rPr>
          <w:delText>.  Look at</w:delText>
        </w:r>
      </w:del>
      <w:ins w:id="301" w:author="Jens Nicolay" w:date="2015-08-21T15:37:00Z">
        <w:r>
          <w:rPr>
            <w:rFonts w:ascii="Times New Roman"/>
            <w:color w:val="222222"/>
            <w:sz w:val="24"/>
            <w:szCs w:val="24"/>
            <w:u w:color="222222"/>
            <w:shd w:val="clear" w:color="auto" w:fill="FFFFFF"/>
          </w:rPr>
          <w:t>shown in</w:t>
        </w:r>
      </w:ins>
      <w:r w:rsidR="004F4D39">
        <w:rPr>
          <w:rFonts w:ascii="Times New Roman"/>
          <w:color w:val="222222"/>
          <w:sz w:val="24"/>
          <w:szCs w:val="24"/>
          <w:u w:color="222222"/>
          <w:shd w:val="clear" w:color="auto" w:fill="FFFFFF"/>
        </w:rPr>
        <w:t xml:space="preserve"> the example below: </w:t>
      </w:r>
    </w:p>
    <w:p w14:paraId="0509D3A6" w14:textId="77777777" w:rsidR="00B513FC" w:rsidRDefault="0057338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pict w14:anchorId="07251760">
          <v:shape id="Picture_x0020_97" o:spid="_x0000_i1117" type="#_x0000_t75" style="width:313.35pt;height:92pt">
            <v:imagedata r:id="rId107" o:title="" cropright="8577f"/>
          </v:shape>
        </w:pict>
      </w:r>
    </w:p>
    <w:p w14:paraId="65092C18" w14:textId="77777777" w:rsidR="00B513FC" w:rsidRDefault="004F4D39">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color w:val="222222"/>
          <w:sz w:val="21"/>
          <w:szCs w:val="21"/>
          <w:u w:color="222222"/>
          <w:shd w:val="clear" w:color="auto" w:fill="FFFFFF"/>
        </w:rPr>
        <w:t>Figure 3.4 Example of abstract interpretation based on Galois connection</w:t>
      </w:r>
    </w:p>
    <w:p w14:paraId="2BED75AD" w14:textId="5C4E747E" w:rsidR="00B513FC" w:rsidRDefault="004F4D39">
      <w:pPr>
        <w:spacing w:afterLines="50" w:after="120" w:line="276" w:lineRule="auto"/>
        <w:rPr>
          <w:rFonts w:asci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This is an abstract interpreter </w:t>
      </w:r>
      <w:del w:id="302" w:author="Jens Nicolay" w:date="2015-08-21T15:37:00Z">
        <w:r w:rsidDel="00E4760C">
          <w:rPr>
            <w:rFonts w:ascii="Times New Roman"/>
            <w:color w:val="222222"/>
            <w:sz w:val="24"/>
            <w:szCs w:val="24"/>
            <w:u w:color="222222"/>
            <w:shd w:val="clear" w:color="auto" w:fill="FFFFFF"/>
          </w:rPr>
          <w:delText xml:space="preserve">of </w:delText>
        </w:r>
      </w:del>
      <w:ins w:id="303" w:author="Jens Nicolay" w:date="2015-08-21T15:37:00Z">
        <w:r w:rsidR="00E4760C">
          <w:rPr>
            <w:rFonts w:ascii="Times New Roman"/>
            <w:color w:val="222222"/>
            <w:sz w:val="24"/>
            <w:szCs w:val="24"/>
            <w:u w:color="222222"/>
            <w:shd w:val="clear" w:color="auto" w:fill="FFFFFF"/>
          </w:rPr>
          <w:t>that</w:t>
        </w:r>
        <w:r w:rsidR="00E4760C">
          <w:rPr>
            <w:rFonts w:ascii="Times New Roman"/>
            <w:color w:val="222222"/>
            <w:sz w:val="24"/>
            <w:szCs w:val="24"/>
            <w:u w:color="222222"/>
            <w:shd w:val="clear" w:color="auto" w:fill="FFFFFF"/>
          </w:rPr>
          <w:t xml:space="preserve"> </w:t>
        </w:r>
      </w:ins>
      <w:del w:id="304" w:author="Jens Nicolay" w:date="2015-08-21T15:37:00Z">
        <w:r w:rsidDel="00E4760C">
          <w:rPr>
            <w:rFonts w:ascii="Times New Roman"/>
            <w:color w:val="222222"/>
            <w:sz w:val="24"/>
            <w:szCs w:val="24"/>
            <w:u w:color="222222"/>
            <w:shd w:val="clear" w:color="auto" w:fill="FFFFFF"/>
          </w:rPr>
          <w:delText xml:space="preserve">judgment </w:delText>
        </w:r>
      </w:del>
      <w:ins w:id="305" w:author="Jens Nicolay" w:date="2015-08-21T15:37:00Z">
        <w:r w:rsidR="00E4760C">
          <w:rPr>
            <w:rFonts w:ascii="Times New Roman"/>
            <w:color w:val="222222"/>
            <w:sz w:val="24"/>
            <w:szCs w:val="24"/>
            <w:u w:color="222222"/>
            <w:shd w:val="clear" w:color="auto" w:fill="FFFFFF"/>
          </w:rPr>
          <w:t>judg</w:t>
        </w:r>
        <w:r w:rsidR="00E4760C">
          <w:rPr>
            <w:rFonts w:ascii="Times New Roman"/>
            <w:color w:val="222222"/>
            <w:sz w:val="24"/>
            <w:szCs w:val="24"/>
            <w:u w:color="222222"/>
            <w:shd w:val="clear" w:color="auto" w:fill="FFFFFF"/>
          </w:rPr>
          <w:t>es</w:t>
        </w:r>
        <w:r w:rsidR="00E4760C">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 xml:space="preserve">the parity of an integer. </w:t>
      </w:r>
      <w:del w:id="306" w:author="Jens Nicolay" w:date="2015-08-21T15:37:00Z">
        <w:r w:rsidDel="00E4760C">
          <w:rPr>
            <w:rFonts w:ascii="Times New Roman"/>
            <w:color w:val="222222"/>
            <w:sz w:val="24"/>
            <w:szCs w:val="24"/>
            <w:u w:color="222222"/>
            <w:shd w:val="clear" w:color="auto" w:fill="FFFFFF"/>
          </w:rPr>
          <w:delText>So t</w:delText>
        </w:r>
      </w:del>
      <w:ins w:id="307" w:author="Jens Nicolay" w:date="2015-08-21T15:37:00Z">
        <w:r w:rsidR="00E4760C">
          <w:rPr>
            <w:rFonts w:ascii="Times New Roman"/>
            <w:color w:val="222222"/>
            <w:sz w:val="24"/>
            <w:szCs w:val="24"/>
            <w:u w:color="222222"/>
            <w:shd w:val="clear" w:color="auto" w:fill="FFFFFF"/>
          </w:rPr>
          <w:t>T</w:t>
        </w:r>
      </w:ins>
      <w:r>
        <w:rPr>
          <w:rFonts w:ascii="Times New Roman"/>
          <w:color w:val="222222"/>
          <w:sz w:val="24"/>
          <w:szCs w:val="24"/>
          <w:u w:color="222222"/>
          <w:shd w:val="clear" w:color="auto" w:fill="FFFFFF"/>
        </w:rPr>
        <w:t xml:space="preserve">he abstraction value set contains two value to indicate the category of </w:t>
      </w:r>
      <w:ins w:id="308" w:author="Jens Nicolay" w:date="2015-08-21T15:38:00Z">
        <w:r w:rsidR="00A03AD7">
          <w:rPr>
            <w:rFonts w:ascii="Times New Roman"/>
            <w:color w:val="222222"/>
            <w:sz w:val="24"/>
            <w:szCs w:val="24"/>
            <w:u w:color="222222"/>
            <w:shd w:val="clear" w:color="auto" w:fill="FFFFFF"/>
          </w:rPr>
          <w:t xml:space="preserve">an </w:t>
        </w:r>
      </w:ins>
      <w:del w:id="309" w:author="Jens Nicolay" w:date="2015-08-21T15:38:00Z">
        <w:r w:rsidDel="00A03AD7">
          <w:rPr>
            <w:rFonts w:ascii="Times New Roman"/>
            <w:color w:val="222222"/>
            <w:sz w:val="24"/>
            <w:szCs w:val="24"/>
            <w:u w:color="222222"/>
            <w:shd w:val="clear" w:color="auto" w:fill="FFFFFF"/>
          </w:rPr>
          <w:delText>interger</w:delText>
        </w:r>
      </w:del>
      <w:ins w:id="310" w:author="Jens Nicolay" w:date="2015-08-21T15:38:00Z">
        <w:r w:rsidR="00A03AD7">
          <w:rPr>
            <w:rFonts w:ascii="Times New Roman"/>
            <w:color w:val="222222"/>
            <w:sz w:val="24"/>
            <w:szCs w:val="24"/>
            <w:u w:color="222222"/>
            <w:shd w:val="clear" w:color="auto" w:fill="FFFFFF"/>
          </w:rPr>
          <w:t>integer:</w:t>
        </w:r>
      </w:ins>
      <w:del w:id="311" w:author="Jens Nicolay" w:date="2015-08-21T15:38:00Z">
        <w:r w:rsidDel="00A03AD7">
          <w:rPr>
            <w:rFonts w:ascii="Times New Roman"/>
            <w:color w:val="222222"/>
            <w:sz w:val="24"/>
            <w:szCs w:val="24"/>
            <w:u w:color="222222"/>
            <w:shd w:val="clear" w:color="auto" w:fill="FFFFFF"/>
          </w:rPr>
          <w:delText>,</w:delText>
        </w:r>
      </w:del>
      <w:r>
        <w:rPr>
          <w:rFonts w:ascii="Times New Roman"/>
          <w:color w:val="222222"/>
          <w:sz w:val="24"/>
          <w:szCs w:val="24"/>
          <w:u w:color="222222"/>
          <w:shd w:val="clear" w:color="auto" w:fill="FFFFFF"/>
        </w:rPr>
        <w:t xml:space="preserve"> one is </w:t>
      </w:r>
      <w:r>
        <w:rPr>
          <w:rFonts w:ascii="Times New Roman"/>
          <w:i/>
          <w:iCs/>
          <w:color w:val="222222"/>
          <w:sz w:val="24"/>
          <w:szCs w:val="24"/>
          <w:u w:color="222222"/>
          <w:shd w:val="clear" w:color="auto" w:fill="FFFFFF"/>
        </w:rPr>
        <w:t>even</w:t>
      </w:r>
      <w:r>
        <w:rPr>
          <w:rFonts w:ascii="Times New Roman"/>
          <w:color w:val="222222"/>
          <w:sz w:val="24"/>
          <w:szCs w:val="24"/>
          <w:u w:color="222222"/>
          <w:shd w:val="clear" w:color="auto" w:fill="FFFFFF"/>
        </w:rPr>
        <w:t xml:space="preserve">, another is </w:t>
      </w:r>
      <w:r>
        <w:rPr>
          <w:rFonts w:ascii="Times New Roman"/>
          <w:i/>
          <w:iCs/>
          <w:color w:val="222222"/>
          <w:sz w:val="24"/>
          <w:szCs w:val="24"/>
          <w:u w:color="222222"/>
          <w:shd w:val="clear" w:color="auto" w:fill="FFFFFF"/>
        </w:rPr>
        <w:t>odd</w:t>
      </w:r>
      <w:r>
        <w:rPr>
          <w:rFonts w:ascii="Times New Roman"/>
          <w:color w:val="222222"/>
          <w:sz w:val="24"/>
          <w:szCs w:val="24"/>
          <w:u w:color="222222"/>
          <w:shd w:val="clear" w:color="auto" w:fill="FFFFFF"/>
        </w:rPr>
        <w:t>. The supreme of this value abstraction is whole set of integer</w:t>
      </w:r>
      <w:ins w:id="312" w:author="Jens Nicolay" w:date="2015-08-21T15:38:00Z">
        <w:r w:rsidR="00A03AD7">
          <w:rPr>
            <w:rFonts w:ascii="Times New Roman"/>
            <w:color w:val="222222"/>
            <w:sz w:val="24"/>
            <w:szCs w:val="24"/>
            <w:u w:color="222222"/>
            <w:shd w:val="clear" w:color="auto" w:fill="FFFFFF"/>
          </w:rPr>
          <w:t>s</w:t>
        </w:r>
      </w:ins>
      <w:r>
        <w:rPr>
          <w:rFonts w:ascii="Times New Roman"/>
          <w:color w:val="222222"/>
          <w:sz w:val="24"/>
          <w:szCs w:val="24"/>
          <w:u w:color="222222"/>
          <w:shd w:val="clear" w:color="auto" w:fill="FFFFFF"/>
        </w:rPr>
        <w:t xml:space="preserve">, and </w:t>
      </w:r>
      <w:ins w:id="313" w:author="Jens Nicolay" w:date="2015-08-21T15:38:00Z">
        <w:r w:rsidR="00A03AD7">
          <w:rPr>
            <w:rFonts w:ascii="Times New Roman"/>
            <w:color w:val="222222"/>
            <w:sz w:val="24"/>
            <w:szCs w:val="24"/>
            <w:u w:color="222222"/>
            <w:shd w:val="clear" w:color="auto" w:fill="FFFFFF"/>
          </w:rPr>
          <w:t xml:space="preserve">the </w:t>
        </w:r>
      </w:ins>
      <w:r>
        <w:rPr>
          <w:rFonts w:ascii="Times New Roman"/>
          <w:color w:val="222222"/>
          <w:sz w:val="24"/>
          <w:szCs w:val="24"/>
          <w:u w:color="222222"/>
          <w:shd w:val="clear" w:color="auto" w:fill="FFFFFF"/>
        </w:rPr>
        <w:t xml:space="preserve">infimum is an empty set. Function </w:t>
      </w:r>
      <w:r w:rsidR="0057338F">
        <w:rPr>
          <w:rFonts w:ascii="Times New Roman"/>
          <w:color w:val="222222"/>
          <w:position w:val="-10"/>
          <w:sz w:val="24"/>
          <w:szCs w:val="24"/>
          <w:u w:color="222222"/>
          <w:shd w:val="clear" w:color="auto" w:fill="FFFFFF"/>
        </w:rPr>
        <w:pict w14:anchorId="34FE7553">
          <v:shape id="Picture_x0020_91" o:spid="_x0000_i1118" type="#_x0000_t75" style="width:10pt;height:13.35pt">
            <v:imagedata r:id="rId86" o:title=""/>
          </v:shape>
        </w:pict>
      </w:r>
      <w:r>
        <w:rPr>
          <w:rFonts w:ascii="Times New Roman"/>
          <w:color w:val="222222"/>
          <w:position w:val="-20"/>
          <w:sz w:val="24"/>
          <w:szCs w:val="24"/>
          <w:u w:color="222222"/>
          <w:shd w:val="clear" w:color="auto" w:fill="FFFFFF"/>
        </w:rPr>
        <w:t xml:space="preserve"> </w:t>
      </w:r>
      <w:r>
        <w:rPr>
          <w:rFonts w:ascii="Times New Roman"/>
          <w:color w:val="222222"/>
          <w:sz w:val="24"/>
          <w:szCs w:val="24"/>
          <w:u w:color="222222"/>
          <w:shd w:val="clear" w:color="auto" w:fill="FFFFFF"/>
        </w:rPr>
        <w:t xml:space="preserve">is mapping the category value in the set of abstraction to its concrete value set. Function </w:t>
      </w:r>
      <w:r w:rsidR="0057338F">
        <w:rPr>
          <w:rFonts w:ascii="Times New Roman"/>
          <w:color w:val="222222"/>
          <w:position w:val="-6"/>
          <w:sz w:val="24"/>
          <w:szCs w:val="24"/>
          <w:u w:color="222222"/>
          <w:shd w:val="clear" w:color="auto" w:fill="FFFFFF"/>
        </w:rPr>
        <w:pict w14:anchorId="20E7B484">
          <v:shape id="Picture_x0020_92" o:spid="_x0000_i1119" type="#_x0000_t75" style="width:12pt;height:10.65pt">
            <v:imagedata r:id="rId103" o:title=""/>
          </v:shape>
        </w:pict>
      </w:r>
      <w:r>
        <w:rPr>
          <w:rFonts w:asci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in this example is defined as P(Int), to predicates an concrete number weather is an odd or an even basic the rule of {</w:t>
      </w:r>
      <w:r>
        <w:rPr>
          <w:rFonts w:ascii="Times New Roman"/>
          <w:color w:val="222222"/>
          <w:position w:val="-10"/>
          <w:sz w:val="24"/>
          <w:szCs w:val="24"/>
          <w:u w:color="222222"/>
          <w:shd w:val="clear" w:color="auto" w:fill="FFFFFF"/>
        </w:rPr>
        <w:object w:dxaOrig="242" w:dyaOrig="323" w14:anchorId="7404EABD">
          <v:shape id="_x56fe__x7247__x0020_374" o:spid="_x0000_i1120" type="#_x0000_t75" style="width:12pt;height:16pt" o:ole="">
            <v:imagedata r:id="rId108" o:title=""/>
          </v:shape>
          <o:OLEObject Type="Embed" ProgID="Equation.3" ShapeID="_x56fe__x7247__x0020_374" DrawAspect="Content" ObjectID="_1501677950" r:id="rId109"/>
        </w:object>
      </w:r>
      <w:r>
        <w:rPr>
          <w:rFonts w:ascii="Times New Roman"/>
          <w:color w:val="222222"/>
          <w:sz w:val="24"/>
          <w:szCs w:val="24"/>
          <w:u w:color="222222"/>
          <w:shd w:val="clear" w:color="auto" w:fill="FFFFFF"/>
        </w:rPr>
        <w:t>(v)</w:t>
      </w:r>
      <w:r>
        <w:rPr>
          <w:rFonts w:asci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w:t>
      </w:r>
      <w:r>
        <w:rPr>
          <w:rFonts w:asci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v</w:t>
      </w:r>
      <w:r>
        <w:rPr>
          <w:rFonts w:ascii="Times New Roman" w:hint="eastAsia"/>
          <w:color w:val="222222"/>
          <w:sz w:val="24"/>
          <w:szCs w:val="24"/>
          <w:u w:color="222222"/>
          <w:shd w:val="clear" w:color="auto" w:fill="FFFFFF"/>
        </w:rPr>
        <w:t xml:space="preserve"> </w:t>
      </w:r>
      <w:r w:rsidR="0057338F">
        <w:rPr>
          <w:rFonts w:ascii="Times New Roman" w:eastAsia="Times New Roman" w:hAnsi="Times New Roman"/>
          <w:color w:val="222222"/>
          <w:sz w:val="24"/>
          <w:szCs w:val="24"/>
          <w:u w:color="222222"/>
          <w:shd w:val="clear" w:color="auto" w:fill="FFFFFF"/>
          <w:lang w:eastAsia="en-US"/>
        </w:rPr>
        <w:pict w14:anchorId="7BAE5D1A">
          <v:shape id="Picture_x0020_101" o:spid="_x0000_i1121" type="#_x0000_t75" style="width:10pt;height:10pt">
            <v:imagedata r:id="rId47" o:title=""/>
          </v:shape>
        </w:pict>
      </w:r>
      <w:r>
        <w:rPr>
          <w:rFonts w:ascii="Times New Roman" w:hAnsi="Times New Roman" w:hint="eastAsia"/>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S}, where </w:t>
      </w:r>
      <w:r w:rsidR="0057338F">
        <w:rPr>
          <w:rFonts w:ascii="Times New Roman"/>
          <w:color w:val="222222"/>
          <w:position w:val="-10"/>
          <w:sz w:val="24"/>
          <w:szCs w:val="24"/>
          <w:u w:color="222222"/>
          <w:shd w:val="clear" w:color="auto" w:fill="FFFFFF"/>
        </w:rPr>
        <w:pict w14:anchorId="6B36A5CE">
          <v:shape id="Picture_x0020_95" o:spid="_x0000_i1122" type="#_x0000_t75" style="width:12pt;height:16pt">
            <v:imagedata r:id="rId108" o:title=""/>
          </v:shape>
        </w:pict>
      </w:r>
      <w:r>
        <w:rPr>
          <w:rFonts w:ascii="Times New Roman"/>
          <w:color w:val="222222"/>
          <w:sz w:val="24"/>
          <w:szCs w:val="24"/>
          <w:u w:color="222222"/>
          <w:shd w:val="clear" w:color="auto" w:fill="FFFFFF"/>
        </w:rPr>
        <w:t xml:space="preserve">(2n) = even and </w:t>
      </w:r>
      <w:r>
        <w:rPr>
          <w:rFonts w:ascii="Times New Roman" w:hAnsi="Times New Roman" w:hint="eastAsia"/>
          <w:color w:val="222222"/>
          <w:position w:val="-10"/>
          <w:sz w:val="24"/>
          <w:szCs w:val="24"/>
          <w:u w:color="222222"/>
          <w:shd w:val="clear" w:color="auto" w:fill="FFFFFF"/>
        </w:rPr>
        <w:object w:dxaOrig="242" w:dyaOrig="323" w14:anchorId="2A83B750">
          <v:shape id="_x56fe__x7247__x0020_254" o:spid="_x0000_i1123" type="#_x0000_t75" style="width:12pt;height:16pt" o:ole="">
            <v:imagedata r:id="rId110" o:title=""/>
          </v:shape>
          <o:OLEObject Type="Embed" ProgID="Equation.3" ShapeID="_x56fe__x7247__x0020_254" DrawAspect="Content" ObjectID="_1501677951" r:id="rId111"/>
        </w:object>
      </w:r>
      <w:r>
        <w:rPr>
          <w:rFonts w:ascii="Times New Roman"/>
          <w:color w:val="222222"/>
          <w:sz w:val="24"/>
          <w:szCs w:val="24"/>
          <w:u w:color="222222"/>
          <w:shd w:val="clear" w:color="auto" w:fill="FFFFFF"/>
        </w:rPr>
        <w:t xml:space="preserve">(2n+1) = odd. </w:t>
      </w:r>
    </w:p>
    <w:p w14:paraId="4FC84956" w14:textId="1EA444F3" w:rsidR="00B513FC" w:rsidRDefault="004F4D39">
      <w:pPr>
        <w:spacing w:afterLines="50" w:after="120" w:line="276" w:lineRule="auto"/>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lastRenderedPageBreak/>
        <w:t xml:space="preserve">Based on the abstract interpretation of semantics in above example, we can predict the computation traces of concrete semantics. </w:t>
      </w:r>
      <w:del w:id="314" w:author="Jens Nicolay" w:date="2015-08-21T15:38:00Z">
        <w:r w:rsidDel="00A03AD7">
          <w:rPr>
            <w:rFonts w:ascii="Times New Roman"/>
            <w:color w:val="222222"/>
            <w:sz w:val="24"/>
            <w:szCs w:val="24"/>
            <w:u w:color="222222"/>
            <w:shd w:val="clear" w:color="auto" w:fill="FFFFFF"/>
          </w:rPr>
          <w:delText>Such as, if we have a piece of code like below</w:delText>
        </w:r>
      </w:del>
      <w:ins w:id="315" w:author="Jens Nicolay" w:date="2015-08-21T15:38:00Z">
        <w:r w:rsidR="00A03AD7">
          <w:rPr>
            <w:rFonts w:ascii="Times New Roman"/>
            <w:color w:val="222222"/>
            <w:sz w:val="24"/>
            <w:szCs w:val="24"/>
            <w:u w:color="222222"/>
            <w:shd w:val="clear" w:color="auto" w:fill="FFFFFF"/>
          </w:rPr>
          <w:t>For example, consider the following code</w:t>
        </w:r>
      </w:ins>
      <w:r>
        <w:rPr>
          <w:rFonts w:ascii="Times New Roman"/>
          <w:color w:val="222222"/>
          <w:sz w:val="24"/>
          <w:szCs w:val="24"/>
          <w:u w:color="222222"/>
          <w:shd w:val="clear" w:color="auto" w:fill="FFFFFF"/>
        </w:rPr>
        <w:t>:</w:t>
      </w:r>
    </w:p>
    <w:p w14:paraId="51B239C3" w14:textId="77777777" w:rsidR="00B513FC" w:rsidRDefault="0057338F">
      <w:pPr>
        <w:spacing w:afterLines="50" w:after="120" w:line="276" w:lineRule="auto"/>
        <w:jc w:val="center"/>
        <w:rPr>
          <w:sz w:val="24"/>
          <w:szCs w:val="24"/>
        </w:rPr>
      </w:pPr>
      <w:r>
        <w:rPr>
          <w:rFonts w:eastAsia="Arial Unicode MS" w:hAnsi="Arial Unicode MS" w:cs="Arial Unicode MS"/>
          <w:color w:val="000000"/>
          <w:sz w:val="24"/>
          <w:szCs w:val="24"/>
          <w:u w:color="000000"/>
          <w:lang w:eastAsia="en-US"/>
        </w:rPr>
      </w:r>
      <w:r>
        <w:rPr>
          <w:rFonts w:eastAsia="Arial Unicode MS" w:hAnsi="Arial Unicode MS" w:cs="Arial Unicode MS"/>
          <w:color w:val="000000"/>
          <w:sz w:val="24"/>
          <w:szCs w:val="24"/>
          <w:u w:color="000000"/>
          <w:lang w:eastAsia="en-US"/>
        </w:rPr>
        <w:pict w14:anchorId="4A9EA6AD">
          <v:group id="Group_x0020_149" o:spid="_x0000_s1186" style="width:39.3pt;height:73.55pt;mso-position-horizontal-relative:char;mso-position-vertical-relative:line" coordsize="786,1471">
            <v:rect id="Shape_x0020_1073741951" o:spid="_x0000_s1187" style="position:absolute;width:786;height:1471" o:preferrelative="t" stroked="f"/>
            <v:rect id="Shape_x0020_1073741952" o:spid="_x0000_s1188" style="position:absolute;width:786;height:1471" o:preferrelative="t" filled="f" stroked="f">
              <v:textbox inset="3.6pt,,3.6pt">
                <w:txbxContent>
                  <w:p w14:paraId="7E8CE9EC" w14:textId="77777777" w:rsidR="0057338F" w:rsidRDefault="0057338F">
                    <w:pPr>
                      <w:jc w:val="right"/>
                    </w:pPr>
                    <w:r>
                      <w:t>S</w:t>
                    </w:r>
                    <w:r>
                      <w:rPr>
                        <w:vertAlign w:val="subscript"/>
                      </w:rPr>
                      <w:t>0</w:t>
                    </w:r>
                  </w:p>
                  <w:p w14:paraId="7EF6EFE7" w14:textId="77777777" w:rsidR="0057338F" w:rsidRDefault="0057338F">
                    <w:pPr>
                      <w:jc w:val="right"/>
                    </w:pPr>
                    <w:r>
                      <w:t>S</w:t>
                    </w:r>
                    <w:r>
                      <w:rPr>
                        <w:vertAlign w:val="subscript"/>
                      </w:rPr>
                      <w:t>1</w:t>
                    </w:r>
                  </w:p>
                  <w:p w14:paraId="625E63C8" w14:textId="77777777" w:rsidR="0057338F" w:rsidRDefault="0057338F">
                    <w:pPr>
                      <w:jc w:val="right"/>
                    </w:pPr>
                  </w:p>
                  <w:p w14:paraId="5A26DB07" w14:textId="77777777" w:rsidR="0057338F" w:rsidRDefault="0057338F">
                    <w:pPr>
                      <w:jc w:val="right"/>
                    </w:pPr>
                    <w:r>
                      <w:t>S</w:t>
                    </w:r>
                    <w:r>
                      <w:rPr>
                        <w:vertAlign w:val="subscript"/>
                      </w:rPr>
                      <w:t>2</w:t>
                    </w:r>
                  </w:p>
                  <w:p w14:paraId="1FAD808C" w14:textId="77777777" w:rsidR="0057338F" w:rsidRDefault="0057338F">
                    <w:pPr>
                      <w:jc w:val="right"/>
                    </w:pPr>
                    <w:r>
                      <w:t>S</w:t>
                    </w:r>
                    <w:r>
                      <w:rPr>
                        <w:vertAlign w:val="subscript"/>
                      </w:rPr>
                      <w:t>3</w:t>
                    </w:r>
                  </w:p>
                </w:txbxContent>
              </v:textbox>
            </v:rect>
            <w10:wrap type="none"/>
            <w10:anchorlock/>
          </v:group>
        </w:pict>
      </w:r>
      <w:r>
        <w:rPr>
          <w:rFonts w:eastAsia="Arial Unicode MS" w:hAnsi="Arial Unicode MS" w:cs="Arial Unicode MS"/>
          <w:color w:val="000000"/>
          <w:sz w:val="24"/>
          <w:szCs w:val="24"/>
          <w:u w:color="000000"/>
          <w:lang w:eastAsia="en-US"/>
        </w:rPr>
      </w:r>
      <w:r>
        <w:rPr>
          <w:rFonts w:eastAsia="Arial Unicode MS" w:hAnsi="Arial Unicode MS" w:cs="Arial Unicode MS"/>
          <w:color w:val="000000"/>
          <w:sz w:val="24"/>
          <w:szCs w:val="24"/>
          <w:u w:color="000000"/>
          <w:lang w:eastAsia="en-US"/>
        </w:rPr>
        <w:pict w14:anchorId="4CDBDD4C">
          <v:group id="Group_x0020_152" o:spid="_x0000_s1189" style="width:136.45pt;height:73.55pt;mso-position-horizontal-relative:char;mso-position-vertical-relative:line" coordsize="2729,1471">
            <v:rect id="Shape_x0020_1073741954" o:spid="_x0000_s1190" style="position:absolute;width:2729;height:1471" o:preferrelative="t">
              <v:stroke miterlimit="2"/>
            </v:rect>
            <v:rect id="Shape_x0020_1073741955" o:spid="_x0000_s1191" style="position:absolute;width:2729;height:1471" o:preferrelative="t" filled="f" stroked="f">
              <v:textbox inset="3.6pt,,3.6pt">
                <w:txbxContent>
                  <w:p w14:paraId="71C8B286" w14:textId="77777777" w:rsidR="0057338F" w:rsidRDefault="0057338F">
                    <w:r>
                      <w:rPr>
                        <w:rFonts w:eastAsia="Arial Unicode MS" w:hAnsi="Arial Unicode MS" w:cs="Arial Unicode MS"/>
                      </w:rPr>
                      <w:t>while( x div 2 == 0) {</w:t>
                    </w:r>
                  </w:p>
                  <w:p w14:paraId="3B75C4BA" w14:textId="77777777" w:rsidR="0057338F" w:rsidRDefault="0057338F">
                    <w:pPr>
                      <w:ind w:firstLine="700"/>
                    </w:pPr>
                    <w:r>
                      <w:t>x = x/2;</w:t>
                    </w:r>
                  </w:p>
                  <w:p w14:paraId="3008EBC3" w14:textId="77777777" w:rsidR="0057338F" w:rsidRDefault="0057338F">
                    <w:r>
                      <w:rPr>
                        <w:rFonts w:eastAsia="Arial Unicode MS" w:hAnsi="Arial Unicode MS" w:cs="Arial Unicode MS"/>
                      </w:rPr>
                      <w:t>}</w:t>
                    </w:r>
                  </w:p>
                  <w:p w14:paraId="614969A9" w14:textId="77777777" w:rsidR="0057338F" w:rsidRDefault="0057338F">
                    <w:r>
                      <w:rPr>
                        <w:rFonts w:eastAsia="Arial Unicode MS" w:hAnsi="Arial Unicode MS" w:cs="Arial Unicode MS"/>
                      </w:rPr>
                      <w:t>x=x+1;</w:t>
                    </w:r>
                  </w:p>
                  <w:p w14:paraId="58675FB8" w14:textId="77777777" w:rsidR="0057338F" w:rsidRDefault="0057338F">
                    <w:r>
                      <w:rPr>
                        <w:rFonts w:eastAsia="Arial Unicode MS" w:hAnsi="Arial Unicode MS" w:cs="Arial Unicode MS"/>
                      </w:rPr>
                      <w:t xml:space="preserve">return x; </w:t>
                    </w:r>
                  </w:p>
                </w:txbxContent>
              </v:textbox>
            </v:rect>
            <w10:wrap type="none"/>
            <w10:anchorlock/>
          </v:group>
        </w:pict>
      </w:r>
    </w:p>
    <w:p w14:paraId="3D5EDFA8" w14:textId="68E54C34" w:rsidR="00B513FC" w:rsidRDefault="004F4D39">
      <w:pPr>
        <w:spacing w:afterLines="50" w:after="120" w:line="276" w:lineRule="auto"/>
        <w:jc w:val="both"/>
        <w:rPr>
          <w:rFonts w:ascii="Times New Roman" w:eastAsia="Times New Roman" w:hAnsi="Times New Roman"/>
          <w:sz w:val="24"/>
          <w:szCs w:val="24"/>
        </w:rPr>
      </w:pPr>
      <w:r>
        <w:rPr>
          <w:rFonts w:ascii="Times New Roman"/>
          <w:sz w:val="24"/>
          <w:szCs w:val="24"/>
        </w:rPr>
        <w:t>In th</w:t>
      </w:r>
      <w:ins w:id="316" w:author="Jens Nicolay" w:date="2015-08-21T15:38:00Z">
        <w:r w:rsidR="00A03AD7">
          <w:rPr>
            <w:rFonts w:ascii="Times New Roman"/>
            <w:sz w:val="24"/>
            <w:szCs w:val="24"/>
          </w:rPr>
          <w:t>is</w:t>
        </w:r>
      </w:ins>
      <w:del w:id="317" w:author="Jens Nicolay" w:date="2015-08-21T15:38:00Z">
        <w:r w:rsidDel="00A03AD7">
          <w:rPr>
            <w:rFonts w:ascii="Times New Roman"/>
            <w:sz w:val="24"/>
            <w:szCs w:val="24"/>
          </w:rPr>
          <w:delText>e</w:delText>
        </w:r>
      </w:del>
      <w:r>
        <w:rPr>
          <w:rFonts w:ascii="Times New Roman"/>
          <w:sz w:val="24"/>
          <w:szCs w:val="24"/>
        </w:rPr>
        <w:t xml:space="preserve"> </w:t>
      </w:r>
      <w:ins w:id="318" w:author="Jens Nicolay" w:date="2015-08-21T15:39:00Z">
        <w:r w:rsidR="00A03AD7">
          <w:rPr>
            <w:rFonts w:ascii="Times New Roman"/>
            <w:sz w:val="24"/>
            <w:szCs w:val="24"/>
          </w:rPr>
          <w:t>program fragment</w:t>
        </w:r>
      </w:ins>
      <w:del w:id="319" w:author="Jens Nicolay" w:date="2015-08-21T15:39:00Z">
        <w:r w:rsidDel="00A03AD7">
          <w:rPr>
            <w:rFonts w:ascii="Times New Roman"/>
            <w:sz w:val="24"/>
            <w:szCs w:val="24"/>
          </w:rPr>
          <w:delText>code</w:delText>
        </w:r>
      </w:del>
      <w:r>
        <w:rPr>
          <w:rFonts w:ascii="Times New Roman"/>
          <w:sz w:val="24"/>
          <w:szCs w:val="24"/>
        </w:rPr>
        <w:t xml:space="preserve"> we </w:t>
      </w:r>
      <w:del w:id="320" w:author="Jens Nicolay" w:date="2015-08-21T15:39:00Z">
        <w:r w:rsidDel="00A03AD7">
          <w:rPr>
            <w:rFonts w:ascii="Times New Roman"/>
            <w:sz w:val="24"/>
            <w:szCs w:val="24"/>
          </w:rPr>
          <w:delText xml:space="preserve">can </w:delText>
        </w:r>
      </w:del>
      <w:r>
        <w:rPr>
          <w:rFonts w:ascii="Times New Roman"/>
          <w:sz w:val="24"/>
          <w:szCs w:val="24"/>
        </w:rPr>
        <w:t>know</w:t>
      </w:r>
      <w:ins w:id="321" w:author="Jens Nicolay" w:date="2015-08-21T15:39:00Z">
        <w:r w:rsidR="00A03AD7">
          <w:rPr>
            <w:rFonts w:ascii="Times New Roman"/>
            <w:sz w:val="24"/>
            <w:szCs w:val="24"/>
          </w:rPr>
          <w:t xml:space="preserve"> that </w:t>
        </w:r>
      </w:ins>
      <w:del w:id="322" w:author="Jens Nicolay" w:date="2015-08-21T15:39:00Z">
        <w:r w:rsidDel="00A03AD7">
          <w:rPr>
            <w:rFonts w:ascii="Times New Roman"/>
            <w:sz w:val="24"/>
            <w:szCs w:val="24"/>
          </w:rPr>
          <w:delText xml:space="preserve">, </w:delText>
        </w:r>
      </w:del>
      <w:r>
        <w:rPr>
          <w:rFonts w:ascii="Times New Roman"/>
          <w:sz w:val="24"/>
          <w:szCs w:val="24"/>
        </w:rPr>
        <w:t xml:space="preserve">if the value of </w:t>
      </w:r>
      <w:r>
        <w:rPr>
          <w:rFonts w:ascii="Times New Roman"/>
          <w:i/>
          <w:iCs/>
          <w:sz w:val="24"/>
          <w:szCs w:val="24"/>
        </w:rPr>
        <w:t>x</w:t>
      </w:r>
      <w:r>
        <w:rPr>
          <w:rFonts w:ascii="Times New Roman"/>
          <w:sz w:val="24"/>
          <w:szCs w:val="24"/>
        </w:rPr>
        <w:t xml:space="preserve"> in </w:t>
      </w:r>
      <w:r>
        <w:rPr>
          <w:rFonts w:ascii="Times New Roman"/>
          <w:i/>
          <w:iCs/>
          <w:sz w:val="24"/>
          <w:szCs w:val="24"/>
        </w:rPr>
        <w:t>S</w:t>
      </w:r>
      <w:r>
        <w:rPr>
          <w:rFonts w:ascii="Times New Roman"/>
          <w:i/>
          <w:iCs/>
          <w:sz w:val="24"/>
          <w:szCs w:val="24"/>
          <w:vertAlign w:val="subscript"/>
        </w:rPr>
        <w:t>0</w:t>
      </w:r>
      <w:r>
        <w:rPr>
          <w:rFonts w:ascii="Times New Roman"/>
          <w:sz w:val="24"/>
          <w:szCs w:val="24"/>
        </w:rPr>
        <w:t xml:space="preserve"> is even, the program will go into the body of loop, otherwise it will jump to </w:t>
      </w:r>
      <w:r>
        <w:rPr>
          <w:rFonts w:ascii="Times New Roman"/>
          <w:i/>
          <w:iCs/>
          <w:sz w:val="24"/>
          <w:szCs w:val="24"/>
        </w:rPr>
        <w:t>S</w:t>
      </w:r>
      <w:r>
        <w:rPr>
          <w:rFonts w:ascii="Times New Roman"/>
          <w:i/>
          <w:iCs/>
          <w:sz w:val="24"/>
          <w:szCs w:val="24"/>
          <w:vertAlign w:val="subscript"/>
        </w:rPr>
        <w:t>2</w:t>
      </w:r>
      <w:r>
        <w:rPr>
          <w:rFonts w:ascii="Times New Roman"/>
          <w:sz w:val="24"/>
          <w:szCs w:val="24"/>
        </w:rPr>
        <w:t xml:space="preserve">. Assuming the operation of program is denoted by a pair of a program point and the abstract value of variable, we can get two trace trees from basic on underlying abstract interpretation semantics as </w:t>
      </w:r>
      <w:del w:id="323" w:author="Jens Nicolay" w:date="2015-08-21T15:39:00Z">
        <w:r w:rsidDel="00A03AD7">
          <w:rPr>
            <w:rFonts w:ascii="Times New Roman"/>
            <w:sz w:val="24"/>
            <w:szCs w:val="24"/>
          </w:rPr>
          <w:delText xml:space="preserve">showing </w:delText>
        </w:r>
      </w:del>
      <w:ins w:id="324" w:author="Jens Nicolay" w:date="2015-08-21T15:39:00Z">
        <w:r w:rsidR="00A03AD7">
          <w:rPr>
            <w:rFonts w:ascii="Times New Roman"/>
            <w:sz w:val="24"/>
            <w:szCs w:val="24"/>
          </w:rPr>
          <w:t>show</w:t>
        </w:r>
        <w:r w:rsidR="00A03AD7">
          <w:rPr>
            <w:rFonts w:ascii="Times New Roman"/>
            <w:sz w:val="24"/>
            <w:szCs w:val="24"/>
          </w:rPr>
          <w:t>n</w:t>
        </w:r>
        <w:r w:rsidR="00A03AD7">
          <w:rPr>
            <w:rFonts w:ascii="Times New Roman"/>
            <w:sz w:val="24"/>
            <w:szCs w:val="24"/>
          </w:rPr>
          <w:t xml:space="preserve"> </w:t>
        </w:r>
      </w:ins>
      <w:r>
        <w:rPr>
          <w:rFonts w:ascii="Times New Roman"/>
          <w:sz w:val="24"/>
          <w:szCs w:val="24"/>
        </w:rPr>
        <w:t>in figure 3.5:</w:t>
      </w:r>
    </w:p>
    <w:p w14:paraId="7BB7067F" w14:textId="77777777" w:rsidR="00B513FC" w:rsidRDefault="0057338F">
      <w:pPr>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sz w:val="24"/>
          <w:szCs w:val="24"/>
          <w:u w:color="000000"/>
          <w:lang w:eastAsia="en-US"/>
        </w:rPr>
        <w:pict w14:anchorId="29C57E82">
          <v:shape id="Picture_x0020_104" o:spid="_x0000_i1126" type="#_x0000_t75" style="width:104.65pt;height:120.65pt">
            <v:imagedata r:id="rId112" o:title="" cropleft="6325f"/>
          </v:shape>
        </w:pict>
      </w:r>
      <w:r w:rsidR="004F4D39">
        <w:rPr>
          <w:rFonts w:ascii="Times New Roman"/>
          <w:sz w:val="24"/>
          <w:szCs w:val="24"/>
        </w:rPr>
        <w:t xml:space="preserve">        </w:t>
      </w:r>
      <w:r>
        <w:rPr>
          <w:rFonts w:ascii="Times New Roman" w:eastAsia="Times New Roman" w:hAnsi="Times New Roman"/>
          <w:color w:val="000000"/>
          <w:sz w:val="24"/>
          <w:szCs w:val="24"/>
          <w:u w:color="000000"/>
          <w:lang w:eastAsia="en-US"/>
        </w:rPr>
        <w:pict w14:anchorId="18930929">
          <v:shape id="Picture_x0020_105" o:spid="_x0000_i1127" type="#_x0000_t75" style="width:54.65pt;height:88.65pt">
            <v:imagedata r:id="rId113" o:title=""/>
          </v:shape>
        </w:pict>
      </w:r>
    </w:p>
    <w:p w14:paraId="37812781" w14:textId="77777777" w:rsidR="00B513FC" w:rsidRDefault="004F4D39">
      <w:pPr>
        <w:spacing w:afterLines="50" w:after="120" w:line="276" w:lineRule="auto"/>
        <w:jc w:val="center"/>
        <w:rPr>
          <w:rFonts w:ascii="Times New Roman" w:eastAsia="Times New Roman" w:hAnsi="Times New Roman"/>
          <w:sz w:val="21"/>
          <w:szCs w:val="21"/>
        </w:rPr>
      </w:pPr>
      <w:r>
        <w:rPr>
          <w:rFonts w:ascii="Times New Roman"/>
          <w:sz w:val="24"/>
          <w:szCs w:val="24"/>
        </w:rPr>
        <w:t xml:space="preserve">     </w:t>
      </w:r>
      <w:r>
        <w:rPr>
          <w:rFonts w:ascii="Times New Roman"/>
          <w:sz w:val="21"/>
          <w:szCs w:val="21"/>
        </w:rPr>
        <w:t xml:space="preserve">    (a)                            (b)</w:t>
      </w:r>
    </w:p>
    <w:p w14:paraId="70D552F5" w14:textId="77777777" w:rsidR="00B513FC" w:rsidRDefault="004F4D39">
      <w:pPr>
        <w:spacing w:afterLines="50" w:after="120" w:line="276" w:lineRule="auto"/>
        <w:jc w:val="center"/>
        <w:rPr>
          <w:rFonts w:ascii="Times New Roman" w:eastAsia="Times New Roman" w:hAnsi="Times New Roman"/>
          <w:sz w:val="21"/>
          <w:szCs w:val="21"/>
        </w:rPr>
      </w:pPr>
      <w:r>
        <w:rPr>
          <w:rFonts w:ascii="Times New Roman"/>
          <w:sz w:val="21"/>
          <w:szCs w:val="21"/>
        </w:rPr>
        <w:t>Figure 3.5 (a)Trace trees if input value is even; (b)Trace tree if input value is odd.</w:t>
      </w:r>
    </w:p>
    <w:p w14:paraId="42DC6BB4" w14:textId="77777777" w:rsidR="00B513FC" w:rsidRDefault="004F4D39">
      <w:pPr>
        <w:widowControl w:val="0"/>
        <w:spacing w:beforeLines="50" w:before="120"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To ensure every transition in concrete semantics is simulated by one in the abstract semantics, we have to follow this principle: if a concrete variable </w:t>
      </w:r>
      <w:r>
        <w:rPr>
          <w:rFonts w:ascii="Times New Roman"/>
          <w:i/>
          <w:iCs/>
          <w:color w:val="222222"/>
          <w:sz w:val="24"/>
          <w:szCs w:val="24"/>
          <w:u w:color="222222"/>
          <w:shd w:val="clear" w:color="auto" w:fill="FFFFFF"/>
        </w:rPr>
        <w:t>c</w:t>
      </w:r>
      <w:r>
        <w:rPr>
          <w:rFonts w:ascii="Times New Roman"/>
          <w:color w:val="222222"/>
          <w:sz w:val="24"/>
          <w:szCs w:val="24"/>
          <w:u w:color="222222"/>
          <w:shd w:val="clear" w:color="auto" w:fill="FFFFFF"/>
        </w:rPr>
        <w:t xml:space="preserve"> at </w:t>
      </w:r>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bscript"/>
        </w:rPr>
        <w:t>i</w:t>
      </w:r>
      <w:r>
        <w:rPr>
          <w:rFonts w:ascii="Times New Roman"/>
          <w:color w:val="222222"/>
          <w:sz w:val="24"/>
          <w:szCs w:val="24"/>
          <w:u w:color="222222"/>
          <w:shd w:val="clear" w:color="auto" w:fill="FFFFFF"/>
        </w:rPr>
        <w:t xml:space="preserve"> can transit to </w:t>
      </w:r>
      <w:r>
        <w:rPr>
          <w:rFonts w:ascii="Times New Roman"/>
          <w:i/>
          <w:iCs/>
          <w:color w:val="222222"/>
          <w:sz w:val="24"/>
          <w:szCs w:val="24"/>
          <w:u w:color="222222"/>
          <w:shd w:val="clear" w:color="auto" w:fill="FFFFFF"/>
        </w:rPr>
        <w:t>c</w:t>
      </w:r>
      <w:r>
        <w:rPr>
          <w:rFonts w:hAnsi="Times New Roman"/>
          <w:i/>
          <w:iCs/>
          <w:color w:val="222222"/>
          <w:sz w:val="24"/>
          <w:szCs w:val="24"/>
          <w:u w:color="222222"/>
          <w:shd w:val="clear" w:color="auto" w:fill="FFFFFF"/>
        </w:rPr>
        <w:t>’</w:t>
      </w:r>
      <w:r>
        <w:rPr>
          <w:rFonts w:ascii="Times New Roman"/>
          <w:color w:val="222222"/>
          <w:sz w:val="24"/>
          <w:szCs w:val="24"/>
          <w:u w:color="222222"/>
          <w:shd w:val="clear" w:color="auto" w:fill="FFFFFF"/>
        </w:rPr>
        <w:t xml:space="preserve"> at </w:t>
      </w:r>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bscript"/>
        </w:rPr>
        <w:t>j</w:t>
      </w:r>
      <w:r>
        <w:rPr>
          <w:rFonts w:ascii="Times New Roman"/>
          <w:color w:val="222222"/>
          <w:sz w:val="24"/>
          <w:szCs w:val="24"/>
          <w:u w:color="222222"/>
          <w:shd w:val="clear" w:color="auto" w:fill="FFFFFF"/>
        </w:rPr>
        <w:t xml:space="preserve">, then we have to ensure there is a corresponding transition in abstract interpreter from a within </w:t>
      </w:r>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bscript"/>
        </w:rPr>
        <w:t>i</w:t>
      </w:r>
      <w:r>
        <w:rPr>
          <w:rFonts w:ascii="Times New Roman"/>
          <w:color w:val="222222"/>
          <w:sz w:val="24"/>
          <w:szCs w:val="24"/>
          <w:u w:color="222222"/>
          <w:shd w:val="clear" w:color="auto" w:fill="FFFFFF"/>
        </w:rPr>
        <w:t xml:space="preserve"> to a</w:t>
      </w:r>
      <w:r>
        <w:rPr>
          <w:rFonts w:hAnsi="Times New Roman"/>
          <w:color w:val="222222"/>
          <w:sz w:val="24"/>
          <w:szCs w:val="24"/>
          <w:u w:color="222222"/>
          <w:shd w:val="clear" w:color="auto" w:fill="FFFFFF"/>
        </w:rPr>
        <w:t>’</w:t>
      </w:r>
      <w:r>
        <w:rPr>
          <w:rFonts w:hAnsi="Times New Roman"/>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within </w:t>
      </w:r>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bscript"/>
        </w:rPr>
        <w:t>j</w:t>
      </w:r>
      <w:r>
        <w:rPr>
          <w:rFonts w:ascii="Times New Roman"/>
          <w:i/>
          <w:iCs/>
          <w:color w:val="222222"/>
          <w:sz w:val="24"/>
          <w:szCs w:val="24"/>
          <w:u w:color="222222"/>
          <w:shd w:val="clear" w:color="auto" w:fill="FFFFFF"/>
        </w:rPr>
        <w:t xml:space="preserve">, </w:t>
      </w:r>
      <w:r>
        <w:rPr>
          <w:rFonts w:ascii="Times New Roman"/>
          <w:color w:val="222222"/>
          <w:sz w:val="24"/>
          <w:szCs w:val="24"/>
          <w:u w:color="222222"/>
          <w:shd w:val="clear" w:color="auto" w:fill="FFFFFF"/>
        </w:rPr>
        <w:t xml:space="preserve">where </w:t>
      </w:r>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bscript"/>
        </w:rPr>
        <w:t>j</w:t>
      </w:r>
      <w:r>
        <w:rPr>
          <w:rFonts w:ascii="Times New Roman"/>
          <w:color w:val="222222"/>
          <w:sz w:val="24"/>
          <w:szCs w:val="24"/>
          <w:u w:color="222222"/>
          <w:shd w:val="clear" w:color="auto" w:fill="FFFFFF"/>
        </w:rPr>
        <w:t>, c</w:t>
      </w:r>
      <w:r>
        <w:rPr>
          <w:rFonts w:hAnsi="Times New Roman"/>
          <w:color w:val="222222"/>
          <w:sz w:val="24"/>
          <w:szCs w:val="24"/>
          <w:u w:color="222222"/>
          <w:shd w:val="clear" w:color="auto" w:fill="FFFFFF"/>
        </w:rPr>
        <w:t>’</w:t>
      </w:r>
      <w:r>
        <w:rPr>
          <w:rFonts w:hAnsi="Times New Roman"/>
          <w:color w:val="222222"/>
          <w:position w:val="-4"/>
          <w:sz w:val="24"/>
          <w:szCs w:val="24"/>
          <w:u w:color="222222"/>
          <w:shd w:val="clear" w:color="auto" w:fill="FFFFFF"/>
        </w:rPr>
        <w:object w:dxaOrig="276" w:dyaOrig="276" w14:anchorId="5BD32BC1">
          <v:shape id="_x56fe__x7247__x0020_379" o:spid="_x0000_i1128" type="#_x0000_t75" style="width:13.35pt;height:13.35pt" o:ole="">
            <v:imagedata r:id="rId114" o:title=""/>
          </v:shape>
          <o:OLEObject Type="Embed" ProgID="Equation.3" ShapeID="_x56fe__x7247__x0020_379" DrawAspect="Content" ObjectID="_1501677952" r:id="rId115"/>
        </w:object>
      </w:r>
      <w:r>
        <w:rPr>
          <w:rFonts w:ascii="Times New Roman"/>
          <w:color w:val="222222"/>
          <w:sz w:val="24"/>
          <w:szCs w:val="24"/>
          <w:u w:color="222222"/>
          <w:shd w:val="clear" w:color="auto" w:fill="FFFFFF"/>
        </w:rPr>
        <w:t>{</w:t>
      </w:r>
      <w:r>
        <w:rPr>
          <w:rFonts w:ascii="Times New Roman"/>
          <w:i/>
          <w:iCs/>
          <w:color w:val="222222"/>
          <w:sz w:val="24"/>
          <w:szCs w:val="24"/>
          <w:u w:color="222222"/>
          <w:shd w:val="clear" w:color="auto" w:fill="FFFFFF"/>
        </w:rPr>
        <w:t>S</w:t>
      </w:r>
      <w:r>
        <w:rPr>
          <w:rFonts w:ascii="Times New Roman"/>
          <w:i/>
          <w:iCs/>
          <w:color w:val="222222"/>
          <w:sz w:val="24"/>
          <w:szCs w:val="24"/>
          <w:u w:color="222222"/>
          <w:shd w:val="clear" w:color="auto" w:fill="FFFFFF"/>
          <w:vertAlign w:val="subscript"/>
        </w:rPr>
        <w:t>j</w:t>
      </w:r>
      <w:r>
        <w:rPr>
          <w:rFonts w:ascii="Times New Roman"/>
          <w:color w:val="222222"/>
          <w:sz w:val="24"/>
          <w:szCs w:val="24"/>
          <w:u w:color="222222"/>
          <w:shd w:val="clear" w:color="auto" w:fill="FFFFFF"/>
        </w:rPr>
        <w:t>, c</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c</w:t>
      </w:r>
      <w:r>
        <w:rPr>
          <w:rFonts w:hAnsi="Times New Roman"/>
          <w:color w:val="222222"/>
          <w:sz w:val="24"/>
          <w:szCs w:val="24"/>
          <w:u w:color="222222"/>
          <w:shd w:val="clear" w:color="auto" w:fill="FFFFFF"/>
        </w:rPr>
        <w:t>’</w:t>
      </w:r>
      <w:r w:rsidR="0057338F">
        <w:rPr>
          <w:rFonts w:hAnsi="Times New Roman"/>
          <w:color w:val="222222"/>
          <w:position w:val="-4"/>
          <w:sz w:val="24"/>
          <w:szCs w:val="24"/>
          <w:u w:color="222222"/>
          <w:shd w:val="clear" w:color="auto" w:fill="FFFFFF"/>
        </w:rPr>
        <w:pict w14:anchorId="4F427E5A">
          <v:shape id="Picture_x0020_100" o:spid="_x0000_i1129" type="#_x0000_t75" style="width:13.35pt;height:13.35pt">
            <v:imagedata r:id="rId114" o:title=""/>
          </v:shape>
        </w:pict>
      </w:r>
      <w:r w:rsidR="0057338F">
        <w:rPr>
          <w:rFonts w:ascii="Times New Roman"/>
          <w:color w:val="222222"/>
          <w:position w:val="-10"/>
          <w:sz w:val="21"/>
          <w:szCs w:val="21"/>
          <w:u w:color="222222"/>
          <w:shd w:val="clear" w:color="auto" w:fill="FFFFFF"/>
        </w:rPr>
        <w:pict w14:anchorId="44F62A79">
          <v:shape id="_x0000_i1130" type="#_x0000_t75" style="width:10pt;height:13.35pt">
            <v:imagedata r:id="rId86" o:title=""/>
          </v:shape>
        </w:pict>
      </w:r>
      <w:r>
        <w:rPr>
          <w:rFonts w:ascii="Times New Roman"/>
          <w:color w:val="222222"/>
          <w:sz w:val="24"/>
          <w:szCs w:val="24"/>
          <w:u w:color="222222"/>
          <w:shd w:val="clear" w:color="auto" w:fill="FFFFFF"/>
        </w:rPr>
        <w:t xml:space="preserve"> (a</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w:t>
      </w:r>
    </w:p>
    <w:p w14:paraId="1D1CA50B" w14:textId="1602C981"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So far, we </w:t>
      </w:r>
      <w:del w:id="325" w:author="Jens Nicolay" w:date="2015-08-21T15:46:00Z">
        <w:r w:rsidDel="00A03AD7">
          <w:rPr>
            <w:rFonts w:ascii="Times New Roman"/>
            <w:color w:val="222222"/>
            <w:sz w:val="24"/>
            <w:szCs w:val="24"/>
            <w:u w:color="222222"/>
            <w:shd w:val="clear" w:color="auto" w:fill="FFFFFF"/>
          </w:rPr>
          <w:delText xml:space="preserve">can </w:delText>
        </w:r>
      </w:del>
      <w:r>
        <w:rPr>
          <w:rFonts w:ascii="Times New Roman"/>
          <w:color w:val="222222"/>
          <w:sz w:val="24"/>
          <w:szCs w:val="24"/>
          <w:u w:color="222222"/>
          <w:shd w:val="clear" w:color="auto" w:fill="FFFFFF"/>
        </w:rPr>
        <w:t>know a static analysis of a program is a sound, finite, and approximate calculation of the program</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s execution</w:t>
      </w:r>
      <w:del w:id="326" w:author="Jens Nicolay" w:date="2015-08-21T15:46:00Z">
        <w:r w:rsidDel="00A03AD7">
          <w:rPr>
            <w:rFonts w:ascii="Times New Roman"/>
            <w:color w:val="222222"/>
            <w:sz w:val="24"/>
            <w:szCs w:val="24"/>
            <w:u w:color="222222"/>
            <w:shd w:val="clear" w:color="auto" w:fill="FFFFFF"/>
          </w:rPr>
          <w:delText>s</w:delText>
        </w:r>
      </w:del>
      <w:r>
        <w:rPr>
          <w:rFonts w:ascii="Times New Roman"/>
          <w:color w:val="222222"/>
          <w:sz w:val="24"/>
          <w:szCs w:val="24"/>
          <w:u w:color="222222"/>
          <w:shd w:val="clear" w:color="auto" w:fill="FFFFFF"/>
        </w:rPr>
        <w:t>. Additional, static analysis is an important method to deal with halting problem. This kind of problem is generated by undecidable termination by a given input. In the parity example, because of loss precise on abstraction, we can</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t say we </w:t>
      </w:r>
      <w:del w:id="327" w:author="Jens Nicolay" w:date="2015-08-21T15:46:00Z">
        <w:r w:rsidDel="00A03AD7">
          <w:rPr>
            <w:rFonts w:ascii="Times New Roman"/>
            <w:color w:val="222222"/>
            <w:sz w:val="24"/>
            <w:szCs w:val="24"/>
            <w:u w:color="222222"/>
            <w:shd w:val="clear" w:color="auto" w:fill="FFFFFF"/>
          </w:rPr>
          <w:delText xml:space="preserve">can </w:delText>
        </w:r>
      </w:del>
      <w:r>
        <w:rPr>
          <w:rFonts w:ascii="Times New Roman"/>
          <w:color w:val="222222"/>
          <w:sz w:val="24"/>
          <w:szCs w:val="24"/>
          <w:u w:color="222222"/>
          <w:shd w:val="clear" w:color="auto" w:fill="FFFFFF"/>
        </w:rPr>
        <w:t>get termination for all even value</w:t>
      </w:r>
      <w:ins w:id="328" w:author="Jens Nicolay" w:date="2015-08-21T15:46:00Z">
        <w:r w:rsidR="00A03AD7">
          <w:rPr>
            <w:rFonts w:ascii="Times New Roman"/>
            <w:color w:val="222222"/>
            <w:sz w:val="24"/>
            <w:szCs w:val="24"/>
            <w:u w:color="222222"/>
            <w:shd w:val="clear" w:color="auto" w:fill="FFFFFF"/>
          </w:rPr>
          <w:t>s</w:t>
        </w:r>
      </w:ins>
      <w:r>
        <w:rPr>
          <w:rFonts w:ascii="Times New Roman"/>
          <w:color w:val="222222"/>
          <w:sz w:val="24"/>
          <w:szCs w:val="24"/>
          <w:u w:color="222222"/>
          <w:shd w:val="clear" w:color="auto" w:fill="FFFFFF"/>
        </w:rPr>
        <w:t xml:space="preserve">, even if only 0 will cause non-termination. In other word, static analysis attempts to predicate program behavior as precise as </w:t>
      </w:r>
      <w:del w:id="329" w:author="Jens Nicolay" w:date="2015-08-21T15:47:00Z">
        <w:r w:rsidDel="00A03AD7">
          <w:rPr>
            <w:rFonts w:ascii="Times New Roman"/>
            <w:color w:val="222222"/>
            <w:sz w:val="24"/>
            <w:szCs w:val="24"/>
            <w:u w:color="222222"/>
            <w:shd w:val="clear" w:color="auto" w:fill="FFFFFF"/>
          </w:rPr>
          <w:delText>it can be</w:delText>
        </w:r>
      </w:del>
      <w:ins w:id="330" w:author="Jens Nicolay" w:date="2015-08-21T15:47:00Z">
        <w:r w:rsidR="00A03AD7">
          <w:rPr>
            <w:rFonts w:ascii="Times New Roman"/>
            <w:color w:val="222222"/>
            <w:sz w:val="24"/>
            <w:szCs w:val="24"/>
            <w:u w:color="222222"/>
            <w:shd w:val="clear" w:color="auto" w:fill="FFFFFF"/>
          </w:rPr>
          <w:t>possible</w:t>
        </w:r>
      </w:ins>
      <w:r>
        <w:rPr>
          <w:rFonts w:ascii="Times New Roman"/>
          <w:color w:val="222222"/>
          <w:sz w:val="24"/>
          <w:szCs w:val="24"/>
          <w:u w:color="222222"/>
          <w:shd w:val="clear" w:color="auto" w:fill="FFFFFF"/>
        </w:rPr>
        <w:t xml:space="preserve">. </w:t>
      </w:r>
    </w:p>
    <w:p w14:paraId="6EF469DD" w14:textId="19528B64"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lastRenderedPageBreak/>
        <w:t xml:space="preserve">Beside above solution of </w:t>
      </w:r>
      <w:del w:id="331" w:author="Jens Nicolay" w:date="2015-08-21T15:47:00Z">
        <w:r w:rsidDel="00A03AD7">
          <w:rPr>
            <w:rFonts w:ascii="Times New Roman"/>
            <w:color w:val="222222"/>
            <w:sz w:val="24"/>
            <w:szCs w:val="24"/>
            <w:u w:color="222222"/>
            <w:shd w:val="clear" w:color="auto" w:fill="FFFFFF"/>
          </w:rPr>
          <w:delText xml:space="preserve">abstract interpretation of </w:delText>
        </w:r>
      </w:del>
      <w:r>
        <w:rPr>
          <w:rFonts w:ascii="Times New Roman"/>
          <w:color w:val="222222"/>
          <w:sz w:val="24"/>
          <w:szCs w:val="24"/>
          <w:u w:color="222222"/>
          <w:shd w:val="clear" w:color="auto" w:fill="FFFFFF"/>
        </w:rPr>
        <w:t>static program analysis</w:t>
      </w:r>
      <w:ins w:id="332" w:author="Jens Nicolay" w:date="2015-08-21T15:47:00Z">
        <w:r w:rsidR="00A03AD7">
          <w:rPr>
            <w:rFonts w:ascii="Times New Roman"/>
            <w:color w:val="222222"/>
            <w:sz w:val="24"/>
            <w:szCs w:val="24"/>
            <w:u w:color="222222"/>
            <w:shd w:val="clear" w:color="auto" w:fill="FFFFFF"/>
          </w:rPr>
          <w:t xml:space="preserve"> based on abstract interpretation</w:t>
        </w:r>
      </w:ins>
      <w:r>
        <w:rPr>
          <w:rFonts w:ascii="Times New Roman"/>
          <w:color w:val="222222"/>
          <w:sz w:val="24"/>
          <w:szCs w:val="24"/>
          <w:u w:color="222222"/>
          <w:shd w:val="clear" w:color="auto" w:fill="FFFFFF"/>
        </w:rPr>
        <w:t>, in the following section of this chapter, we</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ll introduce two types of abstract interpreter</w:t>
      </w:r>
      <w:ins w:id="333" w:author="Jens Nicolay" w:date="2015-08-21T15:47:00Z">
        <w:r w:rsidR="00A03AD7">
          <w:rPr>
            <w:rFonts w:ascii="Times New Roman"/>
            <w:color w:val="222222"/>
            <w:sz w:val="24"/>
            <w:szCs w:val="24"/>
            <w:u w:color="222222"/>
            <w:shd w:val="clear" w:color="auto" w:fill="FFFFFF"/>
          </w:rPr>
          <w:t>s</w:t>
        </w:r>
      </w:ins>
      <w:r>
        <w:rPr>
          <w:rFonts w:ascii="Times New Roman"/>
          <w:color w:val="222222"/>
          <w:sz w:val="24"/>
          <w:szCs w:val="24"/>
          <w:u w:color="222222"/>
          <w:shd w:val="clear" w:color="auto" w:fill="FFFFFF"/>
        </w:rPr>
        <w:t xml:space="preserve"> </w:t>
      </w:r>
      <w:del w:id="334" w:author="Jens Nicolay" w:date="2015-08-21T15:47:00Z">
        <w:r w:rsidDel="00A03AD7">
          <w:rPr>
            <w:rFonts w:ascii="Times New Roman"/>
            <w:color w:val="222222"/>
            <w:sz w:val="24"/>
            <w:szCs w:val="24"/>
            <w:u w:color="222222"/>
            <w:shd w:val="clear" w:color="auto" w:fill="FFFFFF"/>
          </w:rPr>
          <w:delText xml:space="preserve">which </w:delText>
        </w:r>
      </w:del>
      <w:ins w:id="335" w:author="Jens Nicolay" w:date="2015-08-21T15:47:00Z">
        <w:r w:rsidR="00A03AD7">
          <w:rPr>
            <w:rFonts w:ascii="Times New Roman"/>
            <w:color w:val="222222"/>
            <w:sz w:val="24"/>
            <w:szCs w:val="24"/>
            <w:u w:color="222222"/>
            <w:shd w:val="clear" w:color="auto" w:fill="FFFFFF"/>
          </w:rPr>
          <w:t>that</w:t>
        </w:r>
        <w:r w:rsidR="00A03AD7">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 xml:space="preserve">can be used as a framework to </w:t>
      </w:r>
      <w:del w:id="336" w:author="Jens Nicolay" w:date="2015-08-21T15:47:00Z">
        <w:r w:rsidDel="00A03AD7">
          <w:rPr>
            <w:rFonts w:ascii="Times New Roman"/>
            <w:color w:val="222222"/>
            <w:sz w:val="24"/>
            <w:szCs w:val="24"/>
            <w:u w:color="222222"/>
            <w:shd w:val="clear" w:color="auto" w:fill="FFFFFF"/>
          </w:rPr>
          <w:delText xml:space="preserve">do </w:delText>
        </w:r>
      </w:del>
      <w:ins w:id="337" w:author="Jens Nicolay" w:date="2015-08-21T15:47:00Z">
        <w:r w:rsidR="00A03AD7">
          <w:rPr>
            <w:rFonts w:ascii="Times New Roman"/>
            <w:color w:val="222222"/>
            <w:sz w:val="24"/>
            <w:szCs w:val="24"/>
            <w:u w:color="222222"/>
            <w:shd w:val="clear" w:color="auto" w:fill="FFFFFF"/>
          </w:rPr>
          <w:t>perform</w:t>
        </w:r>
        <w:r w:rsidR="00A03AD7">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 xml:space="preserve">static analysis. </w:t>
      </w:r>
    </w:p>
    <w:p w14:paraId="318E3F71" w14:textId="77777777" w:rsidR="00B513FC" w:rsidRDefault="004F4D39">
      <w:pPr>
        <w:widowControl w:val="0"/>
        <w:spacing w:afterLines="100" w:after="24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 </w:t>
      </w:r>
    </w:p>
    <w:p w14:paraId="3924AB24" w14:textId="77777777" w:rsidR="00B513FC" w:rsidRDefault="004F4D39">
      <w:pPr>
        <w:widowControl w:val="0"/>
        <w:spacing w:afterLines="100" w:after="240" w:line="276" w:lineRule="auto"/>
        <w:jc w:val="both"/>
        <w:outlineLvl w:val="1"/>
        <w:rPr>
          <w:rFonts w:ascii="Times New Roman" w:eastAsia="Times New Roman" w:hAnsi="Times New Roman"/>
          <w:color w:val="222222"/>
          <w:sz w:val="24"/>
          <w:szCs w:val="24"/>
          <w:u w:color="222222"/>
          <w:shd w:val="clear" w:color="auto" w:fill="FFFFFF"/>
        </w:rPr>
      </w:pPr>
      <w:bookmarkStart w:id="338" w:name="_Toc32327"/>
      <w:r>
        <w:rPr>
          <w:rFonts w:ascii="Times New Roman"/>
          <w:b/>
          <w:bCs/>
          <w:color w:val="222222"/>
          <w:sz w:val="28"/>
          <w:szCs w:val="28"/>
          <w:u w:color="222222"/>
          <w:shd w:val="clear" w:color="auto" w:fill="FFFFFF"/>
        </w:rPr>
        <w:t>3.3 CESK-Machine</w:t>
      </w:r>
      <w:bookmarkEnd w:id="338"/>
      <w:r>
        <w:rPr>
          <w:rFonts w:ascii="Times New Roman"/>
          <w:color w:val="222222"/>
          <w:sz w:val="24"/>
          <w:szCs w:val="24"/>
          <w:u w:color="222222"/>
          <w:shd w:val="clear" w:color="auto" w:fill="FFFFFF"/>
        </w:rPr>
        <w:t xml:space="preserve"> </w:t>
      </w:r>
    </w:p>
    <w:p w14:paraId="4EC65CCB"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Mtthias Felleisen[55] introduced a </w:t>
      </w:r>
      <w:commentRangeStart w:id="339"/>
      <w:r>
        <w:rPr>
          <w:rFonts w:ascii="Times New Roman"/>
          <w:i/>
          <w:iCs/>
          <w:color w:val="222222"/>
          <w:sz w:val="24"/>
          <w:szCs w:val="24"/>
          <w:u w:color="222222"/>
          <w:shd w:val="clear" w:color="auto" w:fill="FFFFFF"/>
        </w:rPr>
        <w:t>fg</w:t>
      </w:r>
      <w:r>
        <w:rPr>
          <w:rFonts w:ascii="Times New Roman"/>
          <w:color w:val="222222"/>
          <w:sz w:val="24"/>
          <w:szCs w:val="24"/>
          <w:u w:color="222222"/>
          <w:shd w:val="clear" w:color="auto" w:fill="FFFFFF"/>
        </w:rPr>
        <w:t xml:space="preserve"> machine interpreter </w:t>
      </w:r>
      <w:commentRangeEnd w:id="339"/>
      <w:r w:rsidR="00A03AD7">
        <w:rPr>
          <w:rStyle w:val="CommentReference"/>
        </w:rPr>
        <w:commentReference w:id="339"/>
      </w:r>
      <w:r>
        <w:rPr>
          <w:rFonts w:ascii="Times New Roman"/>
          <w:color w:val="222222"/>
          <w:sz w:val="24"/>
          <w:szCs w:val="24"/>
          <w:u w:color="222222"/>
          <w:shd w:val="clear" w:color="auto" w:fill="FFFFFF"/>
        </w:rPr>
        <w:t>which include four component: a (C)ontrol component, a (E)nvironment, a (S)tore and a (K)ontinuation. The control component an be seen as instructions based on the programming language being reduced. In functional programming language, this component can be expressions. Environment and store can be a map or a first-class function. Environment is meaning the machine will assign an address in storage to each variables. The store is used to map from address to value. The continuation component K is the stack of program, it represents for instruction</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s control context. </w:t>
      </w:r>
    </w:p>
    <w:p w14:paraId="2AE2B3FC" w14:textId="271EFEAB" w:rsidR="00B513FC" w:rsidRDefault="004F4D39">
      <w:pPr>
        <w:widowControl w:val="0"/>
        <w:spacing w:afterLines="50" w:after="120" w:line="276" w:lineRule="auto"/>
        <w:jc w:val="both"/>
        <w:rPr>
          <w:rFonts w:asci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Their purpose to develop such kind of machine interpreter is </w:t>
      </w:r>
      <w:ins w:id="340" w:author="Jens Nicolay" w:date="2015-08-21T15:48:00Z">
        <w:r w:rsidR="00A03AD7">
          <w:rPr>
            <w:rFonts w:ascii="Times New Roman"/>
            <w:color w:val="222222"/>
            <w:sz w:val="24"/>
            <w:szCs w:val="24"/>
            <w:u w:color="222222"/>
            <w:shd w:val="clear" w:color="auto" w:fill="FFFFFF"/>
          </w:rPr>
          <w:t xml:space="preserve">to </w:t>
        </w:r>
      </w:ins>
      <w:r>
        <w:rPr>
          <w:rFonts w:ascii="Times New Roman"/>
          <w:color w:val="222222"/>
          <w:sz w:val="24"/>
          <w:szCs w:val="24"/>
          <w:u w:color="222222"/>
          <w:shd w:val="clear" w:color="auto" w:fill="FFFFFF"/>
        </w:rPr>
        <w:t xml:space="preserve">translate a source language, which defines source component, to a target language which augment source language with </w:t>
      </w:r>
      <w:r>
        <w:rPr>
          <w:rFonts w:ascii="Times New Roman"/>
          <w:i/>
          <w:iCs/>
          <w:color w:val="222222"/>
          <w:sz w:val="24"/>
          <w:szCs w:val="24"/>
          <w:u w:color="222222"/>
          <w:shd w:val="clear" w:color="auto" w:fill="FFFFFF"/>
        </w:rPr>
        <w:t xml:space="preserve">frame expression </w:t>
      </w:r>
      <w:r>
        <w:rPr>
          <w:rFonts w:ascii="Times New Roman"/>
          <w:color w:val="222222"/>
          <w:sz w:val="24"/>
          <w:szCs w:val="24"/>
          <w:u w:color="222222"/>
          <w:shd w:val="clear" w:color="auto" w:fill="FFFFFF"/>
        </w:rPr>
        <w:t xml:space="preserve">to specify the permission of component Their model based on </w:t>
      </w:r>
      <w:r>
        <w:rPr>
          <w:rFonts w:ascii="Times New Roman"/>
          <w:color w:val="222222"/>
          <w:position w:val="-6"/>
          <w:sz w:val="24"/>
          <w:szCs w:val="24"/>
          <w:u w:color="222222"/>
          <w:shd w:val="clear" w:color="auto" w:fill="FFFFFF"/>
        </w:rPr>
        <w:object w:dxaOrig="219" w:dyaOrig="276" w14:anchorId="32C82D63">
          <v:shape id="_x56fe__x7247__x0020_410" o:spid="_x0000_i1131" type="#_x0000_t75" style="width:10.65pt;height:13.35pt" o:ole="">
            <v:imagedata r:id="rId116" o:title=""/>
          </v:shape>
          <o:OLEObject Type="Embed" ProgID="Equation.3" ShapeID="_x56fe__x7247__x0020_410" DrawAspect="Content" ObjectID="_1501677953" r:id="rId117"/>
        </w:object>
      </w:r>
      <w:r>
        <w:rPr>
          <w:rFonts w:ascii="Times New Roman"/>
          <w:color w:val="222222"/>
          <w:sz w:val="24"/>
          <w:szCs w:val="24"/>
          <w:u w:color="222222"/>
          <w:shd w:val="clear" w:color="auto" w:fill="FFFFFF"/>
        </w:rPr>
        <w:t xml:space="preserve">-calculus language and allowing explicit name </w:t>
      </w:r>
      <w:r w:rsidR="0057338F">
        <w:rPr>
          <w:rFonts w:ascii="Times New Roman"/>
          <w:color w:val="222222"/>
          <w:position w:val="-6"/>
          <w:sz w:val="24"/>
          <w:szCs w:val="24"/>
          <w:u w:color="222222"/>
          <w:shd w:val="clear" w:color="auto" w:fill="FFFFFF"/>
        </w:rPr>
        <w:pict w14:anchorId="4482091B">
          <v:shape id="Picture_x0020_103" o:spid="_x0000_i1132" type="#_x0000_t75" style="width:10.65pt;height:13.35pt">
            <v:imagedata r:id="rId116" o:title=""/>
          </v:shape>
        </w:pict>
      </w:r>
      <w:r>
        <w:rPr>
          <w:rFonts w:ascii="Times New Roman"/>
          <w:color w:val="222222"/>
          <w:sz w:val="24"/>
          <w:szCs w:val="24"/>
          <w:u w:color="222222"/>
          <w:shd w:val="clear" w:color="auto" w:fill="FFFFFF"/>
        </w:rPr>
        <w:t xml:space="preserve">-calculus. The intersection of appropriate permissions </w:t>
      </w:r>
      <w:r>
        <w:rPr>
          <w:rFonts w:ascii="Times New Roman"/>
          <w:i/>
          <w:iCs/>
          <w:color w:val="222222"/>
          <w:sz w:val="24"/>
          <w:szCs w:val="24"/>
          <w:u w:color="222222"/>
          <w:shd w:val="clear" w:color="auto" w:fill="FFFFFF"/>
        </w:rPr>
        <w:t>R</w:t>
      </w:r>
      <w:r>
        <w:rPr>
          <w:rFonts w:ascii="Times New Roman"/>
          <w:color w:val="222222"/>
          <w:sz w:val="24"/>
          <w:szCs w:val="24"/>
          <w:u w:color="222222"/>
          <w:shd w:val="clear" w:color="auto" w:fill="FFFFFF"/>
        </w:rPr>
        <w:t xml:space="preserve"> in caller and callee </w:t>
      </w:r>
      <w:r w:rsidR="0057338F">
        <w:rPr>
          <w:rFonts w:ascii="Times New Roman"/>
          <w:color w:val="222222"/>
          <w:position w:val="-6"/>
          <w:sz w:val="24"/>
          <w:szCs w:val="24"/>
          <w:u w:color="222222"/>
          <w:shd w:val="clear" w:color="auto" w:fill="FFFFFF"/>
        </w:rPr>
        <w:pict w14:anchorId="4BA417FD">
          <v:shape id="_x0000_i1133" type="#_x0000_t75" style="width:10.65pt;height:13.35pt">
            <v:imagedata r:id="rId116" o:title=""/>
          </v:shape>
        </w:pict>
      </w:r>
      <w:r>
        <w:rPr>
          <w:rFonts w:ascii="Times New Roman"/>
          <w:color w:val="222222"/>
          <w:sz w:val="24"/>
          <w:szCs w:val="24"/>
          <w:u w:color="222222"/>
          <w:shd w:val="clear" w:color="auto" w:fill="FFFFFF"/>
        </w:rPr>
        <w:t xml:space="preserve">-expression used to ensure the translation is reliable. They also define an </w:t>
      </w:r>
      <w:r>
        <w:rPr>
          <w:rFonts w:ascii="Times New Roman"/>
          <w:i/>
          <w:iCs/>
          <w:color w:val="222222"/>
          <w:sz w:val="24"/>
          <w:szCs w:val="24"/>
          <w:u w:color="222222"/>
          <w:shd w:val="clear" w:color="auto" w:fill="FFFFFF"/>
        </w:rPr>
        <w:t>Eval</w:t>
      </w:r>
      <w:r>
        <w:rPr>
          <w:rFonts w:ascii="Times New Roman"/>
          <w:color w:val="222222"/>
          <w:sz w:val="24"/>
          <w:szCs w:val="24"/>
          <w:u w:color="222222"/>
          <w:shd w:val="clear" w:color="auto" w:fill="FFFFFF"/>
        </w:rPr>
        <w:t xml:space="preserve"> function which is a combination of each permission of component in source to determine the meaning of source program. In </w:t>
      </w:r>
      <w:r>
        <w:rPr>
          <w:rFonts w:ascii="Times New Roman"/>
          <w:i/>
          <w:iCs/>
          <w:color w:val="222222"/>
          <w:sz w:val="24"/>
          <w:szCs w:val="24"/>
          <w:u w:color="222222"/>
          <w:shd w:val="clear" w:color="auto" w:fill="FFFFFF"/>
        </w:rPr>
        <w:t>fg</w:t>
      </w:r>
      <w:r>
        <w:rPr>
          <w:rFonts w:ascii="Times New Roman"/>
          <w:color w:val="222222"/>
          <w:sz w:val="24"/>
          <w:szCs w:val="24"/>
          <w:u w:color="222222"/>
          <w:shd w:val="clear" w:color="auto" w:fill="FFFFFF"/>
        </w:rPr>
        <w:t xml:space="preserve"> machine, the role of </w:t>
      </w:r>
      <w:r>
        <w:rPr>
          <w:rFonts w:ascii="Times New Roman"/>
          <w:i/>
          <w:iCs/>
          <w:color w:val="222222"/>
          <w:sz w:val="24"/>
          <w:szCs w:val="24"/>
          <w:u w:color="222222"/>
          <w:shd w:val="clear" w:color="auto" w:fill="FFFFFF"/>
        </w:rPr>
        <w:t>Eval</w:t>
      </w:r>
      <w:r>
        <w:rPr>
          <w:rFonts w:ascii="Times New Roman"/>
          <w:color w:val="222222"/>
          <w:sz w:val="24"/>
          <w:szCs w:val="24"/>
          <w:u w:color="222222"/>
          <w:shd w:val="clear" w:color="auto" w:fill="FFFFFF"/>
        </w:rPr>
        <w:t xml:space="preserve"> function is abstract context transition, denoted as </w:t>
      </w:r>
      <w:r w:rsidR="0057338F">
        <w:rPr>
          <w:rFonts w:ascii="Times New Roman" w:eastAsia="Times New Roman" w:hAnsi="Times New Roman"/>
          <w:color w:val="222222"/>
          <w:sz w:val="24"/>
          <w:szCs w:val="24"/>
          <w:u w:color="222222"/>
          <w:shd w:val="clear" w:color="auto" w:fill="FFFFFF"/>
          <w:lang w:eastAsia="en-US"/>
        </w:rPr>
        <w:pict w14:anchorId="7139342D">
          <v:shape id="Picture_x0020_112" o:spid="_x0000_i1134" type="#_x0000_t75" style="width:16pt;height:12pt">
            <v:imagedata r:id="rId118" o:title=""/>
          </v:shape>
        </w:pict>
      </w:r>
      <w:r>
        <w:rPr>
          <w:rFonts w:ascii="Times New Roman"/>
          <w:color w:val="222222"/>
          <w:sz w:val="24"/>
          <w:szCs w:val="24"/>
          <w:u w:color="222222"/>
          <w:shd w:val="clear" w:color="auto" w:fill="FFFFFF"/>
          <w:vertAlign w:val="subscript"/>
        </w:rPr>
        <w:t>fg</w:t>
      </w:r>
      <w:r>
        <w:rPr>
          <w:rFonts w:ascii="Times New Roman"/>
          <w:color w:val="222222"/>
          <w:sz w:val="24"/>
          <w:szCs w:val="24"/>
          <w:u w:color="222222"/>
          <w:shd w:val="clear" w:color="auto" w:fill="FFFFFF"/>
        </w:rPr>
        <w:t xml:space="preserve">. The following figure illustrate the structure of </w:t>
      </w:r>
      <w:r>
        <w:rPr>
          <w:rFonts w:ascii="Times New Roman"/>
          <w:i/>
          <w:iCs/>
          <w:color w:val="222222"/>
          <w:sz w:val="24"/>
          <w:szCs w:val="24"/>
          <w:u w:color="222222"/>
          <w:shd w:val="clear" w:color="auto" w:fill="FFFFFF"/>
        </w:rPr>
        <w:t>fg</w:t>
      </w:r>
      <w:r>
        <w:rPr>
          <w:rFonts w:ascii="Times New Roman"/>
          <w:color w:val="222222"/>
          <w:sz w:val="24"/>
          <w:szCs w:val="24"/>
          <w:u w:color="222222"/>
          <w:shd w:val="clear" w:color="auto" w:fill="FFFFFF"/>
        </w:rPr>
        <w:t xml:space="preserve"> machine. </w:t>
      </w:r>
    </w:p>
    <w:p w14:paraId="561F9506" w14:textId="77777777" w:rsidR="00B513FC" w:rsidRDefault="004F4D39">
      <w:pPr>
        <w:widowControl w:val="0"/>
        <w:spacing w:afterLines="50" w:after="120" w:line="276" w:lineRule="auto"/>
        <w:jc w:val="both"/>
        <w:rPr>
          <w:rFonts w:asci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In the first part, is their definition of principle of evaluation sub-expression and extending corresponding continuation. Symbol </w:t>
      </w:r>
      <w:r>
        <w:rPr>
          <w:rFonts w:ascii="Times New Roman"/>
          <w:i/>
          <w:iCs/>
          <w:color w:val="222222"/>
          <w:sz w:val="24"/>
          <w:szCs w:val="24"/>
          <w:u w:color="222222"/>
          <w:shd w:val="clear" w:color="auto" w:fill="FFFFFF"/>
        </w:rPr>
        <w:t>M</w:t>
      </w:r>
      <w:r>
        <w:rPr>
          <w:rFonts w:ascii="Times New Roman"/>
          <w:color w:val="222222"/>
          <w:sz w:val="24"/>
          <w:szCs w:val="24"/>
          <w:u w:color="222222"/>
          <w:shd w:val="clear" w:color="auto" w:fill="FFFFFF"/>
        </w:rPr>
        <w:t xml:space="preserve"> denotes for target language. The basic call-by-value </w:t>
      </w:r>
      <w:r w:rsidR="0057338F">
        <w:rPr>
          <w:rFonts w:ascii="Times New Roman" w:eastAsia="Times New Roman" w:hAnsi="Times New Roman"/>
          <w:color w:val="222222"/>
          <w:sz w:val="24"/>
          <w:szCs w:val="24"/>
          <w:u w:color="222222"/>
          <w:shd w:val="clear" w:color="auto" w:fill="FFFFFF"/>
          <w:lang w:eastAsia="en-US"/>
        </w:rPr>
        <w:pict w14:anchorId="3A93986F">
          <v:shape id="Picture_x0020_113" o:spid="_x0000_i1135" type="#_x0000_t75" style="width:10.65pt;height:13.35pt">
            <v:imagedata r:id="rId119" o:title=""/>
          </v:shape>
        </w:pict>
      </w:r>
      <w:r>
        <w:rPr>
          <w:rFonts w:ascii="Times New Roman"/>
          <w:color w:val="222222"/>
          <w:sz w:val="24"/>
          <w:szCs w:val="24"/>
          <w:u w:color="222222"/>
          <w:shd w:val="clear" w:color="auto" w:fill="FFFFFF"/>
        </w:rPr>
        <w:t xml:space="preserve">-calculus is attached with </w:t>
      </w:r>
      <w:r>
        <w:rPr>
          <w:rFonts w:ascii="Times New Roman"/>
          <w:i/>
          <w:iCs/>
          <w:color w:val="222222"/>
          <w:sz w:val="24"/>
          <w:szCs w:val="24"/>
          <w:u w:color="222222"/>
          <w:shd w:val="clear" w:color="auto" w:fill="FFFFFF"/>
        </w:rPr>
        <w:t>test expression</w:t>
      </w:r>
      <w:r>
        <w:rPr>
          <w:rFonts w:ascii="Times New Roman"/>
          <w:color w:val="222222"/>
          <w:sz w:val="24"/>
          <w:szCs w:val="24"/>
          <w:u w:color="222222"/>
          <w:shd w:val="clear" w:color="auto" w:fill="FFFFFF"/>
        </w:rPr>
        <w:t xml:space="preserve"> to check the branch of enabled permission, </w:t>
      </w:r>
      <w:r>
        <w:rPr>
          <w:rFonts w:ascii="Times New Roman"/>
          <w:i/>
          <w:iCs/>
          <w:color w:val="222222"/>
          <w:sz w:val="24"/>
          <w:szCs w:val="24"/>
          <w:u w:color="222222"/>
          <w:shd w:val="clear" w:color="auto" w:fill="FFFFFF"/>
        </w:rPr>
        <w:t>grant expression</w:t>
      </w:r>
      <w:r>
        <w:rPr>
          <w:rFonts w:ascii="Times New Roman"/>
          <w:color w:val="222222"/>
          <w:sz w:val="24"/>
          <w:szCs w:val="24"/>
          <w:u w:color="222222"/>
          <w:shd w:val="clear" w:color="auto" w:fill="FFFFFF"/>
        </w:rPr>
        <w:t xml:space="preserve"> enables privilege, and </w:t>
      </w:r>
      <w:r>
        <w:rPr>
          <w:rFonts w:ascii="Times New Roman"/>
          <w:i/>
          <w:iCs/>
          <w:color w:val="222222"/>
          <w:sz w:val="24"/>
          <w:szCs w:val="24"/>
          <w:u w:color="222222"/>
          <w:shd w:val="clear" w:color="auto" w:fill="FFFFFF"/>
        </w:rPr>
        <w:t>fail expression</w:t>
      </w:r>
      <w:r>
        <w:rPr>
          <w:rFonts w:ascii="Times New Roman"/>
          <w:color w:val="222222"/>
          <w:sz w:val="24"/>
          <w:szCs w:val="24"/>
          <w:u w:color="222222"/>
          <w:shd w:val="clear" w:color="auto" w:fill="FFFFFF"/>
        </w:rPr>
        <w:t xml:space="preserve"> direct halt to security failure. </w:t>
      </w:r>
    </w:p>
    <w:p w14:paraId="14A4F627" w14:textId="66A4DAC6"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In figure, the second group in definition of </w:t>
      </w:r>
      <w:r>
        <w:rPr>
          <w:rFonts w:ascii="Times New Roman"/>
          <w:i/>
          <w:iCs/>
          <w:color w:val="222222"/>
          <w:sz w:val="24"/>
          <w:szCs w:val="24"/>
          <w:u w:color="222222"/>
          <w:shd w:val="clear" w:color="auto" w:fill="FFFFFF"/>
        </w:rPr>
        <w:t>fg</w:t>
      </w:r>
      <w:r>
        <w:rPr>
          <w:rFonts w:ascii="Times New Roman"/>
          <w:color w:val="222222"/>
          <w:sz w:val="24"/>
          <w:szCs w:val="24"/>
          <w:u w:color="222222"/>
          <w:shd w:val="clear" w:color="auto" w:fill="FFFFFF"/>
        </w:rPr>
        <w:t xml:space="preserve"> machine is a complementary of party one to determine the transition as shown in figure 3.7. The evaluated program, </w:t>
      </w:r>
      <w:r>
        <w:rPr>
          <w:rFonts w:ascii="Times New Roman"/>
          <w:i/>
          <w:iCs/>
          <w:color w:val="222222"/>
          <w:sz w:val="24"/>
          <w:szCs w:val="24"/>
          <w:u w:color="222222"/>
          <w:shd w:val="clear" w:color="auto" w:fill="FFFFFF"/>
        </w:rPr>
        <w:t>R[M],</w:t>
      </w:r>
      <w:r>
        <w:rPr>
          <w:rFonts w:ascii="Times New Roman"/>
          <w:color w:val="222222"/>
          <w:sz w:val="24"/>
          <w:szCs w:val="24"/>
          <w:u w:color="222222"/>
          <w:shd w:val="clear" w:color="auto" w:fill="FFFFFF"/>
        </w:rPr>
        <w:t xml:space="preserve"> is target language adds a framing expression to source language. </w:t>
      </w:r>
      <w:del w:id="341" w:author="Jens Nicolay" w:date="2015-08-21T15:48:00Z">
        <w:r w:rsidDel="00360F9C">
          <w:rPr>
            <w:rFonts w:ascii="French Script MT" w:eastAsia="French Script MT" w:hAnsi="French Script MT" w:cs="French Script MT"/>
            <w:i/>
            <w:iCs/>
            <w:color w:val="222222"/>
            <w:sz w:val="24"/>
            <w:szCs w:val="24"/>
            <w:u w:color="222222"/>
            <w:shd w:val="clear" w:color="auto" w:fill="FFFFFF"/>
          </w:rPr>
          <w:delText>OK</w:delText>
        </w:r>
        <w:r w:rsidDel="00360F9C">
          <w:rPr>
            <w:rFonts w:ascii="Times New Roman"/>
            <w:color w:val="222222"/>
            <w:sz w:val="24"/>
            <w:szCs w:val="24"/>
            <w:u w:color="222222"/>
            <w:shd w:val="clear" w:color="auto" w:fill="FFFFFF"/>
          </w:rPr>
          <w:delText xml:space="preserve"> </w:delText>
        </w:r>
        <w:r w:rsidDel="00360F9C">
          <w:rPr>
            <w:rFonts w:ascii="French Script MT" w:eastAsia="French Script MT" w:hAnsi="French Script MT" w:cs="French Script MT"/>
            <w:i/>
            <w:iCs/>
            <w:color w:val="222222"/>
            <w:sz w:val="24"/>
            <w:szCs w:val="24"/>
            <w:u w:color="222222"/>
            <w:shd w:val="clear" w:color="auto" w:fill="FFFFFF"/>
          </w:rPr>
          <w:delText xml:space="preserve"> </w:delText>
        </w:r>
        <w:r w:rsidDel="00360F9C">
          <w:rPr>
            <w:rFonts w:ascii="Times New Roman"/>
            <w:color w:val="222222"/>
            <w:sz w:val="24"/>
            <w:szCs w:val="24"/>
            <w:u w:color="222222"/>
            <w:shd w:val="clear" w:color="auto" w:fill="FFFFFF"/>
          </w:rPr>
          <w:delText>is</w:delText>
        </w:r>
      </w:del>
      <w:ins w:id="342" w:author="Jens Nicolay" w:date="2015-08-21T15:48:00Z">
        <w:r w:rsidR="00360F9C">
          <w:rPr>
            <w:rFonts w:ascii="French Script MT" w:eastAsia="French Script MT" w:hAnsi="French Script MT" w:cs="French Script MT"/>
            <w:i/>
            <w:iCs/>
            <w:color w:val="222222"/>
            <w:sz w:val="24"/>
            <w:szCs w:val="24"/>
            <w:u w:color="222222"/>
            <w:shd w:val="clear" w:color="auto" w:fill="FFFFFF"/>
          </w:rPr>
          <w:t>OK</w:t>
        </w:r>
        <w:r w:rsidR="00360F9C">
          <w:rPr>
            <w:rFonts w:ascii="Times New Roman"/>
            <w:color w:val="222222"/>
            <w:sz w:val="24"/>
            <w:szCs w:val="24"/>
            <w:u w:color="222222"/>
            <w:shd w:val="clear" w:color="auto" w:fill="FFFFFF"/>
          </w:rPr>
          <w:t xml:space="preserve"> </w:t>
        </w:r>
        <w:r w:rsidR="00360F9C">
          <w:rPr>
            <w:rFonts w:ascii="French Script MT" w:eastAsia="French Script MT" w:hAnsi="French Script MT" w:cs="French Script MT"/>
            <w:i/>
            <w:iCs/>
            <w:color w:val="222222"/>
            <w:sz w:val="24"/>
            <w:szCs w:val="24"/>
            <w:u w:color="222222"/>
            <w:shd w:val="clear" w:color="auto" w:fill="FFFFFF"/>
          </w:rPr>
          <w:t>is</w:t>
        </w:r>
      </w:ins>
      <w:r>
        <w:rPr>
          <w:rFonts w:ascii="Times New Roman"/>
          <w:color w:val="222222"/>
          <w:sz w:val="24"/>
          <w:szCs w:val="24"/>
          <w:u w:color="222222"/>
          <w:shd w:val="clear" w:color="auto" w:fill="FFFFFF"/>
        </w:rPr>
        <w:t xml:space="preserve"> predicate applied on current context and desired permissions. The last part of their machine is garbage collection in storage. </w:t>
      </w:r>
      <w:r>
        <w:rPr>
          <w:rFonts w:ascii="Times New Roman"/>
          <w:color w:val="222222"/>
          <w:sz w:val="24"/>
          <w:szCs w:val="24"/>
          <w:u w:color="222222"/>
          <w:shd w:val="clear" w:color="auto" w:fill="FFFFFF"/>
        </w:rPr>
        <w:lastRenderedPageBreak/>
        <w:t xml:space="preserve">The </w:t>
      </w:r>
      <w:r>
        <w:rPr>
          <w:rFonts w:ascii="Times New Roman"/>
          <w:i/>
          <w:iCs/>
          <w:color w:val="222222"/>
          <w:sz w:val="24"/>
          <w:szCs w:val="24"/>
          <w:u w:color="222222"/>
          <w:shd w:val="clear" w:color="auto" w:fill="FFFFFF"/>
        </w:rPr>
        <w:t xml:space="preserve">Eval </w:t>
      </w:r>
      <w:r>
        <w:rPr>
          <w:rFonts w:ascii="Times New Roman"/>
          <w:color w:val="222222"/>
          <w:sz w:val="24"/>
          <w:szCs w:val="24"/>
          <w:u w:color="222222"/>
          <w:shd w:val="clear" w:color="auto" w:fill="FFFFFF"/>
        </w:rPr>
        <w:t>function takes charge of validating target in a valid machine configuration, and also replaces variables by their bound value in environment.</w:t>
      </w:r>
    </w:p>
    <w:p w14:paraId="1783EA05" w14:textId="77777777" w:rsidR="00B513FC" w:rsidRDefault="00B513FC">
      <w:pPr>
        <w:widowControl w:val="0"/>
        <w:spacing w:afterLines="50" w:after="120" w:line="276" w:lineRule="auto"/>
        <w:jc w:val="both"/>
        <w:rPr>
          <w:rFonts w:ascii="Times New Roman"/>
          <w:color w:val="222222"/>
          <w:sz w:val="24"/>
          <w:szCs w:val="24"/>
          <w:u w:color="222222"/>
          <w:shd w:val="clear" w:color="auto" w:fill="FFFFFF"/>
        </w:rPr>
      </w:pPr>
    </w:p>
    <w:p w14:paraId="3AB58FF8" w14:textId="77777777" w:rsidR="00B513FC" w:rsidRDefault="0057338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pict w14:anchorId="4B4BBE5A">
          <v:shape id="Picture_x0020_114" o:spid="_x0000_i1136" type="#_x0000_t75" style="width:360.65pt;height:398.65pt">
            <v:imagedata r:id="rId120" o:title="" cropleft="957f" cropright="668f"/>
          </v:shape>
        </w:pict>
      </w:r>
    </w:p>
    <w:p w14:paraId="6260E1E0" w14:textId="77777777" w:rsidR="00B513FC" w:rsidRDefault="004F4D39" w:rsidP="004F4D39">
      <w:pPr>
        <w:widowControl w:val="0"/>
        <w:spacing w:afterLines="100" w:after="240" w:line="276" w:lineRule="auto"/>
        <w:jc w:val="center"/>
        <w:rPr>
          <w:rFonts w:ascii="Times New Roman" w:eastAsia="Times New Roman" w:hAnsi="Times New Roman"/>
          <w:color w:val="222222"/>
          <w:sz w:val="21"/>
          <w:szCs w:val="21"/>
          <w:u w:color="222222"/>
          <w:shd w:val="clear" w:color="auto" w:fill="FFFFFF"/>
        </w:rPr>
      </w:pPr>
      <w:r>
        <w:rPr>
          <w:rFonts w:ascii="Times New Roman"/>
          <w:color w:val="222222"/>
          <w:sz w:val="21"/>
          <w:szCs w:val="21"/>
          <w:u w:color="222222"/>
          <w:shd w:val="clear" w:color="auto" w:fill="FFFFFF"/>
        </w:rPr>
        <w:t xml:space="preserve">Figure 3.6 Definition of </w:t>
      </w:r>
      <w:r>
        <w:rPr>
          <w:rFonts w:ascii="Times New Roman"/>
          <w:i/>
          <w:iCs/>
          <w:color w:val="222222"/>
          <w:sz w:val="21"/>
          <w:szCs w:val="21"/>
          <w:u w:color="222222"/>
          <w:shd w:val="clear" w:color="auto" w:fill="FFFFFF"/>
        </w:rPr>
        <w:t>fg</w:t>
      </w:r>
      <w:r>
        <w:rPr>
          <w:rFonts w:ascii="Times New Roman"/>
          <w:color w:val="222222"/>
          <w:sz w:val="21"/>
          <w:szCs w:val="21"/>
          <w:u w:color="222222"/>
          <w:shd w:val="clear" w:color="auto" w:fill="FFFFFF"/>
        </w:rPr>
        <w:t xml:space="preserve"> machine[55].</w:t>
      </w:r>
    </w:p>
    <w:p w14:paraId="39C644D6" w14:textId="5D69DAAF"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[53] gives an overview of implementation of a simple CESK machine for A-Normalized lambda calculus. They review the machine-based interpret-er of program is model source program by group statements with its execution within an environment. The environment is a immutable has</w:t>
      </w:r>
      <w:ins w:id="343" w:author="Jens Nicolay" w:date="2015-08-21T15:48:00Z">
        <w:r w:rsidR="00360F9C">
          <w:rPr>
            <w:rFonts w:ascii="Times New Roman"/>
            <w:color w:val="222222"/>
            <w:sz w:val="24"/>
            <w:szCs w:val="24"/>
            <w:u w:color="222222"/>
            <w:shd w:val="clear" w:color="auto" w:fill="FFFFFF"/>
          </w:rPr>
          <w:t>h</w:t>
        </w:r>
      </w:ins>
      <w:del w:id="344" w:author="Jens Nicolay" w:date="2015-08-21T15:48:00Z">
        <w:r w:rsidDel="00360F9C">
          <w:rPr>
            <w:rFonts w:ascii="Times New Roman"/>
            <w:color w:val="222222"/>
            <w:sz w:val="24"/>
            <w:szCs w:val="24"/>
            <w:u w:color="222222"/>
            <w:shd w:val="clear" w:color="auto" w:fill="FFFFFF"/>
          </w:rPr>
          <w:delText>p</w:delText>
        </w:r>
      </w:del>
      <w:r>
        <w:rPr>
          <w:rFonts w:ascii="Times New Roman"/>
          <w:color w:val="222222"/>
          <w:sz w:val="24"/>
          <w:szCs w:val="24"/>
          <w:u w:color="222222"/>
          <w:shd w:val="clear" w:color="auto" w:fill="FFFFFF"/>
        </w:rPr>
        <w:t xml:space="preserve"> maps that mapping between variables to values. In general, a machine-based interpreter should contains, a set of program used to be abstracted, a set of machine states, an </w:t>
      </w:r>
      <w:r>
        <w:rPr>
          <w:rFonts w:ascii="Times New Roman"/>
          <w:i/>
          <w:iCs/>
          <w:color w:val="222222"/>
          <w:sz w:val="24"/>
          <w:szCs w:val="24"/>
          <w:u w:color="222222"/>
          <w:shd w:val="clear" w:color="auto" w:fill="FFFFFF"/>
        </w:rPr>
        <w:t>injection</w:t>
      </w:r>
      <w:r>
        <w:rPr>
          <w:rFonts w:ascii="Times New Roman"/>
          <w:color w:val="222222"/>
          <w:sz w:val="24"/>
          <w:szCs w:val="24"/>
          <w:u w:color="222222"/>
          <w:shd w:val="clear" w:color="auto" w:fill="FFFFFF"/>
        </w:rPr>
        <w:t xml:space="preserve"> function used to initial the state of </w:t>
      </w:r>
      <w:r>
        <w:rPr>
          <w:rFonts w:ascii="Times New Roman"/>
          <w:color w:val="222222"/>
          <w:sz w:val="24"/>
          <w:szCs w:val="24"/>
          <w:u w:color="222222"/>
          <w:shd w:val="clear" w:color="auto" w:fill="FFFFFF"/>
        </w:rPr>
        <w:lastRenderedPageBreak/>
        <w:t xml:space="preserve">program and a </w:t>
      </w:r>
      <w:r>
        <w:rPr>
          <w:rFonts w:ascii="Times New Roman"/>
          <w:i/>
          <w:iCs/>
          <w:color w:val="222222"/>
          <w:sz w:val="24"/>
          <w:szCs w:val="24"/>
          <w:u w:color="222222"/>
          <w:shd w:val="clear" w:color="auto" w:fill="FFFFFF"/>
        </w:rPr>
        <w:t>step</w:t>
      </w:r>
      <w:r>
        <w:rPr>
          <w:rFonts w:ascii="Times New Roman"/>
          <w:color w:val="222222"/>
          <w:sz w:val="24"/>
          <w:szCs w:val="24"/>
          <w:u w:color="222222"/>
          <w:shd w:val="clear" w:color="auto" w:fill="FFFFFF"/>
        </w:rPr>
        <w:t xml:space="preserve"> function used to transit state. They assuming the terminate of state transition is deterministic, and for undecidable termination we have to set a function to generate multiple potential successor states. There are three kinds of expression used to evaluated: atomic expression (</w:t>
      </w:r>
      <w:r>
        <w:rPr>
          <w:rFonts w:ascii="Times New Roman"/>
          <w:i/>
          <w:iCs/>
          <w:color w:val="222222"/>
          <w:sz w:val="24"/>
          <w:szCs w:val="24"/>
          <w:u w:color="222222"/>
          <w:shd w:val="clear" w:color="auto" w:fill="FFFFFF"/>
        </w:rPr>
        <w:t>aexp</w:t>
      </w:r>
      <w:r>
        <w:rPr>
          <w:rFonts w:ascii="Times New Roman"/>
          <w:color w:val="222222"/>
          <w:sz w:val="24"/>
          <w:szCs w:val="24"/>
          <w:u w:color="222222"/>
          <w:shd w:val="clear" w:color="auto" w:fill="FFFFFF"/>
        </w:rPr>
        <w:t>), complex expression (</w:t>
      </w:r>
      <w:r>
        <w:rPr>
          <w:rFonts w:ascii="Times New Roman"/>
          <w:i/>
          <w:iCs/>
          <w:color w:val="222222"/>
          <w:sz w:val="24"/>
          <w:szCs w:val="24"/>
          <w:u w:color="222222"/>
          <w:shd w:val="clear" w:color="auto" w:fill="FFFFFF"/>
        </w:rPr>
        <w:t>cexp</w:t>
      </w:r>
      <w:r>
        <w:rPr>
          <w:rFonts w:ascii="Times New Roman"/>
          <w:color w:val="222222"/>
          <w:sz w:val="24"/>
          <w:szCs w:val="24"/>
          <w:u w:color="222222"/>
          <w:shd w:val="clear" w:color="auto" w:fill="FFFFFF"/>
        </w:rPr>
        <w:t>) and expression (</w:t>
      </w:r>
      <w:r>
        <w:rPr>
          <w:rFonts w:ascii="Times New Roman"/>
          <w:i/>
          <w:iCs/>
          <w:color w:val="222222"/>
          <w:sz w:val="24"/>
          <w:szCs w:val="24"/>
          <w:u w:color="222222"/>
          <w:shd w:val="clear" w:color="auto" w:fill="FFFFFF"/>
        </w:rPr>
        <w:t>exp)</w:t>
      </w:r>
      <w:r>
        <w:rPr>
          <w:rFonts w:ascii="Times New Roman"/>
          <w:color w:val="222222"/>
          <w:sz w:val="24"/>
          <w:szCs w:val="24"/>
          <w:u w:color="222222"/>
          <w:shd w:val="clear" w:color="auto" w:fill="FFFFFF"/>
        </w:rPr>
        <w:t>. Atomic expression is the expression which always has terminate; a complex can contains error, side effect, or defer execution such as conditional statement; expression can be atomic, complex or let-bound.</w:t>
      </w:r>
    </w:p>
    <w:p w14:paraId="064BA641"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The component of their CEK-machine is followed Felleisen</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s design. Control string is expression. The environment maps variable to its address and a store maps address to values. The trace of variable query in CESK-machine is first through some environment and then through the store to get value. Their machine includes five type of value: void, booleans, integers, closures and first-class continuation. The set of value is defined as:</w:t>
      </w:r>
    </w:p>
    <w:p w14:paraId="1F35BD4B" w14:textId="77777777" w:rsidR="00B513FC" w:rsidRDefault="004F4D39">
      <w:pPr>
        <w:widowControl w:val="0"/>
        <w:spacing w:afterLines="50" w:after="120" w:line="276" w:lineRule="auto"/>
        <w:ind w:left="700" w:firstLine="700"/>
        <w:jc w:val="both"/>
        <w:rPr>
          <w:rFonts w:ascii="Times New Roman" w:eastAsia="Times New Roman" w:hAnsi="Times New Roman"/>
          <w:color w:val="222222"/>
          <w:sz w:val="24"/>
          <w:szCs w:val="24"/>
          <w:u w:color="222222"/>
          <w:shd w:val="clear" w:color="auto" w:fill="FFFFFF"/>
        </w:rPr>
      </w:pPr>
      <w:r>
        <w:rPr>
          <w:rFonts w:ascii="Times New Roman"/>
          <w:i/>
          <w:iCs/>
          <w:color w:val="222222"/>
          <w:sz w:val="24"/>
          <w:szCs w:val="24"/>
          <w:u w:color="222222"/>
          <w:shd w:val="clear" w:color="auto" w:fill="FFFFFF"/>
        </w:rPr>
        <w:t>val</w:t>
      </w:r>
      <w:r w:rsidR="0057338F">
        <w:rPr>
          <w:rFonts w:ascii="Times New Roman" w:eastAsia="Times New Roman" w:hAnsi="Times New Roman"/>
          <w:i/>
          <w:iCs/>
          <w:color w:val="222222"/>
          <w:sz w:val="24"/>
          <w:szCs w:val="24"/>
          <w:u w:color="222222"/>
          <w:shd w:val="clear" w:color="auto" w:fill="FFFFFF"/>
          <w:lang w:eastAsia="en-US"/>
        </w:rPr>
        <w:pict w14:anchorId="33D26F58">
          <v:shape id="Picture_x0020_115" o:spid="_x0000_i1137" type="#_x0000_t75" style="width:10pt;height:10pt">
            <v:imagedata r:id="rId47" o:title=""/>
          </v:shape>
        </w:pict>
      </w:r>
      <w:r>
        <w:rPr>
          <w:rFonts w:ascii="Times New Roman"/>
          <w:color w:val="222222"/>
          <w:sz w:val="24"/>
          <w:szCs w:val="24"/>
          <w:u w:color="222222"/>
          <w:shd w:val="clear" w:color="auto" w:fill="FFFFFF"/>
        </w:rPr>
        <w:t xml:space="preserve"> Value :: = </w:t>
      </w:r>
      <w:r>
        <w:rPr>
          <w:rFonts w:ascii="Times New Roman"/>
          <w:b/>
          <w:bCs/>
          <w:color w:val="222222"/>
          <w:sz w:val="24"/>
          <w:szCs w:val="24"/>
          <w:u w:color="222222"/>
          <w:shd w:val="clear" w:color="auto" w:fill="FFFFFF"/>
        </w:rPr>
        <w:t xml:space="preserve">void </w:t>
      </w:r>
      <w:r>
        <w:rPr>
          <w:rFonts w:ascii="Times New Roman"/>
          <w:color w:val="222222"/>
          <w:sz w:val="24"/>
          <w:szCs w:val="24"/>
          <w:u w:color="222222"/>
          <w:shd w:val="clear" w:color="auto" w:fill="FFFFFF"/>
        </w:rPr>
        <w:t xml:space="preserve">| </w:t>
      </w:r>
      <w:r>
        <w:rPr>
          <w:rFonts w:ascii="Times New Roman"/>
          <w:b/>
          <w:bCs/>
          <w:color w:val="222222"/>
          <w:sz w:val="24"/>
          <w:szCs w:val="24"/>
          <w:u w:color="222222"/>
          <w:shd w:val="clear" w:color="auto" w:fill="FFFFFF"/>
        </w:rPr>
        <w:t>z</w:t>
      </w:r>
      <w:r>
        <w:rPr>
          <w:rFonts w:ascii="Times New Roman"/>
          <w:color w:val="222222"/>
          <w:sz w:val="24"/>
          <w:szCs w:val="24"/>
          <w:u w:color="222222"/>
          <w:shd w:val="clear" w:color="auto" w:fill="FFFFFF"/>
        </w:rPr>
        <w:t xml:space="preserve"> | </w:t>
      </w:r>
      <w:r>
        <w:rPr>
          <w:rFonts w:ascii="Times New Roman"/>
          <w:b/>
          <w:bCs/>
          <w:color w:val="222222"/>
          <w:sz w:val="24"/>
          <w:szCs w:val="24"/>
          <w:u w:color="222222"/>
          <w:shd w:val="clear" w:color="auto" w:fill="FFFFFF"/>
        </w:rPr>
        <w:t xml:space="preserve">#t </w:t>
      </w:r>
      <w:r>
        <w:rPr>
          <w:rFonts w:ascii="Times New Roman"/>
          <w:color w:val="222222"/>
          <w:sz w:val="24"/>
          <w:szCs w:val="24"/>
          <w:u w:color="222222"/>
          <w:shd w:val="clear" w:color="auto" w:fill="FFFFFF"/>
        </w:rPr>
        <w:t xml:space="preserve">| </w:t>
      </w:r>
      <w:r>
        <w:rPr>
          <w:rFonts w:ascii="Times New Roman"/>
          <w:b/>
          <w:bCs/>
          <w:color w:val="222222"/>
          <w:sz w:val="24"/>
          <w:szCs w:val="24"/>
          <w:u w:color="222222"/>
          <w:shd w:val="clear" w:color="auto" w:fill="FFFFFF"/>
        </w:rPr>
        <w:t xml:space="preserve">#f </w:t>
      </w:r>
      <w:r>
        <w:rPr>
          <w:rFonts w:ascii="Times New Roman"/>
          <w:color w:val="222222"/>
          <w:sz w:val="24"/>
          <w:szCs w:val="24"/>
          <w:u w:color="222222"/>
          <w:shd w:val="clear" w:color="auto" w:fill="FFFFFF"/>
        </w:rPr>
        <w:t xml:space="preserve">| </w:t>
      </w:r>
      <w:r>
        <w:rPr>
          <w:rFonts w:ascii="Times New Roman"/>
          <w:b/>
          <w:bCs/>
          <w:color w:val="222222"/>
          <w:sz w:val="24"/>
          <w:szCs w:val="24"/>
          <w:u w:color="222222"/>
          <w:shd w:val="clear" w:color="auto" w:fill="FFFFFF"/>
        </w:rPr>
        <w:t>clo</w:t>
      </w:r>
      <w:r>
        <w:rPr>
          <w:rFonts w:ascii="Times New Roman"/>
          <w:color w:val="222222"/>
          <w:sz w:val="24"/>
          <w:szCs w:val="24"/>
          <w:u w:color="222222"/>
          <w:shd w:val="clear" w:color="auto" w:fill="FFFFFF"/>
        </w:rPr>
        <w:t>(lam,</w:t>
      </w:r>
      <w:r w:rsidR="0057338F">
        <w:rPr>
          <w:rFonts w:ascii="Times New Roman" w:eastAsia="Times New Roman" w:hAnsi="Times New Roman"/>
          <w:color w:val="222222"/>
          <w:sz w:val="24"/>
          <w:szCs w:val="24"/>
          <w:u w:color="222222"/>
          <w:shd w:val="clear" w:color="auto" w:fill="FFFFFF"/>
          <w:lang w:eastAsia="en-US"/>
        </w:rPr>
        <w:pict w14:anchorId="2B0644FB">
          <v:shape id="Picture_x0020_116" o:spid="_x0000_i1138" type="#_x0000_t75" style="width:12pt;height:13.35pt">
            <v:imagedata r:id="rId121" o:title=""/>
          </v:shape>
        </w:pict>
      </w:r>
      <w:r>
        <w:rPr>
          <w:rFonts w:ascii="Times New Roman"/>
          <w:color w:val="222222"/>
          <w:sz w:val="24"/>
          <w:szCs w:val="24"/>
          <w:u w:color="222222"/>
          <w:shd w:val="clear" w:color="auto" w:fill="FFFFFF"/>
        </w:rPr>
        <w:t xml:space="preserve">) | </w:t>
      </w:r>
      <w:r>
        <w:rPr>
          <w:rFonts w:ascii="Times New Roman"/>
          <w:b/>
          <w:bCs/>
          <w:color w:val="222222"/>
          <w:sz w:val="24"/>
          <w:szCs w:val="24"/>
          <w:u w:color="222222"/>
          <w:shd w:val="clear" w:color="auto" w:fill="FFFFFF"/>
        </w:rPr>
        <w:t>cont</w:t>
      </w:r>
      <w:r>
        <w:rPr>
          <w:rFonts w:ascii="Times New Roman"/>
          <w:color w:val="222222"/>
          <w:sz w:val="24"/>
          <w:szCs w:val="24"/>
          <w:u w:color="222222"/>
          <w:shd w:val="clear" w:color="auto" w:fill="FFFFFF"/>
        </w:rPr>
        <w:t>(k)</w:t>
      </w:r>
    </w:p>
    <w:p w14:paraId="6BABAA21" w14:textId="77777777" w:rsidR="00B513FC" w:rsidRDefault="004F4D39">
      <w:pPr>
        <w:widowControl w:val="0"/>
        <w:spacing w:afterLines="50" w:after="120" w:line="276" w:lineRule="auto"/>
        <w:ind w:firstLine="700"/>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where </w:t>
      </w:r>
      <w:r>
        <w:rPr>
          <w:rFonts w:ascii="Times New Roman"/>
          <w:b/>
          <w:bCs/>
          <w:color w:val="222222"/>
          <w:sz w:val="24"/>
          <w:szCs w:val="24"/>
          <w:u w:color="222222"/>
          <w:shd w:val="clear" w:color="auto" w:fill="FFFFFF"/>
        </w:rPr>
        <w:t>z</w:t>
      </w:r>
      <w:r>
        <w:rPr>
          <w:rFonts w:ascii="Times New Roman"/>
          <w:color w:val="222222"/>
          <w:sz w:val="24"/>
          <w:szCs w:val="24"/>
          <w:u w:color="222222"/>
          <w:shd w:val="clear" w:color="auto" w:fill="FFFFFF"/>
        </w:rPr>
        <w:t xml:space="preserve"> is integer, </w:t>
      </w:r>
      <w:r>
        <w:rPr>
          <w:rFonts w:ascii="Times New Roman"/>
          <w:b/>
          <w:bCs/>
          <w:color w:val="222222"/>
          <w:sz w:val="24"/>
          <w:szCs w:val="24"/>
          <w:u w:color="222222"/>
          <w:shd w:val="clear" w:color="auto" w:fill="FFFFFF"/>
        </w:rPr>
        <w:t>#t</w:t>
      </w:r>
      <w:r>
        <w:rPr>
          <w:rFonts w:ascii="Times New Roman"/>
          <w:color w:val="222222"/>
          <w:sz w:val="24"/>
          <w:szCs w:val="24"/>
          <w:u w:color="222222"/>
          <w:shd w:val="clear" w:color="auto" w:fill="FFFFFF"/>
        </w:rPr>
        <w:t xml:space="preserve"> and</w:t>
      </w:r>
      <w:r>
        <w:rPr>
          <w:rFonts w:ascii="Times New Roman"/>
          <w:b/>
          <w:bCs/>
          <w:color w:val="222222"/>
          <w:sz w:val="24"/>
          <w:szCs w:val="24"/>
          <w:u w:color="222222"/>
          <w:shd w:val="clear" w:color="auto" w:fill="FFFFFF"/>
        </w:rPr>
        <w:t xml:space="preserve"> #f</w:t>
      </w:r>
      <w:r>
        <w:rPr>
          <w:rFonts w:ascii="Times New Roman"/>
          <w:color w:val="222222"/>
          <w:sz w:val="24"/>
          <w:szCs w:val="24"/>
          <w:u w:color="222222"/>
          <w:shd w:val="clear" w:color="auto" w:fill="FFFFFF"/>
        </w:rPr>
        <w:t xml:space="preserve"> are boolean.</w:t>
      </w:r>
    </w:p>
    <w:p w14:paraId="33AAA38F"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By the assumption that a continuation execution is always triggered by the result it awaiting for, continuation can deal with sub-expression in </w:t>
      </w:r>
      <w:r>
        <w:rPr>
          <w:rFonts w:ascii="Times New Roman"/>
          <w:i/>
          <w:iCs/>
          <w:color w:val="222222"/>
          <w:sz w:val="24"/>
          <w:szCs w:val="24"/>
          <w:u w:color="222222"/>
          <w:shd w:val="clear" w:color="auto" w:fill="FFFFFF"/>
        </w:rPr>
        <w:t>let-bound</w:t>
      </w:r>
      <w:r>
        <w:rPr>
          <w:rFonts w:ascii="Times New Roman"/>
          <w:color w:val="222222"/>
          <w:sz w:val="24"/>
          <w:szCs w:val="24"/>
          <w:u w:color="222222"/>
          <w:shd w:val="clear" w:color="auto" w:fill="FFFFFF"/>
        </w:rPr>
        <w:t xml:space="preserve"> expression by keeping resume execution. For instance, given a </w:t>
      </w:r>
      <w:r>
        <w:rPr>
          <w:rFonts w:ascii="Times New Roman"/>
          <w:i/>
          <w:iCs/>
          <w:color w:val="222222"/>
          <w:sz w:val="24"/>
          <w:szCs w:val="24"/>
          <w:u w:color="222222"/>
          <w:shd w:val="clear" w:color="auto" w:fill="FFFFFF"/>
        </w:rPr>
        <w:t>let-bound</w:t>
      </w:r>
      <w:r>
        <w:rPr>
          <w:rFonts w:ascii="Times New Roman"/>
          <w:color w:val="222222"/>
          <w:sz w:val="24"/>
          <w:szCs w:val="24"/>
          <w:u w:color="222222"/>
          <w:shd w:val="clear" w:color="auto" w:fill="FFFFFF"/>
        </w:rPr>
        <w:t xml:space="preserve"> expression (</w:t>
      </w:r>
      <w:r>
        <w:rPr>
          <w:rFonts w:ascii="Times New Roman"/>
          <w:i/>
          <w:iCs/>
          <w:color w:val="222222"/>
          <w:sz w:val="24"/>
          <w:szCs w:val="24"/>
          <w:u w:color="222222"/>
          <w:shd w:val="clear" w:color="auto" w:fill="FFFFFF"/>
        </w:rPr>
        <w:t>let</w:t>
      </w:r>
      <w:r>
        <w:rPr>
          <w:rFonts w:ascii="Times New Roman"/>
          <w:color w:val="222222"/>
          <w:sz w:val="24"/>
          <w:szCs w:val="24"/>
          <w:u w:color="222222"/>
          <w:shd w:val="clear" w:color="auto" w:fill="FFFFFF"/>
        </w:rPr>
        <w:t xml:space="preserve"> ([</w:t>
      </w:r>
      <w:r>
        <w:rPr>
          <w:rFonts w:ascii="Times New Roman"/>
          <w:i/>
          <w:iCs/>
          <w:color w:val="222222"/>
          <w:sz w:val="24"/>
          <w:szCs w:val="24"/>
          <w:u w:color="222222"/>
          <w:shd w:val="clear" w:color="auto" w:fill="FFFFFF"/>
        </w:rPr>
        <w:t>v exp</w:t>
      </w:r>
      <w:r>
        <w:rPr>
          <w:rFonts w:ascii="Times New Roman"/>
          <w:color w:val="222222"/>
          <w:sz w:val="24"/>
          <w:szCs w:val="24"/>
          <w:u w:color="222222"/>
          <w:shd w:val="clear" w:color="auto" w:fill="FFFFFF"/>
        </w:rPr>
        <w:t xml:space="preserve">]) </w:t>
      </w:r>
      <w:r>
        <w:rPr>
          <w:rFonts w:ascii="Times New Roman"/>
          <w:i/>
          <w:iCs/>
          <w:color w:val="222222"/>
          <w:sz w:val="24"/>
          <w:szCs w:val="24"/>
          <w:u w:color="222222"/>
          <w:shd w:val="clear" w:color="auto" w:fill="FFFFFF"/>
        </w:rPr>
        <w:t>body</w:t>
      </w:r>
      <w:r>
        <w:rPr>
          <w:rFonts w:ascii="Times New Roman"/>
          <w:color w:val="222222"/>
          <w:sz w:val="24"/>
          <w:szCs w:val="24"/>
          <w:u w:color="222222"/>
          <w:shd w:val="clear" w:color="auto" w:fill="FFFFFF"/>
        </w:rPr>
        <w:t xml:space="preserve">), the machine will first evaluated </w:t>
      </w:r>
      <w:r>
        <w:rPr>
          <w:rFonts w:ascii="Times New Roman"/>
          <w:i/>
          <w:iCs/>
          <w:color w:val="222222"/>
          <w:sz w:val="24"/>
          <w:szCs w:val="24"/>
          <w:u w:color="222222"/>
          <w:shd w:val="clear" w:color="auto" w:fill="FFFFFF"/>
        </w:rPr>
        <w:t>exp</w:t>
      </w:r>
      <w:r>
        <w:rPr>
          <w:rFonts w:ascii="Times New Roman"/>
          <w:color w:val="222222"/>
          <w:sz w:val="24"/>
          <w:szCs w:val="24"/>
          <w:u w:color="222222"/>
          <w:shd w:val="clear" w:color="auto" w:fill="FFFFFF"/>
        </w:rPr>
        <w:t xml:space="preserve"> and bind the computation result to </w:t>
      </w:r>
      <w:r>
        <w:rPr>
          <w:rFonts w:ascii="Times New Roman"/>
          <w:i/>
          <w:iCs/>
          <w:color w:val="222222"/>
          <w:sz w:val="24"/>
          <w:szCs w:val="24"/>
          <w:u w:color="222222"/>
          <w:shd w:val="clear" w:color="auto" w:fill="FFFFFF"/>
        </w:rPr>
        <w:t>v</w:t>
      </w:r>
      <w:r>
        <w:rPr>
          <w:rFonts w:ascii="Times New Roman"/>
          <w:color w:val="222222"/>
          <w:sz w:val="24"/>
          <w:szCs w:val="24"/>
          <w:u w:color="222222"/>
          <w:shd w:val="clear" w:color="auto" w:fill="FFFFFF"/>
        </w:rPr>
        <w:t xml:space="preserve">, then holding the resume to </w:t>
      </w:r>
      <w:r>
        <w:rPr>
          <w:rFonts w:ascii="Times New Roman"/>
          <w:i/>
          <w:iCs/>
          <w:color w:val="222222"/>
          <w:sz w:val="24"/>
          <w:szCs w:val="24"/>
          <w:u w:color="222222"/>
          <w:shd w:val="clear" w:color="auto" w:fill="FFFFFF"/>
        </w:rPr>
        <w:t>body</w:t>
      </w:r>
      <w:r>
        <w:rPr>
          <w:rFonts w:ascii="Times New Roman"/>
          <w:color w:val="222222"/>
          <w:sz w:val="24"/>
          <w:szCs w:val="24"/>
          <w:u w:color="222222"/>
          <w:shd w:val="clear" w:color="auto" w:fill="FFFFFF"/>
        </w:rPr>
        <w:t xml:space="preserve">. A special initial continuation triggered by result of program is called halt. Finally, their continuation includes address information, that is the scope of variable. </w:t>
      </w:r>
    </w:p>
    <w:p w14:paraId="34516A42"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They elaborate their implementation from two-stage. The first is evaluate on </w:t>
      </w:r>
      <w:r>
        <w:rPr>
          <w:rFonts w:ascii="Times New Roman"/>
          <w:i/>
          <w:iCs/>
          <w:color w:val="222222"/>
          <w:sz w:val="24"/>
          <w:szCs w:val="24"/>
          <w:u w:color="222222"/>
          <w:shd w:val="clear" w:color="auto" w:fill="FFFFFF"/>
        </w:rPr>
        <w:t>aexp</w:t>
      </w:r>
      <w:r>
        <w:rPr>
          <w:rFonts w:ascii="Times New Roman"/>
          <w:color w:val="222222"/>
          <w:sz w:val="24"/>
          <w:szCs w:val="24"/>
          <w:u w:color="222222"/>
          <w:shd w:val="clear" w:color="auto" w:fill="FFFFFF"/>
        </w:rPr>
        <w:t xml:space="preserve"> with auxiliary semantic function: </w:t>
      </w:r>
      <w:r>
        <w:rPr>
          <w:rFonts w:ascii="Monotype Corsiva"/>
          <w:color w:val="222222"/>
          <w:sz w:val="24"/>
          <w:szCs w:val="24"/>
          <w:u w:color="222222"/>
          <w:shd w:val="clear" w:color="auto" w:fill="FFFFFF"/>
        </w:rPr>
        <w:t>A</w:t>
      </w:r>
      <w:r>
        <w:rPr>
          <w:rFonts w:ascii="Times New Roman"/>
          <w:color w:val="222222"/>
          <w:sz w:val="24"/>
          <w:szCs w:val="24"/>
          <w:u w:color="222222"/>
          <w:shd w:val="clear" w:color="auto" w:fill="FFFFFF"/>
        </w:rPr>
        <w:t xml:space="preserve">: AExp </w:t>
      </w:r>
      <w:r w:rsidR="0057338F">
        <w:rPr>
          <w:rFonts w:ascii="Times New Roman" w:eastAsia="Times New Roman" w:hAnsi="Times New Roman"/>
          <w:color w:val="222222"/>
          <w:sz w:val="24"/>
          <w:szCs w:val="24"/>
          <w:u w:color="222222"/>
          <w:shd w:val="clear" w:color="auto" w:fill="FFFFFF"/>
          <w:lang w:eastAsia="en-US"/>
        </w:rPr>
        <w:pict w14:anchorId="2A912C00">
          <v:shape id="Picture_x0020_117" o:spid="_x0000_i1139" type="#_x0000_t75" style="width:9.35pt;height:10pt">
            <v:imagedata r:id="rId122" o:title=""/>
          </v:shape>
        </w:pict>
      </w:r>
      <w:r>
        <w:rPr>
          <w:rFonts w:ascii="Times New Roman"/>
          <w:color w:val="222222"/>
          <w:sz w:val="24"/>
          <w:szCs w:val="24"/>
          <w:u w:color="222222"/>
          <w:shd w:val="clear" w:color="auto" w:fill="FFFFFF"/>
        </w:rPr>
        <w:t xml:space="preserve"> Env </w:t>
      </w:r>
      <w:r w:rsidR="0057338F">
        <w:rPr>
          <w:rFonts w:ascii="Times New Roman" w:eastAsia="Times New Roman" w:hAnsi="Times New Roman"/>
          <w:color w:val="222222"/>
          <w:sz w:val="24"/>
          <w:szCs w:val="24"/>
          <w:u w:color="222222"/>
          <w:shd w:val="clear" w:color="auto" w:fill="FFFFFF"/>
          <w:lang w:eastAsia="en-US"/>
        </w:rPr>
        <w:pict w14:anchorId="1E51B52C">
          <v:shape id="Picture_x0020_118" o:spid="_x0000_i1140" type="#_x0000_t75" style="width:9.35pt;height:10pt">
            <v:imagedata r:id="rId122" o:title=""/>
          </v:shape>
        </w:pict>
      </w:r>
      <w:r>
        <w:rPr>
          <w:rFonts w:ascii="Times New Roman"/>
          <w:color w:val="222222"/>
          <w:sz w:val="24"/>
          <w:szCs w:val="24"/>
          <w:u w:color="222222"/>
          <w:shd w:val="clear" w:color="auto" w:fill="FFFFFF"/>
        </w:rPr>
        <w:t xml:space="preserve"> Store </w:t>
      </w:r>
      <w:r w:rsidR="0057338F">
        <w:rPr>
          <w:rFonts w:ascii="Times New Roman" w:eastAsia="Times New Roman" w:hAnsi="Times New Roman"/>
          <w:color w:val="222222"/>
          <w:sz w:val="24"/>
          <w:szCs w:val="24"/>
          <w:u w:color="222222"/>
          <w:shd w:val="clear" w:color="auto" w:fill="FFFFFF"/>
          <w:lang w:eastAsia="en-US"/>
        </w:rPr>
        <w:pict w14:anchorId="3FA0232A">
          <v:shape id="Picture_x0020_119" o:spid="_x0000_i1141" type="#_x0000_t75" style="width:15.35pt;height:10.65pt">
            <v:imagedata r:id="rId123" o:title=""/>
          </v:shape>
        </w:pict>
      </w:r>
      <w:r>
        <w:rPr>
          <w:rFonts w:ascii="Times New Roman"/>
          <w:color w:val="222222"/>
          <w:sz w:val="24"/>
          <w:szCs w:val="24"/>
          <w:u w:color="222222"/>
          <w:shd w:val="clear" w:color="auto" w:fill="FFFFFF"/>
        </w:rPr>
        <w:t xml:space="preserve"> Value. The evaluate result of integers and booleans is themselves: </w:t>
      </w:r>
      <w:r>
        <w:rPr>
          <w:rFonts w:ascii="Monotype Corsiva"/>
          <w:color w:val="222222"/>
          <w:sz w:val="24"/>
          <w:szCs w:val="24"/>
          <w:u w:color="222222"/>
          <w:shd w:val="clear" w:color="auto" w:fill="FFFFFF"/>
        </w:rPr>
        <w:t xml:space="preserve">A </w:t>
      </w:r>
      <w:r>
        <w:rPr>
          <w:rFonts w:ascii="Times New Roman"/>
          <w:color w:val="222222"/>
          <w:sz w:val="24"/>
          <w:szCs w:val="24"/>
          <w:u w:color="222222"/>
          <w:shd w:val="clear" w:color="auto" w:fill="FFFFFF"/>
        </w:rPr>
        <w:t xml:space="preserve">(z, </w:t>
      </w:r>
      <w:r>
        <w:rPr>
          <w:rFonts w:hAnsi="Times New Roman"/>
          <w:i/>
          <w:iCs/>
          <w:color w:val="222222"/>
          <w:sz w:val="24"/>
          <w:szCs w:val="24"/>
          <w:u w:color="222222"/>
          <w:shd w:val="clear" w:color="auto" w:fill="FFFFFF"/>
        </w:rPr>
        <w:t>ρ</w:t>
      </w:r>
      <w:r>
        <w:rPr>
          <w:rFonts w:ascii="Times New Roman"/>
          <w:color w:val="222222"/>
          <w:sz w:val="24"/>
          <w:szCs w:val="24"/>
          <w:u w:color="222222"/>
          <w:shd w:val="clear" w:color="auto" w:fill="FFFFFF"/>
        </w:rPr>
        <w:t xml:space="preserve">, </w:t>
      </w:r>
      <w:r w:rsidR="0057338F">
        <w:rPr>
          <w:rFonts w:ascii="Times New Roman" w:eastAsia="Times New Roman" w:hAnsi="Times New Roman"/>
          <w:color w:val="222222"/>
          <w:sz w:val="24"/>
          <w:szCs w:val="24"/>
          <w:u w:color="222222"/>
          <w:shd w:val="clear" w:color="auto" w:fill="FFFFFF"/>
          <w:lang w:eastAsia="en-US"/>
        </w:rPr>
        <w:pict w14:anchorId="7D71D55A">
          <v:shape id="Picture_x0020_120" o:spid="_x0000_i1142" type="#_x0000_t75" style="width:12pt;height:10.65pt">
            <v:imagedata r:id="rId124" o:title=""/>
          </v:shape>
        </w:pict>
      </w:r>
      <w:r>
        <w:rPr>
          <w:rFonts w:ascii="Times New Roman"/>
          <w:color w:val="222222"/>
          <w:sz w:val="24"/>
          <w:szCs w:val="24"/>
          <w:u w:color="222222"/>
          <w:shd w:val="clear" w:color="auto" w:fill="FFFFFF"/>
        </w:rPr>
        <w:t xml:space="preserve">) = </w:t>
      </w:r>
      <w:r>
        <w:rPr>
          <w:rFonts w:ascii="Times New Roman"/>
          <w:b/>
          <w:bCs/>
          <w:color w:val="222222"/>
          <w:sz w:val="24"/>
          <w:szCs w:val="24"/>
          <w:u w:color="222222"/>
          <w:shd w:val="clear" w:color="auto" w:fill="FFFFFF"/>
        </w:rPr>
        <w:t xml:space="preserve">z </w:t>
      </w:r>
      <w:r>
        <w:rPr>
          <w:rFonts w:ascii="Times New Roman"/>
          <w:color w:val="222222"/>
          <w:sz w:val="24"/>
          <w:szCs w:val="24"/>
          <w:u w:color="222222"/>
          <w:shd w:val="clear" w:color="auto" w:fill="FFFFFF"/>
        </w:rPr>
        <w:t xml:space="preserve">; </w:t>
      </w:r>
      <w:r>
        <w:rPr>
          <w:rFonts w:ascii="Monotype Corsiva"/>
          <w:color w:val="222222"/>
          <w:sz w:val="24"/>
          <w:szCs w:val="24"/>
          <w:u w:color="222222"/>
          <w:shd w:val="clear" w:color="auto" w:fill="FFFFFF"/>
        </w:rPr>
        <w:t xml:space="preserve">A </w:t>
      </w:r>
      <w:r>
        <w:rPr>
          <w:rFonts w:ascii="Times New Roman"/>
          <w:color w:val="222222"/>
          <w:sz w:val="24"/>
          <w:szCs w:val="24"/>
          <w:u w:color="222222"/>
          <w:shd w:val="clear" w:color="auto" w:fill="FFFFFF"/>
        </w:rPr>
        <w:t>(</w:t>
      </w:r>
      <w:r>
        <w:rPr>
          <w:rFonts w:ascii="Times New Roman"/>
          <w:b/>
          <w:bCs/>
          <w:color w:val="222222"/>
          <w:sz w:val="24"/>
          <w:szCs w:val="24"/>
          <w:u w:color="222222"/>
          <w:shd w:val="clear" w:color="auto" w:fill="FFFFFF"/>
        </w:rPr>
        <w:t>#t</w:t>
      </w:r>
      <w:r>
        <w:rPr>
          <w:rFonts w:ascii="Times New Roman"/>
          <w:color w:val="222222"/>
          <w:sz w:val="24"/>
          <w:szCs w:val="24"/>
          <w:u w:color="222222"/>
          <w:shd w:val="clear" w:color="auto" w:fill="FFFFFF"/>
        </w:rPr>
        <w:t xml:space="preserve">, </w:t>
      </w:r>
      <w:r>
        <w:rPr>
          <w:rFonts w:hAnsi="Times New Roman"/>
          <w:i/>
          <w:iCs/>
          <w:color w:val="222222"/>
          <w:sz w:val="24"/>
          <w:szCs w:val="24"/>
          <w:u w:color="222222"/>
          <w:shd w:val="clear" w:color="auto" w:fill="FFFFFF"/>
        </w:rPr>
        <w:t>ρ</w:t>
      </w:r>
      <w:r>
        <w:rPr>
          <w:rFonts w:ascii="Times New Roman"/>
          <w:color w:val="222222"/>
          <w:sz w:val="24"/>
          <w:szCs w:val="24"/>
          <w:u w:color="222222"/>
          <w:shd w:val="clear" w:color="auto" w:fill="FFFFFF"/>
        </w:rPr>
        <w:t xml:space="preserve">, </w:t>
      </w:r>
      <w:r w:rsidR="0057338F">
        <w:rPr>
          <w:rFonts w:ascii="Times New Roman" w:eastAsia="Times New Roman" w:hAnsi="Times New Roman"/>
          <w:color w:val="222222"/>
          <w:sz w:val="24"/>
          <w:szCs w:val="24"/>
          <w:u w:color="222222"/>
          <w:shd w:val="clear" w:color="auto" w:fill="FFFFFF"/>
          <w:lang w:eastAsia="en-US"/>
        </w:rPr>
        <w:pict w14:anchorId="1312C865">
          <v:shape id="Picture_x0020_121" o:spid="_x0000_i1143" type="#_x0000_t75" style="width:12pt;height:10.65pt">
            <v:imagedata r:id="rId124" o:title=""/>
          </v:shape>
        </w:pict>
      </w:r>
      <w:r>
        <w:rPr>
          <w:rFonts w:ascii="Times New Roman"/>
          <w:color w:val="222222"/>
          <w:sz w:val="24"/>
          <w:szCs w:val="24"/>
          <w:u w:color="222222"/>
          <w:shd w:val="clear" w:color="auto" w:fill="FFFFFF"/>
        </w:rPr>
        <w:t xml:space="preserve">) = #t ; </w:t>
      </w:r>
      <w:r>
        <w:rPr>
          <w:rFonts w:ascii="Monotype Corsiva"/>
          <w:color w:val="222222"/>
          <w:sz w:val="24"/>
          <w:szCs w:val="24"/>
          <w:u w:color="222222"/>
          <w:shd w:val="clear" w:color="auto" w:fill="FFFFFF"/>
        </w:rPr>
        <w:t xml:space="preserve">A </w:t>
      </w:r>
      <w:r>
        <w:rPr>
          <w:rFonts w:ascii="Times New Roman"/>
          <w:color w:val="222222"/>
          <w:sz w:val="24"/>
          <w:szCs w:val="24"/>
          <w:u w:color="222222"/>
          <w:shd w:val="clear" w:color="auto" w:fill="FFFFFF"/>
        </w:rPr>
        <w:t>(</w:t>
      </w:r>
      <w:r>
        <w:rPr>
          <w:rFonts w:ascii="Times New Roman"/>
          <w:b/>
          <w:bCs/>
          <w:color w:val="222222"/>
          <w:sz w:val="24"/>
          <w:szCs w:val="24"/>
          <w:u w:color="222222"/>
          <w:shd w:val="clear" w:color="auto" w:fill="FFFFFF"/>
        </w:rPr>
        <w:t>#f</w:t>
      </w:r>
      <w:r>
        <w:rPr>
          <w:rFonts w:ascii="Times New Roman"/>
          <w:color w:val="222222"/>
          <w:sz w:val="24"/>
          <w:szCs w:val="24"/>
          <w:u w:color="222222"/>
          <w:shd w:val="clear" w:color="auto" w:fill="FFFFFF"/>
        </w:rPr>
        <w:t xml:space="preserve">, </w:t>
      </w:r>
      <w:r>
        <w:rPr>
          <w:rFonts w:hAnsi="Times New Roman"/>
          <w:i/>
          <w:iCs/>
          <w:color w:val="222222"/>
          <w:sz w:val="24"/>
          <w:szCs w:val="24"/>
          <w:u w:color="222222"/>
          <w:shd w:val="clear" w:color="auto" w:fill="FFFFFF"/>
        </w:rPr>
        <w:t>ρ</w:t>
      </w:r>
      <w:r>
        <w:rPr>
          <w:rFonts w:ascii="Times New Roman"/>
          <w:color w:val="222222"/>
          <w:sz w:val="24"/>
          <w:szCs w:val="24"/>
          <w:u w:color="222222"/>
          <w:shd w:val="clear" w:color="auto" w:fill="FFFFFF"/>
        </w:rPr>
        <w:t xml:space="preserve">, </w:t>
      </w:r>
      <w:r w:rsidR="0057338F">
        <w:rPr>
          <w:rFonts w:ascii="Times New Roman" w:eastAsia="Times New Roman" w:hAnsi="Times New Roman"/>
          <w:color w:val="222222"/>
          <w:sz w:val="24"/>
          <w:szCs w:val="24"/>
          <w:u w:color="222222"/>
          <w:shd w:val="clear" w:color="auto" w:fill="FFFFFF"/>
          <w:lang w:eastAsia="en-US"/>
        </w:rPr>
        <w:pict w14:anchorId="529E9758">
          <v:shape id="Picture_x0020_122" o:spid="_x0000_i1144" type="#_x0000_t75" style="width:12pt;height:10.65pt">
            <v:imagedata r:id="rId124" o:title=""/>
          </v:shape>
        </w:pict>
      </w:r>
      <w:r>
        <w:rPr>
          <w:rFonts w:ascii="Times New Roman"/>
          <w:color w:val="222222"/>
          <w:sz w:val="24"/>
          <w:szCs w:val="24"/>
          <w:u w:color="222222"/>
          <w:shd w:val="clear" w:color="auto" w:fill="FFFFFF"/>
        </w:rPr>
        <w:t xml:space="preserve">) = #f. Lambda becomes to closures: </w:t>
      </w:r>
      <w:r>
        <w:rPr>
          <w:rFonts w:ascii="Monotype Corsiva"/>
          <w:color w:val="222222"/>
          <w:sz w:val="24"/>
          <w:szCs w:val="24"/>
          <w:u w:color="222222"/>
          <w:shd w:val="clear" w:color="auto" w:fill="FFFFFF"/>
        </w:rPr>
        <w:t xml:space="preserve">A </w:t>
      </w:r>
      <w:r>
        <w:rPr>
          <w:rFonts w:ascii="Times New Roman"/>
          <w:color w:val="222222"/>
          <w:sz w:val="24"/>
          <w:szCs w:val="24"/>
          <w:u w:color="222222"/>
          <w:shd w:val="clear" w:color="auto" w:fill="FFFFFF"/>
        </w:rPr>
        <w:t xml:space="preserve">(lam, </w:t>
      </w:r>
      <w:r>
        <w:rPr>
          <w:rFonts w:hAnsi="Times New Roman"/>
          <w:i/>
          <w:iCs/>
          <w:color w:val="222222"/>
          <w:sz w:val="24"/>
          <w:szCs w:val="24"/>
          <w:u w:color="222222"/>
          <w:shd w:val="clear" w:color="auto" w:fill="FFFFFF"/>
        </w:rPr>
        <w:t>ρ</w:t>
      </w:r>
      <w:r>
        <w:rPr>
          <w:rFonts w:ascii="Times New Roman"/>
          <w:color w:val="222222"/>
          <w:sz w:val="24"/>
          <w:szCs w:val="24"/>
          <w:u w:color="222222"/>
          <w:shd w:val="clear" w:color="auto" w:fill="FFFFFF"/>
        </w:rPr>
        <w:t xml:space="preserve">, </w:t>
      </w:r>
      <w:r w:rsidR="0057338F">
        <w:rPr>
          <w:rFonts w:ascii="Times New Roman" w:eastAsia="Times New Roman" w:hAnsi="Times New Roman"/>
          <w:color w:val="222222"/>
          <w:sz w:val="24"/>
          <w:szCs w:val="24"/>
          <w:u w:color="222222"/>
          <w:shd w:val="clear" w:color="auto" w:fill="FFFFFF"/>
          <w:lang w:eastAsia="en-US"/>
        </w:rPr>
        <w:pict w14:anchorId="2920DDD7">
          <v:shape id="Picture_x0020_123" o:spid="_x0000_i1145" type="#_x0000_t75" style="width:12pt;height:10.65pt">
            <v:imagedata r:id="rId124" o:title=""/>
          </v:shape>
        </w:pict>
      </w:r>
      <w:r>
        <w:rPr>
          <w:rFonts w:ascii="Times New Roman"/>
          <w:color w:val="222222"/>
          <w:sz w:val="24"/>
          <w:szCs w:val="24"/>
          <w:u w:color="222222"/>
          <w:shd w:val="clear" w:color="auto" w:fill="FFFFFF"/>
        </w:rPr>
        <w:t xml:space="preserve">) = col(lam, </w:t>
      </w:r>
      <w:r>
        <w:rPr>
          <w:rFonts w:hAnsi="Times New Roman"/>
          <w:i/>
          <w:iCs/>
          <w:color w:val="222222"/>
          <w:sz w:val="24"/>
          <w:szCs w:val="24"/>
          <w:u w:color="222222"/>
          <w:shd w:val="clear" w:color="auto" w:fill="FFFFFF"/>
        </w:rPr>
        <w:t>ρ</w:t>
      </w:r>
      <w:r>
        <w:rPr>
          <w:rFonts w:ascii="Times New Roman"/>
          <w:color w:val="222222"/>
          <w:sz w:val="24"/>
          <w:szCs w:val="24"/>
          <w:u w:color="222222"/>
          <w:shd w:val="clear" w:color="auto" w:fill="FFFFFF"/>
        </w:rPr>
        <w:t>). By use function O(</w:t>
      </w:r>
      <w:r>
        <w:rPr>
          <w:rFonts w:ascii="Times New Roman"/>
          <w:i/>
          <w:iCs/>
          <w:color w:val="222222"/>
          <w:sz w:val="24"/>
          <w:szCs w:val="24"/>
          <w:u w:color="222222"/>
          <w:shd w:val="clear" w:color="auto" w:fill="FFFFFF"/>
        </w:rPr>
        <w:t>prim</w:t>
      </w:r>
      <w:r>
        <w:rPr>
          <w:rFonts w:ascii="Times New Roman"/>
          <w:color w:val="222222"/>
          <w:sz w:val="24"/>
          <w:szCs w:val="24"/>
          <w:u w:color="222222"/>
          <w:shd w:val="clear" w:color="auto" w:fill="FFFFFF"/>
        </w:rPr>
        <w:t>) to define mapping from primitive operation to its corresponding operation, primitive expression are evaluated recursively:</w:t>
      </w:r>
    </w:p>
    <w:p w14:paraId="3266407E" w14:textId="77777777" w:rsidR="00B513FC" w:rsidRDefault="004F4D39">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Monotype Corsiva"/>
          <w:color w:val="222222"/>
          <w:sz w:val="24"/>
          <w:szCs w:val="24"/>
          <w:u w:color="222222"/>
          <w:shd w:val="clear" w:color="auto" w:fill="FFFFFF"/>
        </w:rPr>
        <w:t xml:space="preserve">A </w:t>
      </w:r>
      <w:r>
        <w:rPr>
          <w:rFonts w:ascii="Times New Roman"/>
          <w:color w:val="222222"/>
          <w:sz w:val="24"/>
          <w:szCs w:val="24"/>
          <w:u w:color="222222"/>
          <w:shd w:val="clear" w:color="auto" w:fill="FFFFFF"/>
        </w:rPr>
        <w:t>((</w:t>
      </w:r>
      <w:r>
        <w:rPr>
          <w:rFonts w:ascii="Times New Roman"/>
          <w:i/>
          <w:iCs/>
          <w:color w:val="222222"/>
          <w:sz w:val="24"/>
          <w:szCs w:val="24"/>
          <w:u w:color="222222"/>
          <w:shd w:val="clear" w:color="auto" w:fill="FFFFFF"/>
        </w:rPr>
        <w:t>prim aexp</w:t>
      </w:r>
      <w:r>
        <w:rPr>
          <w:rFonts w:ascii="Times New Roman"/>
          <w:i/>
          <w:iCs/>
          <w:color w:val="222222"/>
          <w:sz w:val="24"/>
          <w:szCs w:val="24"/>
          <w:u w:color="222222"/>
          <w:shd w:val="clear" w:color="auto" w:fill="FFFFFF"/>
          <w:vertAlign w:val="subscript"/>
        </w:rPr>
        <w:t>1</w:t>
      </w:r>
      <w:r>
        <w:rPr>
          <w:rFonts w:ascii="Times New Roman"/>
          <w:i/>
          <w:iCs/>
          <w:color w:val="222222"/>
          <w:sz w:val="24"/>
          <w:szCs w:val="24"/>
          <w:u w:color="222222"/>
          <w:shd w:val="clear" w:color="auto" w:fill="FFFFFF"/>
        </w:rPr>
        <w:t>, ... aexp</w:t>
      </w:r>
      <w:r>
        <w:rPr>
          <w:rFonts w:ascii="Times New Roman"/>
          <w:i/>
          <w:iCs/>
          <w:color w:val="222222"/>
          <w:sz w:val="24"/>
          <w:szCs w:val="24"/>
          <w:u w:color="222222"/>
          <w:shd w:val="clear" w:color="auto" w:fill="FFFFFF"/>
          <w:vertAlign w:val="subscript"/>
        </w:rPr>
        <w:t>n</w:t>
      </w:r>
      <w:r>
        <w:rPr>
          <w:rFonts w:ascii="Times New Roman"/>
          <w:color w:val="222222"/>
          <w:sz w:val="24"/>
          <w:szCs w:val="24"/>
          <w:u w:color="222222"/>
          <w:shd w:val="clear" w:color="auto" w:fill="FFFFFF"/>
        </w:rPr>
        <w:t xml:space="preserve"> ), </w:t>
      </w:r>
      <w:r>
        <w:rPr>
          <w:rFonts w:hAnsi="Times New Roman"/>
          <w:i/>
          <w:iCs/>
          <w:color w:val="222222"/>
          <w:sz w:val="24"/>
          <w:szCs w:val="24"/>
          <w:u w:color="222222"/>
          <w:shd w:val="clear" w:color="auto" w:fill="FFFFFF"/>
        </w:rPr>
        <w:t>ρ</w:t>
      </w:r>
      <w:r>
        <w:rPr>
          <w:rFonts w:ascii="Times New Roman"/>
          <w:color w:val="222222"/>
          <w:sz w:val="24"/>
          <w:szCs w:val="24"/>
          <w:u w:color="222222"/>
          <w:shd w:val="clear" w:color="auto" w:fill="FFFFFF"/>
        </w:rPr>
        <w:t xml:space="preserve">, </w:t>
      </w:r>
      <w:r w:rsidR="0057338F">
        <w:rPr>
          <w:rFonts w:ascii="Times New Roman" w:eastAsia="Times New Roman" w:hAnsi="Times New Roman"/>
          <w:color w:val="222222"/>
          <w:sz w:val="24"/>
          <w:szCs w:val="24"/>
          <w:u w:color="222222"/>
          <w:shd w:val="clear" w:color="auto" w:fill="FFFFFF"/>
          <w:lang w:eastAsia="en-US"/>
        </w:rPr>
        <w:pict w14:anchorId="6CEB56E5">
          <v:shape id="Picture_x0020_124" o:spid="_x0000_i1146" type="#_x0000_t75" style="width:12pt;height:10.65pt">
            <v:imagedata r:id="rId124" o:title=""/>
          </v:shape>
        </w:pict>
      </w:r>
      <w:r>
        <w:rPr>
          <w:rFonts w:ascii="Times New Roman"/>
          <w:color w:val="222222"/>
          <w:sz w:val="24"/>
          <w:szCs w:val="24"/>
          <w:u w:color="222222"/>
          <w:shd w:val="clear" w:color="auto" w:fill="FFFFFF"/>
        </w:rPr>
        <w:t>) = O(</w:t>
      </w:r>
      <w:r>
        <w:rPr>
          <w:rFonts w:ascii="Times New Roman"/>
          <w:i/>
          <w:iCs/>
          <w:color w:val="222222"/>
          <w:sz w:val="24"/>
          <w:szCs w:val="24"/>
          <w:u w:color="222222"/>
          <w:shd w:val="clear" w:color="auto" w:fill="FFFFFF"/>
        </w:rPr>
        <w:t>prim</w:t>
      </w:r>
      <w:r>
        <w:rPr>
          <w:rFonts w:ascii="Times New Roman"/>
          <w:color w:val="222222"/>
          <w:sz w:val="24"/>
          <w:szCs w:val="24"/>
          <w:u w:color="222222"/>
          <w:shd w:val="clear" w:color="auto" w:fill="FFFFFF"/>
        </w:rPr>
        <w:t>)</w:t>
      </w:r>
      <w:r>
        <w:rPr>
          <w:rFonts w:ascii="Times New Roman" w:hAnsi="Times New Roman" w:hint="eastAsia"/>
          <w:color w:val="222222"/>
          <w:position w:val="-10"/>
          <w:sz w:val="24"/>
          <w:szCs w:val="24"/>
          <w:u w:color="222222"/>
          <w:shd w:val="clear" w:color="auto" w:fill="FFFFFF"/>
        </w:rPr>
        <w:object w:dxaOrig="4504" w:dyaOrig="346" w14:anchorId="1B718E92">
          <v:shape id="_x56fe__x7247__x0020_311" o:spid="_x0000_i1147" type="#_x0000_t75" style="width:225.35pt;height:17.35pt" o:ole="">
            <v:imagedata r:id="rId125" o:title=""/>
          </v:shape>
          <o:OLEObject Type="Embed" ProgID="Equation.3" ShapeID="_x56fe__x7247__x0020_311" DrawAspect="Content" ObjectID="_1501677954" r:id="rId126"/>
        </w:object>
      </w:r>
      <w:r>
        <w:rPr>
          <w:rFonts w:ascii="Times New Roman"/>
          <w:color w:val="222222"/>
          <w:sz w:val="24"/>
          <w:szCs w:val="24"/>
          <w:u w:color="222222"/>
          <w:shd w:val="clear" w:color="auto" w:fill="FFFFFF"/>
        </w:rPr>
        <w:t>.</w:t>
      </w:r>
    </w:p>
    <w:p w14:paraId="17C4E570"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In second stage, they use </w:t>
      </w:r>
      <w:r>
        <w:rPr>
          <w:rFonts w:ascii="Times New Roman"/>
          <w:i/>
          <w:iCs/>
          <w:color w:val="222222"/>
          <w:sz w:val="24"/>
          <w:szCs w:val="24"/>
          <w:u w:color="222222"/>
          <w:shd w:val="clear" w:color="auto" w:fill="FFFFFF"/>
        </w:rPr>
        <w:t>step</w:t>
      </w:r>
      <w:r>
        <w:rPr>
          <w:rFonts w:ascii="Times New Roman"/>
          <w:color w:val="222222"/>
          <w:sz w:val="24"/>
          <w:szCs w:val="24"/>
          <w:u w:color="222222"/>
          <w:shd w:val="clear" w:color="auto" w:fill="FFFFFF"/>
        </w:rPr>
        <w:t xml:space="preserve"> function to evaluate each expression type. When evaluation of procedure, the return statement of each procedure is </w:t>
      </w:r>
      <w:r>
        <w:rPr>
          <w:rFonts w:ascii="Times New Roman"/>
          <w:color w:val="222222"/>
          <w:sz w:val="24"/>
          <w:szCs w:val="24"/>
          <w:u w:color="222222"/>
          <w:shd w:val="clear" w:color="auto" w:fill="FFFFFF"/>
        </w:rPr>
        <w:lastRenderedPageBreak/>
        <w:t xml:space="preserve">an atomic expression and return the result to the continuation is waiting for its result. The procedure call is evaluated the expression of invocation first and the expressions in arguments, and then evaluate the body of procedure with current arguments. The first class continuation as call-with-current-continuation (call/cc) in functional program, is evaluated the current continuation as first-class procedure, and returns the value to the continuation of the call/cc application. The next step of conditional expression is evaluation by predicate expression. Overwrite is done by searching the address and modify the value of it. Recursive is valuated by self-reference which is the extending of environment. The </w:t>
      </w:r>
      <w:r>
        <w:rPr>
          <w:rFonts w:ascii="Times New Roman"/>
          <w:i/>
          <w:iCs/>
          <w:color w:val="222222"/>
          <w:sz w:val="24"/>
          <w:szCs w:val="24"/>
          <w:u w:color="222222"/>
          <w:shd w:val="clear" w:color="auto" w:fill="FFFFFF"/>
        </w:rPr>
        <w:t>ste</w:t>
      </w:r>
      <w:r>
        <w:rPr>
          <w:rFonts w:ascii="Times New Roman"/>
          <w:color w:val="222222"/>
          <w:sz w:val="24"/>
          <w:szCs w:val="24"/>
          <w:u w:color="222222"/>
          <w:shd w:val="clear" w:color="auto" w:fill="FFFFFF"/>
        </w:rPr>
        <w:t>p function is defined as:</w:t>
      </w:r>
    </w:p>
    <w:p w14:paraId="77A2ADFC" w14:textId="77777777" w:rsidR="00B513FC" w:rsidRDefault="004F4D39">
      <w:pPr>
        <w:widowControl w:val="0"/>
        <w:spacing w:afterLines="50" w:after="120" w:line="276" w:lineRule="auto"/>
        <w:jc w:val="center"/>
        <w:rPr>
          <w:rFonts w:ascii="Times New Roman" w:hAnsi="Times New Roman"/>
          <w:color w:val="222222"/>
          <w:sz w:val="24"/>
          <w:szCs w:val="24"/>
          <w:u w:color="222222"/>
          <w:shd w:val="clear" w:color="auto" w:fill="FFFFFF"/>
        </w:rPr>
      </w:pPr>
      <w:r>
        <w:rPr>
          <w:rFonts w:ascii="Times New Roman" w:hAnsi="Times New Roman"/>
          <w:i/>
          <w:iCs/>
          <w:color w:val="222222"/>
          <w:sz w:val="24"/>
          <w:szCs w:val="24"/>
          <w:u w:color="222222"/>
          <w:shd w:val="clear" w:color="auto" w:fill="FFFFFF"/>
        </w:rPr>
        <w:t>step</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letrec</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[v</w:t>
      </w:r>
      <w:r>
        <w:rPr>
          <w:rFonts w:ascii="Times New Roman" w:hAnsi="Times New Roman"/>
          <w:i/>
          <w:iCs/>
          <w:color w:val="222222"/>
          <w:sz w:val="24"/>
          <w:szCs w:val="24"/>
          <w:u w:color="222222"/>
          <w:shd w:val="clear" w:color="auto" w:fill="FFFFFF"/>
          <w:vertAlign w:val="subscript"/>
        </w:rPr>
        <w:t>1</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aexp</w:t>
      </w:r>
      <w:r>
        <w:rPr>
          <w:rFonts w:ascii="Times New Roman" w:hAnsi="Times New Roman"/>
          <w:i/>
          <w:iCs/>
          <w:color w:val="222222"/>
          <w:sz w:val="24"/>
          <w:szCs w:val="24"/>
          <w:u w:color="222222"/>
          <w:shd w:val="clear" w:color="auto" w:fill="FFFFFF"/>
          <w:vertAlign w:val="subscript"/>
        </w:rPr>
        <w:t>1</w:t>
      </w:r>
      <w:r>
        <w:rPr>
          <w:rFonts w:ascii="Times New Roman" w:hAnsi="Times New Roman"/>
          <w:i/>
          <w:iCs/>
          <w:color w:val="222222"/>
          <w:sz w:val="24"/>
          <w:szCs w:val="24"/>
          <w:u w:color="222222"/>
          <w:shd w:val="clear" w:color="auto" w:fill="FFFFFF"/>
        </w:rPr>
        <w:t>]…[v</w:t>
      </w:r>
      <w:r>
        <w:rPr>
          <w:rFonts w:ascii="Times New Roman" w:hAnsi="Times New Roman"/>
          <w:i/>
          <w:iCs/>
          <w:color w:val="222222"/>
          <w:sz w:val="24"/>
          <w:szCs w:val="24"/>
          <w:u w:color="222222"/>
          <w:shd w:val="clear" w:color="auto" w:fill="FFFFFF"/>
          <w:vertAlign w:val="subscript"/>
        </w:rPr>
        <w:t>n</w:t>
      </w:r>
      <w:r>
        <w:rPr>
          <w:rFonts w:ascii="Times New Roman" w:hAnsi="Times New Roman" w:hint="eastAsia"/>
          <w:i/>
          <w:iCs/>
          <w:color w:val="222222"/>
          <w:sz w:val="24"/>
          <w:szCs w:val="24"/>
          <w:u w:color="222222"/>
          <w:shd w:val="clear" w:color="auto" w:fill="FFFFFF"/>
          <w:vertAlign w:val="subscript"/>
        </w:rPr>
        <w:t xml:space="preserve">  </w:t>
      </w:r>
      <w:r>
        <w:rPr>
          <w:rFonts w:ascii="Times New Roman" w:hAnsi="Times New Roman"/>
          <w:i/>
          <w:iCs/>
          <w:color w:val="222222"/>
          <w:sz w:val="24"/>
          <w:szCs w:val="24"/>
          <w:u w:color="222222"/>
          <w:shd w:val="clear" w:color="auto" w:fill="FFFFFF"/>
        </w:rPr>
        <w:t>aexp</w:t>
      </w:r>
      <w:r>
        <w:rPr>
          <w:rFonts w:ascii="Times New Roman" w:hAnsi="Times New Roman"/>
          <w:i/>
          <w:iCs/>
          <w:color w:val="222222"/>
          <w:sz w:val="24"/>
          <w:szCs w:val="24"/>
          <w:u w:color="222222"/>
          <w:shd w:val="clear" w:color="auto" w:fill="FFFFFF"/>
          <w:vertAlign w:val="subscript"/>
        </w:rPr>
        <w:t>n</w:t>
      </w:r>
      <w:r>
        <w:rPr>
          <w:rFonts w:ascii="Times New Roman" w:hAnsi="Times New Roman"/>
          <w:i/>
          <w:iCs/>
          <w:color w:val="222222"/>
          <w:sz w:val="24"/>
          <w:szCs w:val="24"/>
          <w:u w:color="222222"/>
          <w:shd w:val="clear" w:color="auto" w:fill="FFFFFF"/>
        </w:rPr>
        <w:t>]</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body</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ρ,</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κ</w:t>
      </w:r>
      <w:r>
        <w:rPr>
          <w:rFonts w:ascii="Times New Roman" w:hAnsi="Times New Roman"/>
          <w:color w:val="222222"/>
          <w:sz w:val="24"/>
          <w:szCs w:val="24"/>
          <w:shd w:val="clear" w:color="auto" w:fill="FFFFFF"/>
        </w:rPr>
        <w:t>)</w:t>
      </w:r>
      <w:r>
        <w:rPr>
          <w:rFonts w:ascii="Times New Roman" w:hAnsi="Times New Roman" w:hint="eastAsia"/>
          <w:color w:val="222222"/>
          <w:sz w:val="24"/>
          <w:szCs w:val="24"/>
          <w:shd w:val="clear" w:color="auto" w:fill="FFFFFF"/>
        </w:rPr>
        <w:t xml:space="preserve"> </w:t>
      </w:r>
      <w:r>
        <w:rPr>
          <w:rFonts w:ascii="Times New Roman" w:hAnsi="Times New Roman"/>
          <w:i/>
          <w:iCs/>
          <w:color w:val="222222"/>
          <w:sz w:val="24"/>
          <w:szCs w:val="24"/>
          <w:u w:color="222222"/>
          <w:shd w:val="clear" w:color="auto" w:fill="FFFFFF"/>
        </w:rPr>
        <w:t>=</w:t>
      </w:r>
      <w:r>
        <w:rPr>
          <w:rFonts w:ascii="Times New Roman" w:hAnsi="Times New Roman" w:hint="eastAsia"/>
          <w:i/>
          <w:iCs/>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body,ρ′,</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κ</w:t>
      </w:r>
      <w:r>
        <w:rPr>
          <w:rFonts w:ascii="Times New Roman" w:hAnsi="Times New Roman"/>
          <w:color w:val="222222"/>
          <w:sz w:val="24"/>
          <w:szCs w:val="24"/>
          <w:u w:color="222222"/>
          <w:shd w:val="clear" w:color="auto" w:fill="FFFFFF"/>
        </w:rPr>
        <w:t>),</w:t>
      </w:r>
    </w:p>
    <w:p w14:paraId="36F99482" w14:textId="77777777" w:rsidR="00B513FC" w:rsidRDefault="004F4D39">
      <w:pPr>
        <w:widowControl w:val="0"/>
        <w:spacing w:afterLines="50" w:after="120" w:line="276" w:lineRule="auto"/>
        <w:jc w:val="center"/>
        <w:rPr>
          <w:rFonts w:ascii="Times New Roman" w:hAnsi="Times New Roman"/>
          <w:color w:val="222222"/>
          <w:sz w:val="24"/>
          <w:szCs w:val="24"/>
          <w:u w:color="222222"/>
          <w:shd w:val="clear" w:color="auto" w:fill="FFFFFF"/>
        </w:rPr>
      </w:pPr>
      <w:r>
        <w:rPr>
          <w:rFonts w:ascii="Times New Roman" w:hAnsi="Times New Roman" w:hint="eastAsia"/>
          <w:color w:val="222222"/>
          <w:sz w:val="24"/>
          <w:szCs w:val="24"/>
          <w:u w:color="222222"/>
          <w:shd w:val="clear" w:color="auto" w:fill="FFFFFF"/>
        </w:rPr>
        <w:t>w</w:t>
      </w:r>
      <w:r>
        <w:rPr>
          <w:rFonts w:ascii="Times New Roman" w:hAnsi="Times New Roman"/>
          <w:color w:val="222222"/>
          <w:sz w:val="24"/>
          <w:szCs w:val="24"/>
          <w:u w:color="222222"/>
          <w:shd w:val="clear" w:color="auto" w:fill="FFFFFF"/>
        </w:rPr>
        <w:t>here</w: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vertAlign w:val="subscript"/>
        </w:rPr>
        <w:t>1</w:t>
      </w:r>
      <w:r>
        <w:rPr>
          <w:rFonts w:ascii="Times New Roman" w:hAnsi="Times New Roman"/>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vertAlign w:val="subscript"/>
        </w:rPr>
        <w:t>n</w:t>
      </w:r>
      <w:r>
        <w:rPr>
          <w:rFonts w:ascii="Times New Roman" w:hAnsi="Times New Roman"/>
          <w:color w:val="222222"/>
          <w:sz w:val="24"/>
          <w:szCs w:val="24"/>
          <w:u w:color="222222"/>
          <w:shd w:val="clear" w:color="auto" w:fill="FFFFFF"/>
        </w:rPr>
        <w:t> are fresh addresses in </w:t>
      </w:r>
      <w:r>
        <w:rPr>
          <w:rFonts w:ascii="Times New Roman" w:hAnsi="Times New Roman"/>
          <w:i/>
          <w:iCs/>
          <w:color w:val="222222"/>
          <w:sz w:val="24"/>
          <w:szCs w:val="24"/>
          <w:u w:color="222222"/>
          <w:shd w:val="clear" w:color="auto" w:fill="FFFFFF"/>
        </w:rPr>
        <w:t>σ</w:t>
      </w:r>
    </w:p>
    <w:p w14:paraId="1FC311BA" w14:textId="77777777" w:rsidR="00B513FC" w:rsidRDefault="004F4D39">
      <w:pPr>
        <w:widowControl w:val="0"/>
        <w:spacing w:afterLines="50" w:after="120" w:line="276" w:lineRule="auto"/>
        <w:ind w:firstLine="700"/>
        <w:jc w:val="center"/>
        <w:rPr>
          <w:rFonts w:ascii="Times New Roman" w:hAnsi="Times New Roman"/>
          <w:color w:val="222222"/>
          <w:sz w:val="24"/>
          <w:szCs w:val="24"/>
          <w:u w:color="222222"/>
          <w:shd w:val="clear" w:color="auto" w:fill="FFFFFF"/>
        </w:rPr>
      </w:pP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v</w:t>
      </w:r>
      <w:r>
        <w:rPr>
          <w:rFonts w:ascii="Times New Roman" w:hAnsi="Times New Roman"/>
          <w:i/>
          <w:iCs/>
          <w:color w:val="222222"/>
          <w:sz w:val="24"/>
          <w:szCs w:val="24"/>
          <w:u w:color="222222"/>
          <w:shd w:val="clear" w:color="auto" w:fill="FFFFFF"/>
          <w:vertAlign w:val="subscript"/>
        </w:rPr>
        <w:t>i</w:t>
      </w:r>
      <w:r>
        <w:rPr>
          <w:rFonts w:ascii="Times New Roman" w:hAnsi="Times New Roman"/>
          <w:i/>
          <w:iCs/>
          <w:color w:val="222222"/>
          <w:position w:val="-6"/>
          <w:sz w:val="24"/>
          <w:szCs w:val="24"/>
          <w:u w:color="222222"/>
          <w:shd w:val="clear" w:color="auto" w:fill="FFFFFF"/>
          <w:vertAlign w:val="subscript"/>
        </w:rPr>
        <w:object w:dxaOrig="323" w:dyaOrig="242" w14:anchorId="6E7748C9">
          <v:shape id="_x56fe__x7247__x0020_281" o:spid="_x0000_i1148" type="#_x0000_t75" style="width:16pt;height:12pt" o:ole="">
            <v:imagedata r:id="rId127" o:title=""/>
          </v:shape>
          <o:OLEObject Type="Embed" ProgID="Equation.3" ShapeID="_x56fe__x7247__x0020_281" DrawAspect="Content" ObjectID="_1501677955" r:id="rId128"/>
        </w:object>
      </w:r>
      <w:r>
        <w:rPr>
          <w:rFonts w:ascii="Times New Roman" w:hAnsi="Times New Roman"/>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vertAlign w:val="subscript"/>
        </w:rPr>
        <w:t>i</w:t>
      </w:r>
      <w:r>
        <w:rPr>
          <w:rFonts w:ascii="Times New Roman" w:hAnsi="Times New Roman"/>
          <w:color w:val="222222"/>
          <w:sz w:val="24"/>
          <w:szCs w:val="24"/>
          <w:u w:color="222222"/>
          <w:shd w:val="clear" w:color="auto" w:fill="FFFFFF"/>
        </w:rPr>
        <w:t>]</w:t>
      </w:r>
    </w:p>
    <w:p w14:paraId="198BBF86" w14:textId="77777777" w:rsidR="00B513FC" w:rsidRDefault="004F4D39">
      <w:pPr>
        <w:widowControl w:val="0"/>
        <w:spacing w:afterLines="50" w:after="120" w:line="276" w:lineRule="auto"/>
        <w:ind w:firstLine="700"/>
        <w:jc w:val="center"/>
        <w:rPr>
          <w:rFonts w:ascii="Times New Roman" w:hAnsi="Times New Roman"/>
          <w:color w:val="222222"/>
          <w:sz w:val="24"/>
          <w:szCs w:val="24"/>
          <w:u w:color="222222"/>
          <w:shd w:val="clear" w:color="auto" w:fill="FFFFFF"/>
        </w:rPr>
      </w:pPr>
      <w:r>
        <w:rPr>
          <w:rFonts w:ascii="Times New Roman" w:hAnsi="Times New Roman"/>
          <w:i/>
          <w:iCs/>
          <w:color w:val="222222"/>
          <w:sz w:val="24"/>
          <w:szCs w:val="24"/>
          <w:u w:color="222222"/>
          <w:shd w:val="clear" w:color="auto" w:fill="FFFFFF"/>
        </w:rPr>
        <w:t>value</w:t>
      </w:r>
      <w:r>
        <w:rPr>
          <w:rFonts w:ascii="Times New Roman" w:hAnsi="Times New Roman"/>
          <w:i/>
          <w:iCs/>
          <w:color w:val="222222"/>
          <w:sz w:val="24"/>
          <w:szCs w:val="24"/>
          <w:u w:color="222222"/>
          <w:shd w:val="clear" w:color="auto" w:fill="FFFFFF"/>
          <w:vertAlign w:val="subscript"/>
        </w:rPr>
        <w:t>i</w:t>
      </w:r>
      <w:r>
        <w:rPr>
          <w:rFonts w:ascii="Times New Roman" w:hAnsi="Times New Roman"/>
          <w:color w:val="222222"/>
          <w:sz w:val="24"/>
          <w:szCs w:val="24"/>
          <w:u w:color="222222"/>
          <w:shd w:val="clear" w:color="auto" w:fill="FFFFFF"/>
        </w:rPr>
        <w:t>=A(</w:t>
      </w:r>
      <w:r>
        <w:rPr>
          <w:rFonts w:ascii="Times New Roman" w:hAnsi="Times New Roman"/>
          <w:i/>
          <w:iCs/>
          <w:color w:val="222222"/>
          <w:sz w:val="24"/>
          <w:szCs w:val="24"/>
          <w:u w:color="222222"/>
          <w:shd w:val="clear" w:color="auto" w:fill="FFFFFF"/>
        </w:rPr>
        <w:t>aexp</w:t>
      </w:r>
      <w:r>
        <w:rPr>
          <w:rFonts w:ascii="Times New Roman" w:hAnsi="Times New Roman"/>
          <w:i/>
          <w:iCs/>
          <w:color w:val="222222"/>
          <w:sz w:val="24"/>
          <w:szCs w:val="24"/>
          <w:u w:color="222222"/>
          <w:shd w:val="clear" w:color="auto" w:fill="FFFFFF"/>
          <w:vertAlign w:val="subscript"/>
        </w:rPr>
        <w:t>i</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p>
    <w:p w14:paraId="213F3EF0" w14:textId="77777777" w:rsidR="00B513FC" w:rsidRDefault="004F4D39">
      <w:pPr>
        <w:widowControl w:val="0"/>
        <w:spacing w:afterLines="50" w:after="120" w:line="276" w:lineRule="auto"/>
        <w:ind w:firstLine="700"/>
        <w:jc w:val="center"/>
        <w:rPr>
          <w:rFonts w:ascii="Times New Roman" w:hAnsi="Times New Roman"/>
          <w:color w:val="222222"/>
          <w:sz w:val="24"/>
          <w:szCs w:val="24"/>
          <w:u w:color="222222"/>
          <w:shd w:val="clear" w:color="auto" w:fill="FFFFFF"/>
        </w:rPr>
      </w:pP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vertAlign w:val="subscript"/>
        </w:rPr>
        <w:t>i</w:t>
      </w:r>
      <w:r w:rsidR="0057338F">
        <w:rPr>
          <w:rFonts w:ascii="Times New Roman" w:hAnsi="Times New Roman"/>
          <w:i/>
          <w:iCs/>
          <w:color w:val="222222"/>
          <w:position w:val="-6"/>
          <w:sz w:val="24"/>
          <w:szCs w:val="24"/>
          <w:u w:color="222222"/>
          <w:shd w:val="clear" w:color="auto" w:fill="FFFFFF"/>
          <w:vertAlign w:val="subscript"/>
        </w:rPr>
        <w:pict w14:anchorId="71302760">
          <v:shape id="_x0000_i1149" type="#_x0000_t75" style="width:16pt;height:12pt">
            <v:imagedata r:id="rId127" o:title=""/>
          </v:shape>
        </w:pict>
      </w:r>
      <w:r>
        <w:rPr>
          <w:rFonts w:ascii="Times New Roman" w:hAnsi="Times New Roman"/>
          <w:i/>
          <w:iCs/>
          <w:color w:val="222222"/>
          <w:sz w:val="24"/>
          <w:szCs w:val="24"/>
          <w:u w:color="222222"/>
          <w:shd w:val="clear" w:color="auto" w:fill="FFFFFF"/>
        </w:rPr>
        <w:t>value</w:t>
      </w:r>
      <w:r>
        <w:rPr>
          <w:rFonts w:ascii="Times New Roman" w:hAnsi="Times New Roman"/>
          <w:i/>
          <w:iCs/>
          <w:color w:val="222222"/>
          <w:sz w:val="24"/>
          <w:szCs w:val="24"/>
          <w:u w:color="222222"/>
          <w:shd w:val="clear" w:color="auto" w:fill="FFFFFF"/>
          <w:vertAlign w:val="subscript"/>
        </w:rPr>
        <w:t>i</w:t>
      </w:r>
      <w:r>
        <w:rPr>
          <w:rFonts w:ascii="Times New Roman" w:hAnsi="Times New Roman"/>
          <w:color w:val="222222"/>
          <w:sz w:val="24"/>
          <w:szCs w:val="24"/>
          <w:u w:color="222222"/>
          <w:shd w:val="clear" w:color="auto" w:fill="FFFFFF"/>
        </w:rPr>
        <w:t>].</w:t>
      </w:r>
    </w:p>
    <w:p w14:paraId="125E4D10"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The two auxiliary function, one is </w:t>
      </w:r>
      <w:r>
        <w:rPr>
          <w:rFonts w:ascii="Times New Roman"/>
          <w:i/>
          <w:iCs/>
          <w:color w:val="222222"/>
          <w:sz w:val="24"/>
          <w:szCs w:val="24"/>
          <w:u w:color="222222"/>
          <w:shd w:val="clear" w:color="auto" w:fill="FFFFFF"/>
        </w:rPr>
        <w:t>applyproc</w:t>
      </w:r>
      <w:r>
        <w:rPr>
          <w:rFonts w:ascii="Times New Roman"/>
          <w:color w:val="222222"/>
          <w:sz w:val="24"/>
          <w:szCs w:val="24"/>
          <w:u w:color="222222"/>
          <w:shd w:val="clear" w:color="auto" w:fill="FFFFFF"/>
        </w:rPr>
        <w:t xml:space="preserve"> is used to apply a procedure to value, another one is </w:t>
      </w:r>
      <w:r>
        <w:rPr>
          <w:rFonts w:ascii="Times New Roman"/>
          <w:i/>
          <w:iCs/>
          <w:color w:val="222222"/>
          <w:sz w:val="24"/>
          <w:szCs w:val="24"/>
          <w:u w:color="222222"/>
          <w:shd w:val="clear" w:color="auto" w:fill="FFFFFF"/>
        </w:rPr>
        <w:t>applykont</w:t>
      </w:r>
      <w:r>
        <w:rPr>
          <w:rFonts w:ascii="Times New Roman"/>
          <w:color w:val="222222"/>
          <w:sz w:val="24"/>
          <w:szCs w:val="24"/>
          <w:u w:color="222222"/>
          <w:shd w:val="clear" w:color="auto" w:fill="FFFFFF"/>
        </w:rPr>
        <w:t xml:space="preserve"> is used to apply a continuation to a return value. The definition of two function are:</w:t>
      </w:r>
    </w:p>
    <w:p w14:paraId="46BF2A6A" w14:textId="77777777" w:rsidR="00B513FC" w:rsidRDefault="004F4D39">
      <w:pPr>
        <w:widowControl w:val="0"/>
        <w:spacing w:afterLines="50" w:after="120" w:line="276" w:lineRule="auto"/>
        <w:rPr>
          <w:rFonts w:ascii="Times New Roman" w:hAnsi="Times New Roman"/>
          <w:color w:val="222222"/>
          <w:sz w:val="24"/>
          <w:szCs w:val="24"/>
          <w:u w:color="222222"/>
          <w:shd w:val="clear" w:color="auto" w:fill="FFFFFF"/>
        </w:rPr>
      </w:pPr>
      <w:r>
        <w:rPr>
          <w:rFonts w:ascii="Times New Roman" w:hAnsi="Times New Roman" w:hint="eastAsia"/>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rPr>
        <w:t>pplyproc</w:t>
      </w:r>
      <w:r>
        <w:rPr>
          <w:rFonts w:ascii="Times New Roman" w:hAnsi="Times New Roman" w:hint="eastAsia"/>
          <w:color w:val="222222"/>
          <w:sz w:val="24"/>
          <w:szCs w:val="24"/>
          <w:u w:color="222222"/>
          <w:shd w:val="clear" w:color="auto" w:fill="FFFFFF"/>
        </w:rPr>
        <w:t xml:space="preserve">( </w:t>
      </w:r>
      <w:r>
        <w:rPr>
          <w:rFonts w:ascii="Times New Roman" w:hAnsi="Times New Roman" w:hint="eastAsia"/>
          <w:b/>
          <w:bCs/>
          <w:color w:val="222222"/>
          <w:sz w:val="24"/>
          <w:szCs w:val="24"/>
          <w:u w:color="222222"/>
          <w:shd w:val="clear" w:color="auto" w:fill="FFFFFF"/>
        </w:rPr>
        <w:t>c</w:t>
      </w:r>
      <w:r>
        <w:rPr>
          <w:rFonts w:ascii="Times New Roman" w:hAnsi="Times New Roman"/>
          <w:b/>
          <w:bCs/>
          <w:color w:val="222222"/>
          <w:sz w:val="24"/>
          <w:szCs w:val="24"/>
          <w:u w:color="222222"/>
          <w:shd w:val="clear" w:color="auto" w:fill="FFFFFF"/>
        </w:rPr>
        <w:t>lo</w:t>
      </w:r>
      <w:r>
        <w:rPr>
          <w:rFonts w:ascii="Times New Roman" w:hAnsi="Times New Roman" w:hint="eastAsia"/>
          <w:b/>
          <w:bCs/>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w:t>
      </w:r>
      <w:r>
        <w:rPr>
          <w:rFonts w:ascii="Times New Roman" w:hAnsi="Times New Roman" w:hint="eastAsia"/>
          <w:color w:val="222222"/>
          <w:position w:val="-6"/>
          <w:sz w:val="24"/>
          <w:szCs w:val="24"/>
          <w:u w:color="222222"/>
          <w:shd w:val="clear" w:color="auto" w:fill="FFFFFF"/>
        </w:rPr>
        <w:object w:dxaOrig="219" w:dyaOrig="276" w14:anchorId="5F637E7E">
          <v:shape id="_x56fe__x7247__x0020_283" o:spid="_x0000_i1150" type="#_x0000_t75" style="width:10.65pt;height:13.35pt" o:ole="">
            <v:imagedata r:id="rId129" o:title=""/>
          </v:shape>
          <o:OLEObject Type="Embed" ProgID="Equation.3" ShapeID="_x56fe__x7247__x0020_283" DrawAspect="Content" ObjectID="_1501677956" r:id="rId130"/>
        </w:objec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(v</w:t>
      </w:r>
      <w:r>
        <w:rPr>
          <w:rFonts w:ascii="Times New Roman" w:hAnsi="Times New Roman"/>
          <w:color w:val="222222"/>
          <w:sz w:val="24"/>
          <w:szCs w:val="24"/>
          <w:u w:color="222222"/>
          <w:shd w:val="clear" w:color="auto" w:fill="FFFFFF"/>
          <w:vertAlign w:val="subscript"/>
        </w:rPr>
        <w:t>1</w:t>
      </w:r>
      <w:r>
        <w:rPr>
          <w:rFonts w:ascii="Times New Roman" w:hAnsi="Times New Roman"/>
          <w:color w:val="222222"/>
          <w:sz w:val="24"/>
          <w:szCs w:val="24"/>
          <w:u w:color="222222"/>
          <w:shd w:val="clear" w:color="auto" w:fill="FFFFFF"/>
        </w:rPr>
        <w:t>…v</w:t>
      </w:r>
      <w:r>
        <w:rPr>
          <w:rFonts w:ascii="Times New Roman" w:hAnsi="Times New Roman"/>
          <w:color w:val="222222"/>
          <w:sz w:val="24"/>
          <w:szCs w:val="24"/>
          <w:u w:color="222222"/>
          <w:shd w:val="clear" w:color="auto" w:fill="FFFFFF"/>
          <w:vertAlign w:val="subscript"/>
        </w:rPr>
        <w:t>n</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body),</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hint="eastAsia"/>
          <w:color w:val="222222"/>
          <w:position w:val="-14"/>
          <w:sz w:val="24"/>
          <w:szCs w:val="24"/>
          <w:u w:color="222222"/>
          <w:shd w:val="clear" w:color="auto" w:fill="FFFFFF"/>
        </w:rPr>
        <w:object w:dxaOrig="1763" w:dyaOrig="403" w14:anchorId="06F881EA">
          <v:shape id="_x56fe__x7247__x0020_284" o:spid="_x0000_i1151" type="#_x0000_t75" style="width:88pt;height:20pt" o:ole="">
            <v:imagedata r:id="rId131" o:title=""/>
          </v:shape>
          <o:OLEObject Type="Embed" ProgID="Equation.3" ShapeID="_x56fe__x7247__x0020_284" DrawAspect="Content" ObjectID="_1501677957" r:id="rId132"/>
        </w:objec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κ</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p>
    <w:p w14:paraId="2ECB08EA" w14:textId="77777777" w:rsidR="00B513FC" w:rsidRDefault="004F4D39">
      <w:pPr>
        <w:widowControl w:val="0"/>
        <w:spacing w:afterLines="50" w:after="120" w:line="276" w:lineRule="auto"/>
        <w:jc w:val="center"/>
        <w:rPr>
          <w:rFonts w:ascii="Times New Roman" w:hAnsi="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Pr>
        <w:t>(body,</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κ</w:t>
      </w:r>
      <w:r>
        <w:rPr>
          <w:rFonts w:ascii="Times New Roman" w:hAnsi="Times New Roman"/>
          <w:color w:val="222222"/>
          <w:sz w:val="24"/>
          <w:szCs w:val="24"/>
          <w:u w:color="222222"/>
          <w:shd w:val="clear" w:color="auto" w:fill="FFFFFF"/>
        </w:rPr>
        <w:t xml:space="preserve">), </w: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where </w:t>
      </w:r>
    </w:p>
    <w:p w14:paraId="3E21BBC5" w14:textId="77777777" w:rsidR="00B513FC" w:rsidRDefault="004F4D39">
      <w:pPr>
        <w:widowControl w:val="0"/>
        <w:spacing w:afterLines="50" w:after="120" w:line="276" w:lineRule="auto"/>
        <w:jc w:val="center"/>
        <w:rPr>
          <w:rFonts w:ascii="Times New Roman" w:hAnsi="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Pr>
        <w:t>a</w:t>
      </w:r>
      <w:r>
        <w:rPr>
          <w:rFonts w:ascii="Times New Roman" w:hAnsi="Times New Roman"/>
          <w:color w:val="222222"/>
          <w:sz w:val="24"/>
          <w:szCs w:val="24"/>
          <w:u w:color="222222"/>
          <w:shd w:val="clear" w:color="auto" w:fill="FFFFFF"/>
          <w:vertAlign w:val="subscript"/>
        </w:rPr>
        <w:t>1</w:t>
      </w:r>
      <w:r>
        <w:rPr>
          <w:rFonts w:ascii="Times New Roman" w:hAnsi="Times New Roman"/>
          <w:color w:val="222222"/>
          <w:sz w:val="24"/>
          <w:szCs w:val="24"/>
          <w:u w:color="222222"/>
          <w:shd w:val="clear" w:color="auto" w:fill="FFFFFF"/>
        </w:rPr>
        <w:t>,…,a</w:t>
      </w:r>
      <w:r>
        <w:rPr>
          <w:rFonts w:ascii="Times New Roman" w:hAnsi="Times New Roman"/>
          <w:color w:val="222222"/>
          <w:sz w:val="24"/>
          <w:szCs w:val="24"/>
          <w:u w:color="222222"/>
          <w:shd w:val="clear" w:color="auto" w:fill="FFFFFF"/>
          <w:vertAlign w:val="subscript"/>
        </w:rPr>
        <w:t>n</w:t>
      </w:r>
      <w:r>
        <w:rPr>
          <w:rFonts w:ascii="Times New Roman" w:hAnsi="Times New Roman"/>
          <w:color w:val="222222"/>
          <w:sz w:val="24"/>
          <w:szCs w:val="24"/>
          <w:u w:color="222222"/>
          <w:shd w:val="clear" w:color="auto" w:fill="FFFFFF"/>
        </w:rPr>
        <w:t> are fresh addresses in </w:t>
      </w:r>
      <w:r>
        <w:rPr>
          <w:rFonts w:ascii="Times New Roman" w:hAnsi="Times New Roman"/>
          <w:i/>
          <w:iCs/>
          <w:color w:val="222222"/>
          <w:sz w:val="24"/>
          <w:szCs w:val="24"/>
          <w:u w:color="222222"/>
          <w:shd w:val="clear" w:color="auto" w:fill="FFFFFF"/>
        </w:rPr>
        <w:t>σ</w:t>
      </w:r>
    </w:p>
    <w:p w14:paraId="2F2D4856" w14:textId="77777777" w:rsidR="00B513FC" w:rsidRDefault="004F4D39">
      <w:pPr>
        <w:widowControl w:val="0"/>
        <w:spacing w:afterLines="50" w:after="120" w:line="276" w:lineRule="auto"/>
        <w:jc w:val="center"/>
        <w:rPr>
          <w:rFonts w:ascii="Times New Roman" w:hAnsi="Times New Roman"/>
          <w:color w:val="222222"/>
          <w:sz w:val="24"/>
          <w:szCs w:val="24"/>
          <w:u w:color="222222"/>
          <w:shd w:val="clear" w:color="auto" w:fill="FFFFFF"/>
        </w:rPr>
      </w:pP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v</w:t>
      </w:r>
      <w:r>
        <w:rPr>
          <w:rFonts w:ascii="Times New Roman" w:hAnsi="Times New Roman"/>
          <w:i/>
          <w:iCs/>
          <w:color w:val="222222"/>
          <w:sz w:val="24"/>
          <w:szCs w:val="24"/>
          <w:u w:color="222222"/>
          <w:shd w:val="clear" w:color="auto" w:fill="FFFFFF"/>
          <w:vertAlign w:val="subscript"/>
        </w:rPr>
        <w:t>i</w:t>
      </w:r>
      <w:r>
        <w:rPr>
          <w:rFonts w:ascii="Times New Roman" w:hAnsi="Times New Roman"/>
          <w:i/>
          <w:iCs/>
          <w:color w:val="222222"/>
          <w:position w:val="-6"/>
          <w:sz w:val="24"/>
          <w:szCs w:val="24"/>
          <w:u w:color="222222"/>
          <w:shd w:val="clear" w:color="auto" w:fill="FFFFFF"/>
          <w:vertAlign w:val="subscript"/>
        </w:rPr>
        <w:object w:dxaOrig="323" w:dyaOrig="242" w14:anchorId="069CB532">
          <v:shape id="_x56fe__x7247__x0020_285" o:spid="_x0000_i1152" type="#_x0000_t75" style="width:16pt;height:12pt" o:ole="">
            <v:imagedata r:id="rId133" o:title=""/>
          </v:shape>
          <o:OLEObject Type="Embed" ProgID="Equation.3" ShapeID="_x56fe__x7247__x0020_285" DrawAspect="Content" ObjectID="_1501677958" r:id="rId134"/>
        </w:object>
      </w:r>
      <w:r>
        <w:rPr>
          <w:rFonts w:ascii="Times New Roman" w:hAnsi="Times New Roman"/>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vertAlign w:val="subscript"/>
        </w:rPr>
        <w:t>i</w:t>
      </w:r>
      <w:r>
        <w:rPr>
          <w:rFonts w:ascii="Times New Roman" w:hAnsi="Times New Roman"/>
          <w:color w:val="222222"/>
          <w:sz w:val="24"/>
          <w:szCs w:val="24"/>
          <w:u w:color="222222"/>
          <w:shd w:val="clear" w:color="auto" w:fill="FFFFFF"/>
        </w:rPr>
        <w:t>]</w:t>
      </w:r>
    </w:p>
    <w:p w14:paraId="773CE7ED" w14:textId="77777777" w:rsidR="00B513FC" w:rsidRDefault="004F4D39">
      <w:pPr>
        <w:widowControl w:val="0"/>
        <w:spacing w:afterLines="50" w:after="120" w:line="276" w:lineRule="auto"/>
        <w:jc w:val="center"/>
        <w:rPr>
          <w:rFonts w:ascii="Times New Roman" w:hAnsi="Times New Roman"/>
          <w:color w:val="222222"/>
          <w:sz w:val="24"/>
          <w:szCs w:val="24"/>
          <w:u w:color="222222"/>
          <w:shd w:val="clear" w:color="auto" w:fill="FFFFFF"/>
        </w:rPr>
      </w:pP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a</w:t>
      </w:r>
      <w:r>
        <w:rPr>
          <w:rFonts w:ascii="Times New Roman" w:hAnsi="Times New Roman"/>
          <w:i/>
          <w:iCs/>
          <w:color w:val="222222"/>
          <w:sz w:val="24"/>
          <w:szCs w:val="24"/>
          <w:u w:color="222222"/>
          <w:shd w:val="clear" w:color="auto" w:fill="FFFFFF"/>
          <w:vertAlign w:val="subscript"/>
        </w:rPr>
        <w:t>i</w:t>
      </w:r>
      <w:r w:rsidR="0057338F">
        <w:rPr>
          <w:rFonts w:ascii="Times New Roman" w:hAnsi="Times New Roman"/>
          <w:i/>
          <w:iCs/>
          <w:color w:val="222222"/>
          <w:position w:val="-6"/>
          <w:sz w:val="24"/>
          <w:szCs w:val="24"/>
          <w:u w:color="222222"/>
          <w:shd w:val="clear" w:color="auto" w:fill="FFFFFF"/>
          <w:vertAlign w:val="subscript"/>
        </w:rPr>
        <w:pict w14:anchorId="44DFE1B5">
          <v:shape id="_x0000_i1153" type="#_x0000_t75" style="width:16pt;height:12pt">
            <v:imagedata r:id="rId133" o:title=""/>
          </v:shape>
        </w:pict>
      </w:r>
      <w:r>
        <w:rPr>
          <w:rFonts w:ascii="Times New Roman" w:hAnsi="Times New Roman"/>
          <w:i/>
          <w:iCs/>
          <w:color w:val="222222"/>
          <w:sz w:val="24"/>
          <w:szCs w:val="24"/>
          <w:u w:color="222222"/>
          <w:shd w:val="clear" w:color="auto" w:fill="FFFFFF"/>
        </w:rPr>
        <w:t>value</w:t>
      </w:r>
      <w:r>
        <w:rPr>
          <w:rFonts w:ascii="Times New Roman" w:hAnsi="Times New Roman"/>
          <w:i/>
          <w:iCs/>
          <w:color w:val="222222"/>
          <w:sz w:val="24"/>
          <w:szCs w:val="24"/>
          <w:u w:color="222222"/>
          <w:shd w:val="clear" w:color="auto" w:fill="FFFFFF"/>
          <w:vertAlign w:val="subscript"/>
        </w:rPr>
        <w:t>i</w:t>
      </w:r>
      <w:r>
        <w:rPr>
          <w:rFonts w:ascii="Times New Roman" w:hAnsi="Times New Roman"/>
          <w:color w:val="222222"/>
          <w:sz w:val="24"/>
          <w:szCs w:val="24"/>
          <w:u w:color="222222"/>
          <w:shd w:val="clear" w:color="auto" w:fill="FFFFFF"/>
        </w:rPr>
        <w:t>].</w:t>
      </w:r>
    </w:p>
    <w:p w14:paraId="769A6362" w14:textId="77777777" w:rsidR="00B513FC" w:rsidRDefault="004F4D39">
      <w:pPr>
        <w:widowControl w:val="0"/>
        <w:spacing w:afterLines="50" w:after="120" w:line="276" w:lineRule="auto"/>
        <w:rPr>
          <w:rFonts w:ascii="Times New Roman" w:hAnsi="Times New Roman"/>
          <w:color w:val="222222"/>
          <w:sz w:val="24"/>
          <w:szCs w:val="24"/>
          <w:u w:color="222222"/>
          <w:shd w:val="clear" w:color="auto" w:fill="FFFFFF"/>
        </w:rPr>
      </w:pPr>
      <w:r>
        <w:rPr>
          <w:rFonts w:ascii="Times New Roman" w:hAnsi="Times New Roman"/>
          <w:i/>
          <w:iCs/>
          <w:color w:val="222222"/>
          <w:sz w:val="24"/>
          <w:szCs w:val="24"/>
          <w:u w:color="222222"/>
          <w:shd w:val="clear" w:color="auto" w:fill="FFFFFF"/>
        </w:rPr>
        <w:t>applykont</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b/>
          <w:bCs/>
          <w:color w:val="222222"/>
          <w:sz w:val="24"/>
          <w:szCs w:val="24"/>
          <w:u w:color="222222"/>
          <w:shd w:val="clear" w:color="auto" w:fill="FFFFFF"/>
        </w:rPr>
        <w:t>letk</w: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v</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e</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κ</w:t>
      </w:r>
      <w:r>
        <w:rPr>
          <w:rFonts w:ascii="Times New Roman" w:hAnsi="Times New Roman"/>
          <w:color w:val="222222"/>
          <w:sz w:val="24"/>
          <w:szCs w:val="24"/>
          <w:u w:color="222222"/>
          <w:shd w:val="clear" w:color="auto" w:fill="FFFFFF"/>
        </w:rPr>
        <w:t>),</w:t>
      </w:r>
      <w:r>
        <w:rPr>
          <w:rFonts w:ascii="Times New Roman" w:hAnsi="Times New Roman" w:hint="eastAsia"/>
          <w:i/>
          <w:iCs/>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value</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e</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ρ</w:t>
      </w:r>
      <w:r>
        <w:rPr>
          <w:rFonts w:ascii="Times New Roman" w:hAnsi="Times New Roman"/>
          <w:color w:val="222222"/>
          <w:sz w:val="24"/>
          <w:szCs w:val="24"/>
          <w:u w:color="222222"/>
          <w:shd w:val="clear" w:color="auto" w:fill="FFFFFF"/>
        </w:rPr>
        <w:t>[</w:t>
      </w:r>
      <w:r>
        <w:rPr>
          <w:rFonts w:ascii="Times New Roman" w:hAnsi="Times New Roman"/>
          <w:i/>
          <w:iCs/>
          <w:color w:val="222222"/>
          <w:sz w:val="24"/>
          <w:szCs w:val="24"/>
          <w:u w:color="222222"/>
          <w:shd w:val="clear" w:color="auto" w:fill="FFFFFF"/>
        </w:rPr>
        <w:t>v</w:t>
      </w:r>
      <w:r w:rsidR="0057338F">
        <w:rPr>
          <w:rFonts w:ascii="Times New Roman" w:hAnsi="Times New Roman"/>
          <w:i/>
          <w:iCs/>
          <w:color w:val="222222"/>
          <w:position w:val="-6"/>
          <w:sz w:val="24"/>
          <w:szCs w:val="24"/>
          <w:u w:color="222222"/>
          <w:shd w:val="clear" w:color="auto" w:fill="FFFFFF"/>
          <w:vertAlign w:val="subscript"/>
        </w:rPr>
        <w:pict w14:anchorId="5BE2AC7A">
          <v:shape id="Picture_x0020_125" o:spid="_x0000_i1154" type="#_x0000_t75" style="width:16pt;height:12pt">
            <v:imagedata r:id="rId133" o:title=""/>
          </v:shape>
        </w:pict>
      </w:r>
      <w:r>
        <w:rPr>
          <w:rFonts w:ascii="Times New Roman" w:hAnsi="Times New Roman"/>
          <w:i/>
          <w:iCs/>
          <w:color w:val="222222"/>
          <w:sz w:val="24"/>
          <w:szCs w:val="24"/>
          <w:u w:color="222222"/>
          <w:shd w:val="clear" w:color="auto" w:fill="FFFFFF"/>
        </w:rPr>
        <w:t>a</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σ</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a</w:t>
      </w:r>
      <w:r w:rsidR="0057338F">
        <w:rPr>
          <w:rFonts w:ascii="Times New Roman" w:hAnsi="Times New Roman"/>
          <w:i/>
          <w:iCs/>
          <w:color w:val="222222"/>
          <w:position w:val="-6"/>
          <w:sz w:val="24"/>
          <w:szCs w:val="24"/>
          <w:u w:color="222222"/>
          <w:shd w:val="clear" w:color="auto" w:fill="FFFFFF"/>
          <w:vertAlign w:val="subscript"/>
        </w:rPr>
        <w:pict w14:anchorId="21FFA85A">
          <v:shape id="Picture_x0020_126" o:spid="_x0000_i1155" type="#_x0000_t75" style="width:16pt;height:12pt">
            <v:imagedata r:id="rId133" o:title=""/>
          </v:shape>
        </w:pict>
      </w:r>
      <w:r>
        <w:rPr>
          <w:rFonts w:ascii="Times New Roman" w:hAnsi="Times New Roman"/>
          <w:i/>
          <w:iCs/>
          <w:color w:val="222222"/>
          <w:sz w:val="24"/>
          <w:szCs w:val="24"/>
          <w:u w:color="222222"/>
          <w:shd w:val="clear" w:color="auto" w:fill="FFFFFF"/>
        </w:rPr>
        <w:t>value</w:t>
      </w:r>
      <w:r>
        <w:rPr>
          <w:rFonts w:ascii="Times New Roman" w:hAnsi="Times New Roman"/>
          <w:color w:val="222222"/>
          <w:sz w:val="24"/>
          <w:szCs w:val="24"/>
          <w:u w:color="222222"/>
          <w:shd w:val="clear" w:color="auto" w:fill="FFFFFF"/>
        </w:rPr>
        <w:t>],</w:t>
      </w:r>
      <w:r>
        <w:rPr>
          <w:rFonts w:ascii="Times New Roman" w:hAnsi="Times New Roman" w:hint="eastAsia"/>
          <w:color w:val="222222"/>
          <w:sz w:val="24"/>
          <w:szCs w:val="24"/>
          <w:u w:color="222222"/>
          <w:shd w:val="clear" w:color="auto" w:fill="FFFFFF"/>
        </w:rPr>
        <w:t xml:space="preserve"> </w:t>
      </w:r>
      <w:r>
        <w:rPr>
          <w:rFonts w:ascii="Times New Roman" w:hAnsi="Times New Roman"/>
          <w:i/>
          <w:iCs/>
          <w:color w:val="222222"/>
          <w:sz w:val="24"/>
          <w:szCs w:val="24"/>
          <w:u w:color="222222"/>
          <w:shd w:val="clear" w:color="auto" w:fill="FFFFFF"/>
        </w:rPr>
        <w:t>κ</w:t>
      </w:r>
      <w:r>
        <w:rPr>
          <w:rFonts w:ascii="Times New Roman" w:hAnsi="Times New Roman"/>
          <w:color w:val="222222"/>
          <w:sz w:val="24"/>
          <w:szCs w:val="24"/>
          <w:u w:color="222222"/>
          <w:shd w:val="clear" w:color="auto" w:fill="FFFFFF"/>
        </w:rPr>
        <w:t>),</w:t>
      </w:r>
    </w:p>
    <w:p w14:paraId="1BE3A336" w14:textId="77777777" w:rsidR="00B513FC" w:rsidRDefault="004F4D39">
      <w:pPr>
        <w:widowControl w:val="0"/>
        <w:spacing w:afterLines="50" w:after="120" w:line="276" w:lineRule="auto"/>
        <w:jc w:val="center"/>
        <w:rPr>
          <w:rFonts w:ascii="Times New Roman" w:hAnsi="Times New Roman"/>
          <w:color w:val="222222"/>
          <w:sz w:val="24"/>
          <w:szCs w:val="24"/>
          <w:u w:color="222222"/>
          <w:shd w:val="clear" w:color="auto" w:fill="FFFFFF"/>
        </w:rPr>
      </w:pPr>
      <w:r>
        <w:rPr>
          <w:rFonts w:ascii="Times New Roman" w:hAnsi="Times New Roman"/>
          <w:color w:val="222222"/>
          <w:sz w:val="24"/>
          <w:szCs w:val="24"/>
          <w:u w:color="222222"/>
          <w:shd w:val="clear" w:color="auto" w:fill="FFFFFF"/>
        </w:rPr>
        <w:t>where </w:t>
      </w:r>
      <w:r>
        <w:rPr>
          <w:rFonts w:ascii="Times New Roman" w:hAnsi="Times New Roman"/>
          <w:i/>
          <w:iCs/>
          <w:color w:val="222222"/>
          <w:sz w:val="24"/>
          <w:szCs w:val="24"/>
          <w:u w:color="222222"/>
          <w:shd w:val="clear" w:color="auto" w:fill="FFFFFF"/>
        </w:rPr>
        <w:t>a</w:t>
      </w:r>
      <w:r>
        <w:rPr>
          <w:rFonts w:ascii="Times New Roman" w:hAnsi="Times New Roman"/>
          <w:color w:val="222222"/>
          <w:position w:val="-6"/>
          <w:sz w:val="24"/>
          <w:szCs w:val="24"/>
          <w:u w:color="222222"/>
          <w:shd w:val="clear" w:color="auto" w:fill="FFFFFF"/>
        </w:rPr>
        <w:object w:dxaOrig="196" w:dyaOrig="242" w14:anchorId="67EA4AFA">
          <v:shape id="_x56fe__x7247__x0020_289" o:spid="_x0000_i1156" type="#_x0000_t75" style="width:10pt;height:12pt" o:ole="">
            <v:imagedata r:id="rId135" o:title=""/>
          </v:shape>
          <o:OLEObject Type="Embed" ProgID="Equation.3" ShapeID="_x56fe__x7247__x0020_289" DrawAspect="Content" ObjectID="_1501677959" r:id="rId136"/>
        </w:object>
      </w:r>
      <w:r>
        <w:rPr>
          <w:rFonts w:ascii="Times New Roman" w:hAnsi="Times New Roman"/>
          <w:i/>
          <w:iCs/>
          <w:color w:val="222222"/>
          <w:sz w:val="24"/>
          <w:szCs w:val="24"/>
          <w:u w:color="222222"/>
          <w:shd w:val="clear" w:color="auto" w:fill="FFFFFF"/>
        </w:rPr>
        <w:t>dom</w:t>
      </w:r>
      <w:r>
        <w:rPr>
          <w:rFonts w:ascii="Times New Roman" w:hAnsi="Times New Roman"/>
          <w:color w:val="222222"/>
          <w:sz w:val="24"/>
          <w:szCs w:val="24"/>
          <w:u w:color="222222"/>
          <w:shd w:val="clear" w:color="auto" w:fill="FFFFFF"/>
        </w:rPr>
        <w:t>(σ) is a fresh address.</w:t>
      </w:r>
    </w:p>
    <w:p w14:paraId="06F904CB" w14:textId="77777777" w:rsidR="00B513FC" w:rsidRDefault="00B513FC" w:rsidP="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1A399FBD" w14:textId="77777777" w:rsidR="00B513FC" w:rsidRDefault="00B513FC" w:rsidP="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p>
    <w:p w14:paraId="2FB1CDC8" w14:textId="77777777" w:rsidR="00B513FC" w:rsidRDefault="004F4D39">
      <w:pPr>
        <w:widowControl w:val="0"/>
        <w:spacing w:afterLines="100" w:after="240" w:line="276" w:lineRule="auto"/>
        <w:jc w:val="both"/>
        <w:outlineLvl w:val="1"/>
        <w:rPr>
          <w:rFonts w:ascii="Times New Roman" w:eastAsia="Times New Roman" w:hAnsi="Times New Roman"/>
          <w:b/>
          <w:bCs/>
          <w:color w:val="222222"/>
          <w:sz w:val="28"/>
          <w:szCs w:val="28"/>
          <w:u w:color="222222"/>
          <w:shd w:val="clear" w:color="auto" w:fill="FFFFFF"/>
        </w:rPr>
      </w:pPr>
      <w:bookmarkStart w:id="345" w:name="_Toc8734"/>
      <w:r>
        <w:rPr>
          <w:rFonts w:ascii="Times New Roman"/>
          <w:b/>
          <w:bCs/>
          <w:color w:val="222222"/>
          <w:sz w:val="28"/>
          <w:szCs w:val="28"/>
          <w:u w:color="222222"/>
          <w:shd w:val="clear" w:color="auto" w:fill="FFFFFF"/>
        </w:rPr>
        <w:t>3.4 Meta-circular evaluator</w:t>
      </w:r>
      <w:bookmarkEnd w:id="345"/>
    </w:p>
    <w:p w14:paraId="53304D5E" w14:textId="0E24861E" w:rsidR="00B513FC" w:rsidRDefault="00360F9C">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ins w:id="346" w:author="Jens Nicolay" w:date="2015-08-21T15:49:00Z">
        <w:r>
          <w:rPr>
            <w:rFonts w:ascii="Times New Roman"/>
            <w:color w:val="222222"/>
            <w:sz w:val="24"/>
            <w:szCs w:val="24"/>
            <w:u w:color="222222"/>
            <w:shd w:val="clear" w:color="auto" w:fill="FFFFFF"/>
          </w:rPr>
          <w:t>A m</w:t>
        </w:r>
      </w:ins>
      <w:del w:id="347" w:author="Jens Nicolay" w:date="2015-08-21T15:49:00Z">
        <w:r w:rsidR="004F4D39" w:rsidDel="00360F9C">
          <w:rPr>
            <w:rFonts w:ascii="Times New Roman"/>
            <w:color w:val="222222"/>
            <w:sz w:val="24"/>
            <w:szCs w:val="24"/>
            <w:u w:color="222222"/>
            <w:shd w:val="clear" w:color="auto" w:fill="FFFFFF"/>
          </w:rPr>
          <w:delText>M</w:delText>
        </w:r>
      </w:del>
      <w:r w:rsidR="004F4D39">
        <w:rPr>
          <w:rFonts w:ascii="Times New Roman"/>
          <w:color w:val="222222"/>
          <w:sz w:val="24"/>
          <w:szCs w:val="24"/>
          <w:u w:color="222222"/>
          <w:shd w:val="clear" w:color="auto" w:fill="FFFFFF"/>
        </w:rPr>
        <w:t>eta-circular evaluator is a</w:t>
      </w:r>
      <w:del w:id="348" w:author="Jens Nicolay" w:date="2015-08-21T15:49:00Z">
        <w:r w:rsidR="004F4D39" w:rsidDel="00360F9C">
          <w:rPr>
            <w:rFonts w:ascii="Times New Roman"/>
            <w:color w:val="222222"/>
            <w:sz w:val="24"/>
            <w:szCs w:val="24"/>
            <w:u w:color="222222"/>
            <w:shd w:val="clear" w:color="auto" w:fill="FFFFFF"/>
          </w:rPr>
          <w:delText>n</w:delText>
        </w:r>
      </w:del>
      <w:r w:rsidR="004F4D39">
        <w:rPr>
          <w:rFonts w:ascii="Times New Roman"/>
          <w:color w:val="222222"/>
          <w:sz w:val="24"/>
          <w:szCs w:val="24"/>
          <w:u w:color="222222"/>
          <w:shd w:val="clear" w:color="auto" w:fill="FFFFFF"/>
        </w:rPr>
        <w:t xml:space="preserve"> special case of </w:t>
      </w:r>
      <w:ins w:id="349" w:author="Jens Nicolay" w:date="2015-08-21T15:49:00Z">
        <w:r>
          <w:rPr>
            <w:rFonts w:ascii="Times New Roman"/>
            <w:color w:val="222222"/>
            <w:sz w:val="24"/>
            <w:szCs w:val="24"/>
            <w:u w:color="222222"/>
            <w:shd w:val="clear" w:color="auto" w:fill="FFFFFF"/>
          </w:rPr>
          <w:t xml:space="preserve">a </w:t>
        </w:r>
      </w:ins>
      <w:r w:rsidR="004F4D39">
        <w:rPr>
          <w:rFonts w:ascii="Times New Roman"/>
          <w:color w:val="222222"/>
          <w:sz w:val="24"/>
          <w:szCs w:val="24"/>
          <w:u w:color="222222"/>
          <w:shd w:val="clear" w:color="auto" w:fill="FFFFFF"/>
        </w:rPr>
        <w:t>self-interpreter [53] fit</w:t>
      </w:r>
      <w:del w:id="350" w:author="Jens Nicolay" w:date="2015-08-21T15:49:00Z">
        <w:r w:rsidR="004F4D39" w:rsidDel="00360F9C">
          <w:rPr>
            <w:rFonts w:ascii="Times New Roman"/>
            <w:color w:val="222222"/>
            <w:sz w:val="24"/>
            <w:szCs w:val="24"/>
            <w:u w:color="222222"/>
            <w:shd w:val="clear" w:color="auto" w:fill="FFFFFF"/>
          </w:rPr>
          <w:delText>s</w:delText>
        </w:r>
      </w:del>
      <w:r w:rsidR="004F4D39">
        <w:rPr>
          <w:rFonts w:ascii="Times New Roman"/>
          <w:color w:val="222222"/>
          <w:sz w:val="24"/>
          <w:szCs w:val="24"/>
          <w:u w:color="222222"/>
          <w:shd w:val="clear" w:color="auto" w:fill="FFFFFF"/>
        </w:rPr>
        <w:t xml:space="preserve"> for the programming language whose </w:t>
      </w:r>
      <w:hyperlink r:id="rId137" w:history="1">
        <w:r w:rsidR="004F4D39">
          <w:rPr>
            <w:rStyle w:val="Hyperlink1"/>
            <w:rFonts w:ascii="Times New Roman"/>
          </w:rPr>
          <w:t>program structure</w:t>
        </w:r>
      </w:hyperlink>
      <w:r w:rsidR="004F4D39">
        <w:rPr>
          <w:rFonts w:hAnsi="Times New Roman"/>
          <w:color w:val="222222"/>
          <w:sz w:val="24"/>
          <w:szCs w:val="24"/>
          <w:u w:color="222222"/>
          <w:shd w:val="clear" w:color="auto" w:fill="FFFFFF"/>
        </w:rPr>
        <w:t> </w:t>
      </w:r>
      <w:r w:rsidR="004F4D39">
        <w:rPr>
          <w:rFonts w:ascii="Times New Roman"/>
          <w:color w:val="222222"/>
          <w:sz w:val="24"/>
          <w:szCs w:val="24"/>
          <w:u w:color="222222"/>
          <w:shd w:val="clear" w:color="auto" w:fill="FFFFFF"/>
        </w:rPr>
        <w:t xml:space="preserve">is similar to its </w:t>
      </w:r>
      <w:hyperlink r:id="rId138" w:history="1">
        <w:r w:rsidR="004F4D39">
          <w:rPr>
            <w:rStyle w:val="Hyperlink1"/>
            <w:rFonts w:ascii="Times New Roman"/>
          </w:rPr>
          <w:t>syntax</w:t>
        </w:r>
      </w:hyperlink>
      <w:r w:rsidR="004F4D39">
        <w:rPr>
          <w:rFonts w:ascii="Times New Roman"/>
          <w:color w:val="222222"/>
          <w:sz w:val="24"/>
          <w:szCs w:val="24"/>
          <w:u w:color="222222"/>
          <w:shd w:val="clear" w:color="auto" w:fill="FFFFFF"/>
        </w:rPr>
        <w:t xml:space="preserve">. In </w:t>
      </w:r>
      <w:ins w:id="351" w:author="Jens Nicolay" w:date="2015-08-21T15:49:00Z">
        <w:r>
          <w:rPr>
            <w:rFonts w:ascii="Times New Roman"/>
            <w:color w:val="222222"/>
            <w:sz w:val="24"/>
            <w:szCs w:val="24"/>
            <w:u w:color="222222"/>
            <w:shd w:val="clear" w:color="auto" w:fill="FFFFFF"/>
          </w:rPr>
          <w:t>a m</w:t>
        </w:r>
      </w:ins>
      <w:del w:id="352" w:author="Jens Nicolay" w:date="2015-08-21T15:49:00Z">
        <w:r w:rsidR="004F4D39" w:rsidDel="00360F9C">
          <w:rPr>
            <w:rFonts w:ascii="Times New Roman"/>
            <w:color w:val="222222"/>
            <w:sz w:val="24"/>
            <w:szCs w:val="24"/>
            <w:u w:color="222222"/>
            <w:shd w:val="clear" w:color="auto" w:fill="FFFFFF"/>
          </w:rPr>
          <w:delText>M</w:delText>
        </w:r>
      </w:del>
      <w:r w:rsidR="004F4D39">
        <w:rPr>
          <w:rFonts w:ascii="Times New Roman"/>
          <w:color w:val="222222"/>
          <w:sz w:val="24"/>
          <w:szCs w:val="24"/>
          <w:u w:color="222222"/>
          <w:shd w:val="clear" w:color="auto" w:fill="FFFFFF"/>
        </w:rPr>
        <w:t xml:space="preserve">eta-circular evaluator, the evaluator is a program to determine the </w:t>
      </w:r>
      <w:r w:rsidR="004F4D39">
        <w:rPr>
          <w:rFonts w:ascii="Times New Roman"/>
          <w:color w:val="222222"/>
          <w:sz w:val="24"/>
          <w:szCs w:val="24"/>
          <w:u w:color="222222"/>
          <w:shd w:val="clear" w:color="auto" w:fill="FFFFFF"/>
        </w:rPr>
        <w:lastRenderedPageBreak/>
        <w:t xml:space="preserve">meaning of expressions written in the same language with its source program. The chapter 4 of [55] is a tutorial of how to extend languages feature by building an evaluator in LISP and its dialect. Their meta-circular </w:t>
      </w:r>
      <w:ins w:id="353" w:author="Jens Nicolay" w:date="2015-08-21T15:50:00Z">
        <w:r>
          <w:rPr>
            <w:rFonts w:ascii="Times New Roman"/>
            <w:color w:val="222222"/>
            <w:sz w:val="24"/>
            <w:szCs w:val="24"/>
            <w:u w:color="222222"/>
            <w:shd w:val="clear" w:color="auto" w:fill="FFFFFF"/>
          </w:rPr>
          <w:t xml:space="preserve">implementation </w:t>
        </w:r>
      </w:ins>
      <w:r w:rsidR="004F4D39">
        <w:rPr>
          <w:rFonts w:ascii="Times New Roman"/>
          <w:color w:val="222222"/>
          <w:sz w:val="24"/>
          <w:szCs w:val="24"/>
          <w:u w:color="222222"/>
          <w:shd w:val="clear" w:color="auto" w:fill="FFFFFF"/>
        </w:rPr>
        <w:t xml:space="preserve">abides by </w:t>
      </w:r>
      <w:r w:rsidR="004F4D39">
        <w:rPr>
          <w:rFonts w:ascii="Times New Roman"/>
          <w:i/>
          <w:iCs/>
          <w:color w:val="222222"/>
          <w:sz w:val="24"/>
          <w:szCs w:val="24"/>
          <w:u w:color="222222"/>
          <w:shd w:val="clear" w:color="auto" w:fill="FFFFFF"/>
        </w:rPr>
        <w:t>eval-apply cycle</w:t>
      </w:r>
      <w:r w:rsidR="004F4D39">
        <w:rPr>
          <w:rFonts w:ascii="Times New Roman"/>
          <w:color w:val="222222"/>
          <w:sz w:val="24"/>
          <w:szCs w:val="24"/>
          <w:u w:color="222222"/>
          <w:shd w:val="clear" w:color="auto" w:fill="FFFFFF"/>
        </w:rPr>
        <w:t>, as shown in figure 3.6.</w:t>
      </w:r>
    </w:p>
    <w:p w14:paraId="7F14F592" w14:textId="77777777" w:rsidR="00B513FC" w:rsidRDefault="0057338F">
      <w:pPr>
        <w:widowControl w:val="0"/>
        <w:spacing w:afterLines="50" w:after="120" w:line="276" w:lineRule="auto"/>
        <w:jc w:val="center"/>
        <w:rPr>
          <w:rFonts w:ascii="Times New Roman" w:eastAsia="Times New Roman" w:hAnsi="Times New Roman"/>
          <w:color w:val="222222"/>
          <w:sz w:val="24"/>
          <w:szCs w:val="24"/>
          <w:u w:color="222222"/>
          <w:shd w:val="clear" w:color="auto" w:fill="FFFFFF"/>
        </w:rPr>
      </w:pPr>
      <w:r>
        <w:rPr>
          <w:rFonts w:ascii="Times New Roman" w:eastAsia="Times New Roman" w:hAnsi="Times New Roman"/>
          <w:color w:val="222222"/>
          <w:sz w:val="24"/>
          <w:szCs w:val="24"/>
          <w:u w:color="222222"/>
          <w:shd w:val="clear" w:color="auto" w:fill="FFFFFF"/>
          <w:lang w:eastAsia="en-US"/>
        </w:rPr>
        <w:pict w14:anchorId="224B4133">
          <v:shape id="Picture_x0020_135" o:spid="_x0000_i1157" type="#_x0000_t75" style="width:3in;height:94.65pt">
            <v:imagedata r:id="rId139" o:title=""/>
          </v:shape>
        </w:pict>
      </w:r>
    </w:p>
    <w:p w14:paraId="621DEDDA" w14:textId="77777777" w:rsidR="00B513FC" w:rsidRDefault="004F4D39">
      <w:pPr>
        <w:widowControl w:val="0"/>
        <w:spacing w:afterLines="50" w:after="120" w:line="276" w:lineRule="auto"/>
        <w:jc w:val="center"/>
        <w:rPr>
          <w:rFonts w:ascii="Times New Roman" w:eastAsia="Times New Roman" w:hAnsi="Times New Roman"/>
          <w:color w:val="222222"/>
          <w:sz w:val="21"/>
          <w:szCs w:val="21"/>
          <w:u w:color="222222"/>
          <w:shd w:val="clear" w:color="auto" w:fill="FFFFFF"/>
        </w:rPr>
      </w:pPr>
      <w:r>
        <w:rPr>
          <w:rFonts w:ascii="Times New Roman"/>
          <w:color w:val="222222"/>
          <w:sz w:val="21"/>
          <w:szCs w:val="21"/>
          <w:u w:color="222222"/>
          <w:shd w:val="clear" w:color="auto" w:fill="FFFFFF"/>
        </w:rPr>
        <w:t>Figure 3.6 The</w:t>
      </w:r>
      <w:r>
        <w:rPr>
          <w:rFonts w:ascii="Times New Roman"/>
          <w:i/>
          <w:iCs/>
          <w:color w:val="222222"/>
          <w:sz w:val="21"/>
          <w:szCs w:val="21"/>
          <w:u w:color="222222"/>
          <w:shd w:val="clear" w:color="auto" w:fill="FFFFFF"/>
        </w:rPr>
        <w:t xml:space="preserve"> eval-apply cycle</w:t>
      </w:r>
      <w:r>
        <w:rPr>
          <w:rFonts w:ascii="Times New Roman"/>
          <w:color w:val="222222"/>
          <w:sz w:val="21"/>
          <w:szCs w:val="21"/>
          <w:u w:color="222222"/>
          <w:shd w:val="clear" w:color="auto" w:fill="FFFFFF"/>
        </w:rPr>
        <w:t xml:space="preserve"> exposes the essence of a computer language[55].</w:t>
      </w:r>
    </w:p>
    <w:p w14:paraId="313AC24D"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The essence of </w:t>
      </w:r>
      <w:r>
        <w:rPr>
          <w:rFonts w:ascii="Times New Roman"/>
          <w:i/>
          <w:iCs/>
          <w:color w:val="222222"/>
          <w:sz w:val="24"/>
          <w:szCs w:val="24"/>
          <w:u w:color="222222"/>
          <w:shd w:val="clear" w:color="auto" w:fill="FFFFFF"/>
        </w:rPr>
        <w:t>eval-apply cycle</w:t>
      </w:r>
      <w:r>
        <w:rPr>
          <w:rFonts w:ascii="Times New Roman"/>
          <w:color w:val="222222"/>
          <w:sz w:val="24"/>
          <w:szCs w:val="24"/>
          <w:u w:color="222222"/>
          <w:shd w:val="clear" w:color="auto" w:fill="FFFFFF"/>
        </w:rPr>
        <w:t xml:space="preserve"> is that procedure is reduced to new expressions to be applied arguments within new environments, recursive evaluation of sub-expression in combination, until we get symbols. The core of evaluation consist of two procedure: </w:t>
      </w:r>
      <w:r>
        <w:rPr>
          <w:rFonts w:ascii="Times New Roman"/>
          <w:i/>
          <w:iCs/>
          <w:color w:val="222222"/>
          <w:sz w:val="24"/>
          <w:szCs w:val="24"/>
          <w:u w:color="222222"/>
          <w:shd w:val="clear" w:color="auto" w:fill="FFFFFF"/>
        </w:rPr>
        <w:t xml:space="preserve">eval </w:t>
      </w:r>
      <w:r>
        <w:rPr>
          <w:rFonts w:ascii="Times New Roman"/>
          <w:color w:val="222222"/>
          <w:sz w:val="24"/>
          <w:szCs w:val="24"/>
          <w:u w:color="222222"/>
          <w:shd w:val="clear" w:color="auto" w:fill="FFFFFF"/>
        </w:rPr>
        <w:t xml:space="preserve">and </w:t>
      </w:r>
      <w:r>
        <w:rPr>
          <w:rFonts w:ascii="Times New Roman"/>
          <w:i/>
          <w:iCs/>
          <w:color w:val="222222"/>
          <w:sz w:val="24"/>
          <w:szCs w:val="24"/>
          <w:u w:color="222222"/>
          <w:shd w:val="clear" w:color="auto" w:fill="FFFFFF"/>
        </w:rPr>
        <w:t>apply</w:t>
      </w:r>
      <w:r>
        <w:rPr>
          <w:rFonts w:ascii="Times New Roman"/>
          <w:color w:val="222222"/>
          <w:sz w:val="24"/>
          <w:szCs w:val="24"/>
          <w:u w:color="222222"/>
          <w:shd w:val="clear" w:color="auto" w:fill="FFFFFF"/>
        </w:rPr>
        <w:t xml:space="preserve">. The process of evaluation is interplay between </w:t>
      </w:r>
      <w:r>
        <w:rPr>
          <w:rFonts w:ascii="Times New Roman"/>
          <w:i/>
          <w:iCs/>
          <w:color w:val="222222"/>
          <w:sz w:val="24"/>
          <w:szCs w:val="24"/>
          <w:u w:color="222222"/>
          <w:shd w:val="clear" w:color="auto" w:fill="FFFFFF"/>
        </w:rPr>
        <w:t>eval</w:t>
      </w:r>
      <w:r>
        <w:rPr>
          <w:rFonts w:ascii="Times New Roman"/>
          <w:color w:val="222222"/>
          <w:sz w:val="24"/>
          <w:szCs w:val="24"/>
          <w:u w:color="222222"/>
          <w:shd w:val="clear" w:color="auto" w:fill="FFFFFF"/>
        </w:rPr>
        <w:t xml:space="preserve"> and </w:t>
      </w:r>
      <w:r>
        <w:rPr>
          <w:rFonts w:ascii="Times New Roman"/>
          <w:i/>
          <w:iCs/>
          <w:color w:val="222222"/>
          <w:sz w:val="24"/>
          <w:szCs w:val="24"/>
          <w:u w:color="222222"/>
          <w:shd w:val="clear" w:color="auto" w:fill="FFFFFF"/>
        </w:rPr>
        <w:t>apply</w:t>
      </w:r>
      <w:r>
        <w:rPr>
          <w:rFonts w:ascii="Times New Roman"/>
          <w:color w:val="222222"/>
          <w:sz w:val="24"/>
          <w:szCs w:val="24"/>
          <w:u w:color="222222"/>
          <w:shd w:val="clear" w:color="auto" w:fill="FFFFFF"/>
        </w:rPr>
        <w:t>.</w:t>
      </w:r>
    </w:p>
    <w:p w14:paraId="363CD259" w14:textId="1ABD646C" w:rsidR="00B513FC" w:rsidRDefault="004F4D39">
      <w:pPr>
        <w:widowControl w:val="0"/>
        <w:spacing w:afterLines="50" w:after="120" w:line="276" w:lineRule="auto"/>
        <w:jc w:val="both"/>
        <w:rPr>
          <w:rFonts w:ascii="Times New Roman"/>
          <w:color w:val="222222"/>
          <w:sz w:val="24"/>
          <w:szCs w:val="24"/>
          <w:u w:color="222222"/>
          <w:shd w:val="clear" w:color="auto" w:fill="FFFFFF"/>
        </w:rPr>
      </w:pPr>
      <w:r>
        <w:rPr>
          <w:rFonts w:ascii="Times New Roman"/>
          <w:i/>
          <w:iCs/>
          <w:color w:val="222222"/>
          <w:sz w:val="24"/>
          <w:szCs w:val="24"/>
          <w:u w:color="222222"/>
          <w:shd w:val="clear" w:color="auto" w:fill="FFFFFF"/>
        </w:rPr>
        <w:t>Eval</w:t>
      </w:r>
      <w:r>
        <w:rPr>
          <w:rFonts w:ascii="Times New Roman"/>
          <w:color w:val="222222"/>
          <w:sz w:val="24"/>
          <w:szCs w:val="24"/>
          <w:u w:color="222222"/>
          <w:shd w:val="clear" w:color="auto" w:fill="FFFFFF"/>
        </w:rPr>
        <w:t xml:space="preserve"> procedure receiving an expression and an environment arguments is implemented as a case analysis using </w:t>
      </w:r>
      <w:r>
        <w:rPr>
          <w:rFonts w:ascii="Courier New"/>
          <w:color w:val="222222"/>
          <w:sz w:val="24"/>
          <w:szCs w:val="24"/>
          <w:u w:color="222222"/>
          <w:shd w:val="clear" w:color="auto" w:fill="FFFFFF"/>
        </w:rPr>
        <w:t>cond</w:t>
      </w:r>
      <w:r>
        <w:rPr>
          <w:rFonts w:ascii="Times New Roman"/>
          <w:color w:val="222222"/>
          <w:sz w:val="24"/>
          <w:szCs w:val="24"/>
          <w:u w:color="222222"/>
          <w:shd w:val="clear" w:color="auto" w:fill="FFFFFF"/>
        </w:rPr>
        <w:t xml:space="preserve">. The evaluation is divided into three test case. First one is primitive expression that the evaluator will return itself. This is a combination between value and environment. Then the author define several cases of special form which consists of  quoted expression, assignment, </w:t>
      </w:r>
      <w:r>
        <w:rPr>
          <w:rFonts w:ascii="Courier New"/>
          <w:color w:val="222222"/>
          <w:sz w:val="24"/>
          <w:szCs w:val="24"/>
          <w:u w:color="222222"/>
          <w:shd w:val="clear" w:color="auto" w:fill="FFFFFF"/>
        </w:rPr>
        <w:t>if</w:t>
      </w:r>
      <w:r>
        <w:rPr>
          <w:rFonts w:ascii="Times New Roman"/>
          <w:color w:val="222222"/>
          <w:sz w:val="24"/>
          <w:szCs w:val="24"/>
          <w:u w:color="222222"/>
          <w:shd w:val="clear" w:color="auto" w:fill="FFFFFF"/>
        </w:rPr>
        <w:t xml:space="preserve"> expression, </w:t>
      </w:r>
      <w:r>
        <w:rPr>
          <w:rFonts w:ascii="Courier New"/>
          <w:color w:val="222222"/>
          <w:sz w:val="24"/>
          <w:szCs w:val="24"/>
          <w:u w:color="222222"/>
          <w:shd w:val="clear" w:color="auto" w:fill="FFFFFF"/>
        </w:rPr>
        <w:t>lambda</w:t>
      </w:r>
      <w:r>
        <w:rPr>
          <w:rFonts w:ascii="Times New Roman"/>
          <w:color w:val="222222"/>
          <w:sz w:val="24"/>
          <w:szCs w:val="24"/>
          <w:u w:color="222222"/>
          <w:shd w:val="clear" w:color="auto" w:fill="FFFFFF"/>
        </w:rPr>
        <w:t xml:space="preserve"> expression, </w:t>
      </w:r>
      <w:r>
        <w:rPr>
          <w:rFonts w:ascii="Courier New"/>
          <w:color w:val="222222"/>
          <w:sz w:val="24"/>
          <w:szCs w:val="24"/>
          <w:u w:color="222222"/>
          <w:shd w:val="clear" w:color="auto" w:fill="FFFFFF"/>
        </w:rPr>
        <w:t xml:space="preserve">begin </w:t>
      </w:r>
      <w:r>
        <w:rPr>
          <w:rFonts w:ascii="Times New Roman"/>
          <w:color w:val="222222"/>
          <w:sz w:val="24"/>
          <w:szCs w:val="24"/>
          <w:u w:color="222222"/>
          <w:shd w:val="clear" w:color="auto" w:fill="FFFFFF"/>
        </w:rPr>
        <w:t>expression, case analysis (</w:t>
      </w:r>
      <w:r>
        <w:rPr>
          <w:rFonts w:ascii="Courier New"/>
          <w:color w:val="222222"/>
          <w:sz w:val="24"/>
          <w:szCs w:val="24"/>
          <w:u w:color="222222"/>
          <w:shd w:val="clear" w:color="auto" w:fill="FFFFFF"/>
        </w:rPr>
        <w:t>cond</w:t>
      </w:r>
      <w:r>
        <w:rPr>
          <w:rFonts w:ascii="Times New Roman"/>
          <w:color w:val="222222"/>
          <w:sz w:val="24"/>
          <w:szCs w:val="24"/>
          <w:u w:color="222222"/>
          <w:shd w:val="clear" w:color="auto" w:fill="FFFFFF"/>
        </w:rPr>
        <w:t xml:space="preserve">). Quoted expression is returned with the expression that was quoted in </w:t>
      </w:r>
      <w:r>
        <w:rPr>
          <w:rFonts w:ascii="Times New Roman"/>
          <w:i/>
          <w:iCs/>
          <w:color w:val="222222"/>
          <w:sz w:val="24"/>
          <w:szCs w:val="24"/>
          <w:u w:color="222222"/>
          <w:shd w:val="clear" w:color="auto" w:fill="FFFFFF"/>
        </w:rPr>
        <w:t>eval</w:t>
      </w:r>
      <w:r>
        <w:rPr>
          <w:rFonts w:ascii="Times New Roman"/>
          <w:color w:val="222222"/>
          <w:sz w:val="24"/>
          <w:szCs w:val="24"/>
          <w:u w:color="222222"/>
          <w:shd w:val="clear" w:color="auto" w:fill="FFFFFF"/>
        </w:rPr>
        <w:t xml:space="preserve">; an assignment is recursively compute new value to be associated with the variable; </w:t>
      </w:r>
      <w:r>
        <w:rPr>
          <w:rFonts w:ascii="Courier New"/>
          <w:color w:val="222222"/>
          <w:sz w:val="24"/>
          <w:szCs w:val="24"/>
          <w:u w:color="222222"/>
          <w:shd w:val="clear" w:color="auto" w:fill="FFFFFF"/>
        </w:rPr>
        <w:t>if</w:t>
      </w:r>
      <w:r>
        <w:rPr>
          <w:rFonts w:ascii="Times New Roman"/>
          <w:color w:val="222222"/>
          <w:sz w:val="24"/>
          <w:szCs w:val="24"/>
          <w:u w:color="222222"/>
          <w:shd w:val="clear" w:color="auto" w:fill="FFFFFF"/>
        </w:rPr>
        <w:t xml:space="preserve"> expression is evaluated according to the predicates; a </w:t>
      </w:r>
      <w:r>
        <w:rPr>
          <w:rFonts w:ascii="Courier New"/>
          <w:color w:val="222222"/>
          <w:sz w:val="24"/>
          <w:szCs w:val="24"/>
          <w:u w:color="222222"/>
          <w:shd w:val="clear" w:color="auto" w:fill="FFFFFF"/>
        </w:rPr>
        <w:t>begin</w:t>
      </w:r>
      <w:r>
        <w:rPr>
          <w:rFonts w:ascii="Times New Roman"/>
          <w:color w:val="222222"/>
          <w:sz w:val="24"/>
          <w:szCs w:val="24"/>
          <w:u w:color="222222"/>
          <w:shd w:val="clear" w:color="auto" w:fill="FFFFFF"/>
        </w:rPr>
        <w:t xml:space="preserve"> expression is evaluated in the order of sequence of expressions; a </w:t>
      </w:r>
      <w:r>
        <w:rPr>
          <w:rFonts w:ascii="Courier New"/>
          <w:color w:val="222222"/>
          <w:sz w:val="24"/>
          <w:szCs w:val="24"/>
          <w:u w:color="222222"/>
          <w:shd w:val="clear" w:color="auto" w:fill="FFFFFF"/>
        </w:rPr>
        <w:t>cond</w:t>
      </w:r>
      <w:r>
        <w:rPr>
          <w:rFonts w:ascii="Times New Roman"/>
          <w:color w:val="222222"/>
          <w:sz w:val="24"/>
          <w:szCs w:val="24"/>
          <w:u w:color="222222"/>
          <w:shd w:val="clear" w:color="auto" w:fill="FFFFFF"/>
        </w:rPr>
        <w:t xml:space="preserve"> is processed as </w:t>
      </w:r>
      <w:r>
        <w:rPr>
          <w:rFonts w:ascii="Courier New"/>
          <w:color w:val="222222"/>
          <w:sz w:val="24"/>
          <w:szCs w:val="24"/>
          <w:u w:color="222222"/>
          <w:shd w:val="clear" w:color="auto" w:fill="FFFFFF"/>
        </w:rPr>
        <w:t>if</w:t>
      </w:r>
      <w:r>
        <w:rPr>
          <w:rFonts w:ascii="Times New Roman"/>
          <w:color w:val="222222"/>
          <w:sz w:val="24"/>
          <w:szCs w:val="24"/>
          <w:u w:color="222222"/>
          <w:shd w:val="clear" w:color="auto" w:fill="FFFFFF"/>
        </w:rPr>
        <w:t xml:space="preserve">. The last one is </w:t>
      </w:r>
      <w:ins w:id="354" w:author="Jens Nicolay" w:date="2015-08-21T15:50:00Z">
        <w:r w:rsidR="00360F9C">
          <w:rPr>
            <w:rFonts w:ascii="Times New Roman"/>
            <w:color w:val="222222"/>
            <w:sz w:val="24"/>
            <w:szCs w:val="24"/>
            <w:u w:color="222222"/>
            <w:shd w:val="clear" w:color="auto" w:fill="FFFFFF"/>
          </w:rPr>
          <w:t xml:space="preserve">a </w:t>
        </w:r>
      </w:ins>
      <w:r>
        <w:rPr>
          <w:rFonts w:ascii="Times New Roman"/>
          <w:color w:val="222222"/>
          <w:sz w:val="24"/>
          <w:szCs w:val="24"/>
          <w:u w:color="222222"/>
          <w:shd w:val="clear" w:color="auto" w:fill="FFFFFF"/>
        </w:rPr>
        <w:t>combination</w:t>
      </w:r>
      <w:del w:id="355" w:author="Jens Nicolay" w:date="2015-08-21T15:50:00Z">
        <w:r w:rsidDel="00360F9C">
          <w:rPr>
            <w:rFonts w:ascii="Times New Roman"/>
            <w:color w:val="222222"/>
            <w:sz w:val="24"/>
            <w:szCs w:val="24"/>
            <w:u w:color="222222"/>
            <w:shd w:val="clear" w:color="auto" w:fill="FFFFFF"/>
          </w:rPr>
          <w:delText>s</w:delText>
        </w:r>
      </w:del>
      <w:r>
        <w:rPr>
          <w:rFonts w:ascii="Times New Roman"/>
          <w:color w:val="222222"/>
          <w:sz w:val="24"/>
          <w:szCs w:val="24"/>
          <w:u w:color="222222"/>
          <w:shd w:val="clear" w:color="auto" w:fill="FFFFFF"/>
        </w:rPr>
        <w:t xml:space="preserve"> </w:t>
      </w:r>
      <w:del w:id="356" w:author="Jens Nicolay" w:date="2015-08-21T15:50:00Z">
        <w:r w:rsidDel="00360F9C">
          <w:rPr>
            <w:rFonts w:ascii="Times New Roman"/>
            <w:color w:val="222222"/>
            <w:sz w:val="24"/>
            <w:szCs w:val="24"/>
            <w:u w:color="222222"/>
            <w:shd w:val="clear" w:color="auto" w:fill="FFFFFF"/>
          </w:rPr>
          <w:delText xml:space="preserve">which </w:delText>
        </w:r>
      </w:del>
      <w:ins w:id="357" w:author="Jens Nicolay" w:date="2015-08-21T15:50:00Z">
        <w:r w:rsidR="00360F9C">
          <w:rPr>
            <w:rFonts w:ascii="Times New Roman"/>
            <w:color w:val="222222"/>
            <w:sz w:val="24"/>
            <w:szCs w:val="24"/>
            <w:u w:color="222222"/>
            <w:shd w:val="clear" w:color="auto" w:fill="FFFFFF"/>
          </w:rPr>
          <w:t>that</w:t>
        </w:r>
        <w:r w:rsidR="00360F9C">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 xml:space="preserve">must recursively evaluate the operator part and the operands in procedure application. The definition of </w:t>
      </w:r>
      <w:r>
        <w:rPr>
          <w:rFonts w:ascii="Times New Roman"/>
          <w:i/>
          <w:iCs/>
          <w:color w:val="222222"/>
          <w:sz w:val="24"/>
          <w:szCs w:val="24"/>
          <w:u w:color="222222"/>
          <w:shd w:val="clear" w:color="auto" w:fill="FFFFFF"/>
        </w:rPr>
        <w:t>eval</w:t>
      </w:r>
      <w:r>
        <w:rPr>
          <w:rFonts w:ascii="Times New Roman"/>
          <w:color w:val="222222"/>
          <w:sz w:val="24"/>
          <w:szCs w:val="24"/>
          <w:u w:color="222222"/>
          <w:shd w:val="clear" w:color="auto" w:fill="FFFFFF"/>
        </w:rPr>
        <w:t xml:space="preserve"> in [55] is:</w:t>
      </w:r>
    </w:p>
    <w:p w14:paraId="565E7A05"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(define (eval exp env)</w:t>
      </w:r>
    </w:p>
    <w:p w14:paraId="017BFBEB"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(cond ((self-evaluating? exp) exp)</w:t>
      </w:r>
    </w:p>
    <w:p w14:paraId="0C7C21A5"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((variable? exp) (lookup-variable-value exp env))</w:t>
      </w:r>
    </w:p>
    <w:p w14:paraId="11235E0F"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((quoted? exp) (text-of-quotation exp))</w:t>
      </w:r>
    </w:p>
    <w:p w14:paraId="14DC1D63"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((assignment? exp) (eval-assignment exp env))</w:t>
      </w:r>
    </w:p>
    <w:p w14:paraId="5B601613"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((definition? exp) (eval-definition exp env))</w:t>
      </w:r>
    </w:p>
    <w:p w14:paraId="103BB474"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((if? exp) (eval-if exp env))</w:t>
      </w:r>
    </w:p>
    <w:p w14:paraId="5D868454"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((lambda? exp)</w:t>
      </w:r>
    </w:p>
    <w:p w14:paraId="0C8F8195"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lastRenderedPageBreak/>
        <w:t xml:space="preserve"> </w:t>
      </w:r>
      <w:r>
        <w:rPr>
          <w:rFonts w:ascii="Courier New" w:eastAsia="Courier New" w:hAnsi="Courier New" w:cs="Courier New"/>
          <w:sz w:val="21"/>
          <w:szCs w:val="21"/>
        </w:rPr>
        <w:tab/>
        <w:t xml:space="preserve">  </w:t>
      </w:r>
      <w:r>
        <w:rPr>
          <w:rFonts w:ascii="Courier New"/>
          <w:sz w:val="21"/>
          <w:szCs w:val="21"/>
        </w:rPr>
        <w:t>(make-procedure (lambda-parameters exp)</w:t>
      </w:r>
    </w:p>
    <w:p w14:paraId="786AD64A"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 xml:space="preserve">  </w:t>
      </w:r>
      <w:r>
        <w:rPr>
          <w:rFonts w:ascii="Courier New"/>
          <w:sz w:val="21"/>
          <w:szCs w:val="21"/>
        </w:rPr>
        <w:t>(lambda-body exp)</w:t>
      </w:r>
    </w:p>
    <w:p w14:paraId="35ABD8AF"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 xml:space="preserve">  </w:t>
      </w:r>
      <w:r>
        <w:rPr>
          <w:rFonts w:ascii="Courier New"/>
          <w:sz w:val="21"/>
          <w:szCs w:val="21"/>
        </w:rPr>
        <w:t>env))</w:t>
      </w:r>
    </w:p>
    <w:p w14:paraId="1CA47889"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 xml:space="preserve">((begin? exp) </w:t>
      </w:r>
    </w:p>
    <w:p w14:paraId="6CB0D3C4"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(eval-sequence (begin-actions exp) env))</w:t>
      </w:r>
    </w:p>
    <w:p w14:paraId="56B908A7"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ind w:firstLine="700"/>
        <w:rPr>
          <w:rFonts w:ascii="Courier New" w:eastAsia="Courier New" w:hAnsi="Courier New" w:cs="Courier New"/>
          <w:sz w:val="21"/>
          <w:szCs w:val="21"/>
        </w:rPr>
      </w:pPr>
      <w:r>
        <w:rPr>
          <w:rFonts w:ascii="Courier New"/>
          <w:sz w:val="21"/>
          <w:szCs w:val="21"/>
        </w:rPr>
        <w:t xml:space="preserve"> ((cond? exp) (eval (cond-&gt;if exp) env))</w:t>
      </w:r>
    </w:p>
    <w:p w14:paraId="138DD1A7"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((application? exp)</w:t>
      </w:r>
    </w:p>
    <w:p w14:paraId="42B0A51F"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(apply (eval (operator exp) env)</w:t>
      </w:r>
    </w:p>
    <w:p w14:paraId="0DBB6B9C"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t xml:space="preserve">  </w:t>
      </w:r>
      <w:r>
        <w:rPr>
          <w:rFonts w:ascii="Courier New"/>
          <w:sz w:val="21"/>
          <w:szCs w:val="21"/>
        </w:rPr>
        <w:t>(list-of-values (operands exp) env)))</w:t>
      </w:r>
    </w:p>
    <w:p w14:paraId="6A1BEEE0"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sz w:val="21"/>
          <w:szCs w:val="21"/>
        </w:rPr>
        <w:t>(else</w:t>
      </w:r>
    </w:p>
    <w:p w14:paraId="4CA7F1D9" w14:textId="77777777" w:rsidR="00B513FC" w:rsidRDefault="004F4D39">
      <w:pPr>
        <w:pBdr>
          <w:top w:val="single" w:sz="4" w:space="0" w:color="auto"/>
          <w:left w:val="single" w:sz="4" w:space="0" w:color="auto"/>
          <w:bottom w:val="single" w:sz="4" w:space="0" w:color="auto"/>
          <w:right w:val="single" w:sz="4" w:space="0" w:color="auto"/>
        </w:pBdr>
        <w:spacing w:afterLines="50" w:after="120" w:line="276" w:lineRule="auto"/>
        <w:rPr>
          <w:rFonts w:ascii="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 xml:space="preserve">(error "Unknown expression type -- EVAL"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sz w:val="21"/>
          <w:szCs w:val="21"/>
        </w:rPr>
        <w:t>exp))))</w:t>
      </w:r>
    </w:p>
    <w:p w14:paraId="61F5EFF1" w14:textId="77777777" w:rsidR="00B513FC" w:rsidRDefault="004F4D39">
      <w:pPr>
        <w:spacing w:beforeLines="100" w:before="240" w:afterLines="100" w:after="240" w:line="276" w:lineRule="auto"/>
        <w:rPr>
          <w:rFonts w:ascii="Times New Roman"/>
          <w:color w:val="222222"/>
          <w:sz w:val="24"/>
          <w:szCs w:val="24"/>
          <w:u w:color="222222"/>
          <w:shd w:val="clear" w:color="auto" w:fill="FFFFFF"/>
        </w:rPr>
      </w:pPr>
      <w:r>
        <w:rPr>
          <w:rFonts w:ascii="Times New Roman"/>
          <w:color w:val="222222"/>
          <w:sz w:val="24"/>
          <w:szCs w:val="24"/>
          <w:u w:color="222222"/>
          <w:shd w:val="clear" w:color="auto" w:fill="FFFFFF"/>
        </w:rPr>
        <w:t xml:space="preserve">In the definition, </w:t>
      </w:r>
      <w:r>
        <w:rPr>
          <w:rFonts w:ascii="Courier New"/>
          <w:sz w:val="21"/>
          <w:szCs w:val="21"/>
        </w:rPr>
        <w:t>list-of-values</w:t>
      </w:r>
      <w:r>
        <w:rPr>
          <w:rFonts w:ascii="Times New Roman"/>
          <w:sz w:val="24"/>
          <w:szCs w:val="24"/>
        </w:rPr>
        <w:t xml:space="preserve"> is </w:t>
      </w:r>
      <w:r>
        <w:rPr>
          <w:rFonts w:ascii="Times New Roman"/>
          <w:color w:val="222222"/>
          <w:sz w:val="24"/>
          <w:szCs w:val="24"/>
          <w:u w:color="222222"/>
          <w:shd w:val="clear" w:color="auto" w:fill="FFFFFF"/>
        </w:rPr>
        <w:t xml:space="preserve">used to return the value of each operand in expression; </w:t>
      </w:r>
      <w:r>
        <w:rPr>
          <w:rFonts w:ascii="Courier New"/>
          <w:sz w:val="21"/>
          <w:szCs w:val="21"/>
        </w:rPr>
        <w:t>eval-if</w:t>
      </w:r>
      <w:r>
        <w:rPr>
          <w:rFonts w:ascii="Times New Roman"/>
          <w:sz w:val="24"/>
          <w:szCs w:val="24"/>
        </w:rPr>
        <w:t xml:space="preserve"> </w:t>
      </w:r>
      <w:r>
        <w:rPr>
          <w:rFonts w:ascii="Times New Roman"/>
          <w:color w:val="222222"/>
          <w:sz w:val="24"/>
          <w:szCs w:val="24"/>
          <w:u w:color="222222"/>
          <w:shd w:val="clear" w:color="auto" w:fill="FFFFFF"/>
        </w:rPr>
        <w:t xml:space="preserve">evaluates on corresponding consequence of predicates. The </w:t>
      </w:r>
      <w:r>
        <w:rPr>
          <w:rFonts w:ascii="Courier New"/>
          <w:sz w:val="21"/>
          <w:szCs w:val="21"/>
        </w:rPr>
        <w:t>eval-sequence</w:t>
      </w:r>
      <w:r>
        <w:rPr>
          <w:rFonts w:ascii="Times New Roman"/>
          <w:color w:val="222222"/>
          <w:sz w:val="24"/>
          <w:szCs w:val="24"/>
          <w:u w:color="222222"/>
          <w:shd w:val="clear" w:color="auto" w:fill="FFFFFF"/>
        </w:rPr>
        <w:t xml:space="preserve"> takes a sequence of expressions withn an environment to evaluated in order and then returns the value of final expression. </w:t>
      </w:r>
      <w:r>
        <w:rPr>
          <w:rFonts w:ascii="Courier New"/>
          <w:sz w:val="21"/>
          <w:szCs w:val="21"/>
        </w:rPr>
        <w:t>Eval-assignment</w:t>
      </w:r>
      <w:r>
        <w:rPr>
          <w:rFonts w:ascii="Times New Roman"/>
          <w:sz w:val="24"/>
          <w:szCs w:val="24"/>
        </w:rPr>
        <w:t xml:space="preserve"> and </w:t>
      </w:r>
      <w:r>
        <w:rPr>
          <w:rFonts w:ascii="Courier New"/>
          <w:sz w:val="21"/>
          <w:szCs w:val="21"/>
        </w:rPr>
        <w:t>eval-definition</w:t>
      </w:r>
      <w:r>
        <w:rPr>
          <w:rFonts w:ascii="Times New Roman"/>
          <w:sz w:val="24"/>
          <w:szCs w:val="24"/>
        </w:rPr>
        <w:t xml:space="preserve"> defines in similar way to </w:t>
      </w:r>
      <w:r>
        <w:rPr>
          <w:rFonts w:ascii="Times New Roman"/>
          <w:color w:val="222222"/>
          <w:sz w:val="24"/>
          <w:szCs w:val="24"/>
          <w:u w:color="222222"/>
          <w:shd w:val="clear" w:color="auto" w:fill="FFFFFF"/>
        </w:rPr>
        <w:t xml:space="preserve">handles assignment to variable, both of them call </w:t>
      </w:r>
      <w:r>
        <w:rPr>
          <w:rFonts w:ascii="Courier New"/>
          <w:color w:val="222222"/>
          <w:sz w:val="21"/>
          <w:szCs w:val="21"/>
          <w:u w:color="222222"/>
          <w:shd w:val="clear" w:color="auto" w:fill="FFFFFF"/>
        </w:rPr>
        <w:t>eval</w:t>
      </w:r>
      <w:r>
        <w:rPr>
          <w:rFonts w:ascii="Times New Roman"/>
          <w:color w:val="222222"/>
          <w:sz w:val="24"/>
          <w:szCs w:val="24"/>
          <w:u w:color="222222"/>
          <w:shd w:val="clear" w:color="auto" w:fill="FFFFFF"/>
        </w:rPr>
        <w:t xml:space="preserve"> to look up the value to be assigned; the former set resulting value of variables; the later set definition. The list of these procedure definition[55] is:</w:t>
      </w:r>
    </w:p>
    <w:p w14:paraId="3302CFC9"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(define (list-of-values exps env)</w:t>
      </w:r>
    </w:p>
    <w:p w14:paraId="0DEA26B1"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(if (no-operands? exps)</w:t>
      </w:r>
    </w:p>
    <w:p w14:paraId="6ADB1184"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hAnsi="Courier New"/>
          <w:sz w:val="21"/>
          <w:szCs w:val="21"/>
        </w:rPr>
        <w:t xml:space="preserve">      </w:t>
      </w:r>
      <w:r>
        <w:rPr>
          <w:rFonts w:hAnsi="Courier New"/>
          <w:sz w:val="21"/>
          <w:szCs w:val="21"/>
        </w:rPr>
        <w:t>’</w:t>
      </w:r>
      <w:r>
        <w:rPr>
          <w:rFonts w:ascii="Courier New"/>
          <w:sz w:val="21"/>
          <w:szCs w:val="21"/>
        </w:rPr>
        <w:t>()</w:t>
      </w:r>
    </w:p>
    <w:p w14:paraId="713BDE26"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(cons (eval (first-operand exps) env)</w:t>
      </w:r>
    </w:p>
    <w:p w14:paraId="20C658E9"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(list-of-values (rest-operands exps) env))))</w:t>
      </w:r>
    </w:p>
    <w:p w14:paraId="744D94EB" w14:textId="77777777" w:rsidR="00B513FC" w:rsidRDefault="00B513FC">
      <w:pPr>
        <w:pBdr>
          <w:top w:val="single" w:sz="4" w:space="0" w:color="auto"/>
          <w:left w:val="single" w:sz="4" w:space="0" w:color="auto"/>
          <w:bottom w:val="single" w:sz="4" w:space="0" w:color="auto"/>
          <w:right w:val="single" w:sz="4" w:space="0" w:color="auto"/>
        </w:pBdr>
        <w:spacing w:afterLines="50" w:after="120" w:line="276" w:lineRule="auto"/>
        <w:rPr>
          <w:rFonts w:ascii="Courier New"/>
          <w:sz w:val="24"/>
          <w:szCs w:val="24"/>
        </w:rPr>
      </w:pPr>
    </w:p>
    <w:p w14:paraId="5F56F700"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(define (eval-if exp env)</w:t>
      </w:r>
    </w:p>
    <w:p w14:paraId="264EB01D"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(if (true? (eval (if-predicate exp) env))</w:t>
      </w:r>
    </w:p>
    <w:p w14:paraId="33C71EB4"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sz w:val="21"/>
          <w:szCs w:val="21"/>
        </w:rPr>
        <w:tab/>
        <w:t xml:space="preserve">  (eval (if-consequent exp) env)</w:t>
      </w:r>
    </w:p>
    <w:p w14:paraId="78F1B4E1"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(eval (if-alternative exp) env)))</w:t>
      </w:r>
    </w:p>
    <w:p w14:paraId="6BB5259B" w14:textId="77777777" w:rsidR="00B513FC" w:rsidRDefault="00B513FC">
      <w:pPr>
        <w:pBdr>
          <w:top w:val="single" w:sz="4" w:space="0" w:color="auto"/>
          <w:left w:val="single" w:sz="4" w:space="0" w:color="auto"/>
          <w:bottom w:val="single" w:sz="4" w:space="0" w:color="auto"/>
          <w:right w:val="single" w:sz="4" w:space="0" w:color="auto"/>
        </w:pBdr>
        <w:spacing w:afterLines="50" w:after="120" w:line="276" w:lineRule="auto"/>
        <w:rPr>
          <w:rFonts w:ascii="Courier New"/>
          <w:sz w:val="21"/>
          <w:szCs w:val="21"/>
        </w:rPr>
      </w:pPr>
    </w:p>
    <w:p w14:paraId="1F708D8B"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(define (eval-sequence exps env)</w:t>
      </w:r>
    </w:p>
    <w:p w14:paraId="3BF2C611"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(cond ((last-exp? exps) (eval (first-exp exps)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sz w:val="21"/>
          <w:szCs w:val="21"/>
        </w:rPr>
        <w:t>env))</w:t>
      </w:r>
    </w:p>
    <w:p w14:paraId="6BA55955"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(else (eval (first-exp exps) env)</w:t>
      </w:r>
    </w:p>
    <w:p w14:paraId="416105F1"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sz w:val="21"/>
          <w:szCs w:val="21"/>
        </w:rPr>
      </w:pPr>
      <w:r>
        <w:rPr>
          <w:rFonts w:ascii="Courier New"/>
          <w:sz w:val="21"/>
          <w:szCs w:val="21"/>
        </w:rPr>
        <w:t xml:space="preserve"> </w:t>
      </w:r>
      <w:r>
        <w:rPr>
          <w:rFonts w:ascii="Courier New" w:eastAsia="Courier New" w:hAnsi="Courier New" w:cs="Courier New"/>
          <w:sz w:val="21"/>
          <w:szCs w:val="21"/>
        </w:rPr>
        <w:tab/>
        <w:t xml:space="preserve">    </w:t>
      </w:r>
      <w:r>
        <w:rPr>
          <w:rFonts w:ascii="Courier New"/>
          <w:sz w:val="21"/>
          <w:szCs w:val="21"/>
        </w:rPr>
        <w:t>(eval-sequence (rest-exps exps) env))))</w:t>
      </w:r>
    </w:p>
    <w:p w14:paraId="422DD654" w14:textId="77777777" w:rsidR="00B513FC" w:rsidRDefault="00B513FC">
      <w:pPr>
        <w:pBdr>
          <w:top w:val="single" w:sz="4" w:space="0" w:color="auto"/>
          <w:left w:val="single" w:sz="4" w:space="0" w:color="auto"/>
          <w:bottom w:val="single" w:sz="4" w:space="0" w:color="auto"/>
          <w:right w:val="single" w:sz="4" w:space="0" w:color="auto"/>
        </w:pBdr>
        <w:spacing w:after="50" w:line="276" w:lineRule="auto"/>
        <w:rPr>
          <w:rFonts w:ascii="Courier New"/>
          <w:sz w:val="21"/>
          <w:szCs w:val="21"/>
        </w:rPr>
      </w:pPr>
    </w:p>
    <w:p w14:paraId="73841DF1" w14:textId="77777777" w:rsidR="00B513FC" w:rsidRDefault="00B513FC">
      <w:pPr>
        <w:pBdr>
          <w:top w:val="single" w:sz="4" w:space="0" w:color="auto"/>
          <w:left w:val="single" w:sz="4" w:space="0" w:color="auto"/>
          <w:bottom w:val="single" w:sz="4" w:space="0" w:color="auto"/>
          <w:right w:val="single" w:sz="4" w:space="0" w:color="auto"/>
        </w:pBdr>
        <w:spacing w:after="50" w:line="276" w:lineRule="auto"/>
        <w:rPr>
          <w:rFonts w:ascii="Courier New"/>
          <w:sz w:val="21"/>
          <w:szCs w:val="21"/>
        </w:rPr>
      </w:pPr>
    </w:p>
    <w:p w14:paraId="2E7DA70E"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(define (eval-assignment exp env)</w:t>
      </w:r>
    </w:p>
    <w:p w14:paraId="257E8B58"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(set-variable-value! (assignment-variable exp)</w:t>
      </w:r>
    </w:p>
    <w:p w14:paraId="02B47ED9"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sz w:val="21"/>
          <w:szCs w:val="21"/>
        </w:rPr>
        <w:tab/>
      </w:r>
      <w:r>
        <w:rPr>
          <w:rFonts w:ascii="Courier New"/>
          <w:sz w:val="21"/>
          <w:szCs w:val="21"/>
        </w:rPr>
        <w:tab/>
      </w:r>
      <w:r>
        <w:rPr>
          <w:rFonts w:ascii="Courier New"/>
          <w:sz w:val="21"/>
          <w:szCs w:val="21"/>
        </w:rPr>
        <w:tab/>
      </w:r>
      <w:r>
        <w:rPr>
          <w:rFonts w:ascii="Courier New"/>
          <w:sz w:val="21"/>
          <w:szCs w:val="21"/>
        </w:rPr>
        <w:tab/>
        <w:t xml:space="preserve">  (eval (assignment-value exp)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sz w:val="21"/>
          <w:szCs w:val="21"/>
        </w:rPr>
        <w:t>env)</w:t>
      </w:r>
    </w:p>
    <w:p w14:paraId="6172F012"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 xml:space="preserve">   </w:t>
      </w:r>
      <w:r>
        <w:rPr>
          <w:rFonts w:ascii="Courier New"/>
          <w:sz w:val="21"/>
          <w:szCs w:val="21"/>
        </w:rPr>
        <w:t>env)</w:t>
      </w:r>
    </w:p>
    <w:p w14:paraId="1170C6F3"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ind w:firstLineChars="200" w:firstLine="420"/>
        <w:rPr>
          <w:rFonts w:ascii="Courier New"/>
          <w:sz w:val="21"/>
          <w:szCs w:val="21"/>
        </w:rPr>
      </w:pPr>
      <w:r>
        <w:rPr>
          <w:rFonts w:hAnsi="Courier New"/>
          <w:sz w:val="21"/>
          <w:szCs w:val="21"/>
        </w:rPr>
        <w:t>’</w:t>
      </w:r>
      <w:r>
        <w:rPr>
          <w:rFonts w:ascii="Courier New"/>
          <w:sz w:val="21"/>
          <w:szCs w:val="21"/>
        </w:rPr>
        <w:t>ok)</w:t>
      </w:r>
    </w:p>
    <w:p w14:paraId="2E8D0BAE" w14:textId="77777777" w:rsidR="00B513FC" w:rsidRDefault="00B513FC">
      <w:pPr>
        <w:pBdr>
          <w:top w:val="single" w:sz="4" w:space="0" w:color="auto"/>
          <w:left w:val="single" w:sz="4" w:space="0" w:color="auto"/>
          <w:bottom w:val="single" w:sz="4" w:space="0" w:color="auto"/>
          <w:right w:val="single" w:sz="4" w:space="0" w:color="auto"/>
        </w:pBdr>
        <w:spacing w:afterLines="50" w:after="120" w:line="276" w:lineRule="auto"/>
        <w:ind w:firstLineChars="200" w:firstLine="640"/>
        <w:rPr>
          <w:rFonts w:ascii="Courier New"/>
          <w:sz w:val="32"/>
          <w:szCs w:val="32"/>
        </w:rPr>
      </w:pPr>
    </w:p>
    <w:p w14:paraId="7405DCE9"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(define (eval-definition exp env)</w:t>
      </w:r>
    </w:p>
    <w:p w14:paraId="1FF8DA85"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(define-variable! (definition-variable exp)</w:t>
      </w:r>
    </w:p>
    <w:p w14:paraId="28E3EE2B"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 xml:space="preserve">    </w:t>
      </w:r>
      <w:r>
        <w:rPr>
          <w:rFonts w:ascii="Courier New"/>
          <w:sz w:val="21"/>
          <w:szCs w:val="21"/>
        </w:rPr>
        <w:t>(eval (definition-value exp) env)</w:t>
      </w:r>
    </w:p>
    <w:p w14:paraId="4B34B6E5"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sz w:val="21"/>
          <w:szCs w:val="21"/>
        </w:rPr>
      </w:pPr>
      <w:r>
        <w:rPr>
          <w:rFonts w:ascii="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r>
      <w:r>
        <w:rPr>
          <w:rFonts w:ascii="Courier New" w:eastAsia="Courier New" w:hAnsi="Courier New" w:cs="Courier New"/>
          <w:sz w:val="21"/>
          <w:szCs w:val="21"/>
        </w:rPr>
        <w:tab/>
        <w:t xml:space="preserve">    </w:t>
      </w:r>
      <w:r>
        <w:rPr>
          <w:rFonts w:ascii="Courier New"/>
          <w:sz w:val="21"/>
          <w:szCs w:val="21"/>
        </w:rPr>
        <w:t>env)</w:t>
      </w:r>
    </w:p>
    <w:p w14:paraId="40594FC6" w14:textId="77777777" w:rsidR="00B513FC" w:rsidRDefault="004F4D39">
      <w:pPr>
        <w:pBdr>
          <w:top w:val="single" w:sz="4" w:space="0" w:color="auto"/>
          <w:left w:val="single" w:sz="4" w:space="0" w:color="auto"/>
          <w:bottom w:val="single" w:sz="4" w:space="0" w:color="auto"/>
          <w:right w:val="single" w:sz="4" w:space="0" w:color="auto"/>
        </w:pBdr>
        <w:spacing w:afterLines="50" w:after="120" w:line="276" w:lineRule="auto"/>
      </w:pPr>
      <w:r>
        <w:rPr>
          <w:rFonts w:ascii="Courier New"/>
          <w:sz w:val="21"/>
          <w:szCs w:val="21"/>
        </w:rPr>
        <w:t xml:space="preserve"> </w:t>
      </w:r>
      <w:r>
        <w:rPr>
          <w:rFonts w:hAnsi="Courier New"/>
          <w:sz w:val="21"/>
          <w:szCs w:val="21"/>
        </w:rPr>
        <w:t xml:space="preserve">   </w:t>
      </w:r>
      <w:r>
        <w:rPr>
          <w:rFonts w:hAnsi="Courier New"/>
          <w:sz w:val="21"/>
          <w:szCs w:val="21"/>
        </w:rPr>
        <w:t>’</w:t>
      </w:r>
      <w:r>
        <w:rPr>
          <w:rFonts w:ascii="Courier New"/>
          <w:sz w:val="21"/>
          <w:szCs w:val="21"/>
        </w:rPr>
        <w:t>ok)</w:t>
      </w:r>
    </w:p>
    <w:p w14:paraId="3D563DF0" w14:textId="0D211C27" w:rsidR="00B513FC" w:rsidRDefault="004F4D39">
      <w:pPr>
        <w:spacing w:beforeLines="50" w:before="120" w:afterLines="100" w:after="240" w:line="276" w:lineRule="auto"/>
        <w:rPr>
          <w:rFonts w:ascii="Times New Roman"/>
          <w:color w:val="222222"/>
          <w:sz w:val="24"/>
          <w:szCs w:val="24"/>
          <w:u w:color="222222"/>
          <w:shd w:val="clear" w:color="auto" w:fill="FFFFFF"/>
        </w:rPr>
      </w:pPr>
      <w:r>
        <w:rPr>
          <w:rFonts w:ascii="Times New Roman"/>
          <w:i/>
          <w:iCs/>
          <w:color w:val="222222"/>
          <w:sz w:val="24"/>
          <w:szCs w:val="24"/>
          <w:u w:color="222222"/>
          <w:shd w:val="clear" w:color="auto" w:fill="FFFFFF"/>
        </w:rPr>
        <w:t>Apply</w:t>
      </w:r>
      <w:r>
        <w:rPr>
          <w:rFonts w:ascii="Times New Roman"/>
          <w:color w:val="222222"/>
          <w:sz w:val="24"/>
          <w:szCs w:val="24"/>
          <w:u w:color="222222"/>
          <w:shd w:val="clear" w:color="auto" w:fill="FFFFFF"/>
        </w:rPr>
        <w:t xml:space="preserve"> also takes two arguments, a procedure and a list of argument that will be used in this procedure. The procedure is divide into two type</w:t>
      </w:r>
      <w:ins w:id="358" w:author="Jens Nicolay" w:date="2015-08-21T15:50:00Z">
        <w:r w:rsidR="00360F9C">
          <w:rPr>
            <w:rFonts w:ascii="Times New Roman"/>
            <w:color w:val="222222"/>
            <w:sz w:val="24"/>
            <w:szCs w:val="24"/>
            <w:u w:color="222222"/>
            <w:shd w:val="clear" w:color="auto" w:fill="FFFFFF"/>
          </w:rPr>
          <w:t>s</w:t>
        </w:r>
      </w:ins>
      <w:r>
        <w:rPr>
          <w:rFonts w:ascii="Times New Roman"/>
          <w:color w:val="222222"/>
          <w:sz w:val="24"/>
          <w:szCs w:val="24"/>
          <w:u w:color="222222"/>
          <w:shd w:val="clear" w:color="auto" w:fill="FFFFFF"/>
        </w:rPr>
        <w:t xml:space="preserve">, one is </w:t>
      </w:r>
      <w:ins w:id="359" w:author="Jens Nicolay" w:date="2015-08-21T15:50:00Z">
        <w:r w:rsidR="00360F9C">
          <w:rPr>
            <w:rFonts w:ascii="Times New Roman"/>
            <w:color w:val="222222"/>
            <w:sz w:val="24"/>
            <w:szCs w:val="24"/>
            <w:u w:color="222222"/>
            <w:shd w:val="clear" w:color="auto" w:fill="FFFFFF"/>
          </w:rPr>
          <w:t xml:space="preserve">a </w:t>
        </w:r>
      </w:ins>
      <w:r>
        <w:rPr>
          <w:rFonts w:ascii="Times New Roman"/>
          <w:color w:val="222222"/>
          <w:sz w:val="24"/>
          <w:szCs w:val="24"/>
          <w:u w:color="222222"/>
          <w:shd w:val="clear" w:color="auto" w:fill="FFFFFF"/>
        </w:rPr>
        <w:t xml:space="preserve">primitive procedure, another one </w:t>
      </w:r>
      <w:del w:id="360" w:author="Jens Nicolay" w:date="2015-08-21T15:50:00Z">
        <w:r w:rsidDel="00360F9C">
          <w:rPr>
            <w:rFonts w:ascii="Times New Roman"/>
            <w:color w:val="222222"/>
            <w:sz w:val="24"/>
            <w:szCs w:val="24"/>
            <w:u w:color="222222"/>
            <w:shd w:val="clear" w:color="auto" w:fill="FFFFFF"/>
          </w:rPr>
          <w:delText xml:space="preserve">is </w:delText>
        </w:r>
      </w:del>
      <w:ins w:id="361" w:author="Jens Nicolay" w:date="2015-08-21T15:50:00Z">
        <w:r w:rsidR="00360F9C">
          <w:rPr>
            <w:rFonts w:ascii="Times New Roman"/>
            <w:color w:val="222222"/>
            <w:sz w:val="24"/>
            <w:szCs w:val="24"/>
            <w:u w:color="222222"/>
            <w:shd w:val="clear" w:color="auto" w:fill="FFFFFF"/>
          </w:rPr>
          <w:t>are</w:t>
        </w:r>
        <w:r w:rsidR="00360F9C">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compound procedure</w:t>
      </w:r>
      <w:ins w:id="362" w:author="Jens Nicolay" w:date="2015-08-21T15:50:00Z">
        <w:r w:rsidR="00360F9C">
          <w:rPr>
            <w:rFonts w:ascii="Times New Roman"/>
            <w:color w:val="222222"/>
            <w:sz w:val="24"/>
            <w:szCs w:val="24"/>
            <w:u w:color="222222"/>
            <w:shd w:val="clear" w:color="auto" w:fill="FFFFFF"/>
          </w:rPr>
          <w:t>s</w:t>
        </w:r>
      </w:ins>
      <w:r>
        <w:rPr>
          <w:rFonts w:ascii="Times New Roman"/>
          <w:color w:val="222222"/>
          <w:sz w:val="24"/>
          <w:szCs w:val="24"/>
          <w:u w:color="222222"/>
          <w:shd w:val="clear" w:color="auto" w:fill="FFFFFF"/>
        </w:rPr>
        <w:t xml:space="preserve"> that require</w:t>
      </w:r>
      <w:del w:id="363" w:author="Jens Nicolay" w:date="2015-08-21T15:50:00Z">
        <w:r w:rsidDel="00360F9C">
          <w:rPr>
            <w:rFonts w:ascii="Times New Roman"/>
            <w:color w:val="222222"/>
            <w:sz w:val="24"/>
            <w:szCs w:val="24"/>
            <w:u w:color="222222"/>
            <w:shd w:val="clear" w:color="auto" w:fill="FFFFFF"/>
          </w:rPr>
          <w:delText>s</w:delText>
        </w:r>
      </w:del>
      <w:r>
        <w:rPr>
          <w:rFonts w:ascii="Times New Roman"/>
          <w:color w:val="222222"/>
          <w:sz w:val="24"/>
          <w:szCs w:val="24"/>
          <w:u w:color="222222"/>
          <w:shd w:val="clear" w:color="auto" w:fill="FFFFFF"/>
        </w:rPr>
        <w:t xml:space="preserve"> to be evaluated its body by extension of environment of procedure execution with a binding of argument and parameter of procedure. The definition of </w:t>
      </w:r>
      <w:r>
        <w:rPr>
          <w:rFonts w:ascii="Times New Roman"/>
          <w:i/>
          <w:iCs/>
          <w:color w:val="222222"/>
          <w:sz w:val="24"/>
          <w:szCs w:val="24"/>
          <w:u w:color="222222"/>
          <w:shd w:val="clear" w:color="auto" w:fill="FFFFFF"/>
        </w:rPr>
        <w:t>apply</w:t>
      </w:r>
      <w:r>
        <w:rPr>
          <w:rFonts w:ascii="Times New Roman"/>
          <w:color w:val="222222"/>
          <w:sz w:val="24"/>
          <w:szCs w:val="24"/>
          <w:u w:color="222222"/>
          <w:shd w:val="clear" w:color="auto" w:fill="FFFFFF"/>
        </w:rPr>
        <w:t>[55] is:</w:t>
      </w:r>
    </w:p>
    <w:p w14:paraId="30930651"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(define (apply procedure arguments)</w:t>
      </w:r>
    </w:p>
    <w:p w14:paraId="13661B02"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t>(cond ((primitive-procedure? procedure)</w:t>
      </w:r>
    </w:p>
    <w:p w14:paraId="4F26DD70"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t xml:space="preserve">      (apply-primitive-procedure procedure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arguments))</w:t>
      </w:r>
    </w:p>
    <w:p w14:paraId="2109F6FE"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t>((compound-procedure? procedure)</w:t>
      </w:r>
    </w:p>
    <w:p w14:paraId="165537EE"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t xml:space="preserve"> (eval-sequence</w:t>
      </w:r>
    </w:p>
    <w:p w14:paraId="5E4F6E24"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ind w:firstLine="700"/>
        <w:rPr>
          <w:rFonts w:ascii="Courier New" w:eastAsia="Courier New" w:hAnsi="Courier New" w:cs="Courier New"/>
          <w:color w:val="222222"/>
          <w:sz w:val="21"/>
          <w:szCs w:val="21"/>
          <w:u w:color="222222"/>
          <w:shd w:val="clear" w:color="auto" w:fill="FFFFFF"/>
        </w:rPr>
      </w:pPr>
      <w:r>
        <w:rPr>
          <w:rFonts w:ascii="Courier New" w:hint="eastAsia"/>
          <w:color w:val="222222"/>
          <w:sz w:val="21"/>
          <w:szCs w:val="21"/>
          <w:u w:color="222222"/>
          <w:shd w:val="clear" w:color="auto" w:fill="FFFFFF"/>
        </w:rPr>
        <w:t xml:space="preserve">      </w:t>
      </w:r>
      <w:r>
        <w:rPr>
          <w:rFonts w:ascii="Courier New"/>
          <w:color w:val="222222"/>
          <w:sz w:val="21"/>
          <w:szCs w:val="21"/>
          <w:u w:color="222222"/>
          <w:shd w:val="clear" w:color="auto" w:fill="FFFFFF"/>
        </w:rPr>
        <w:t>(procedure-body procedure)</w:t>
      </w:r>
    </w:p>
    <w:p w14:paraId="28413C43"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(extend-environment</w:t>
      </w:r>
    </w:p>
    <w:p w14:paraId="69B1A05E"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 xml:space="preserve">  (procedure-parameters procedure)</w:t>
      </w:r>
    </w:p>
    <w:p w14:paraId="5E6221AB"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 xml:space="preserve">  arguments</w:t>
      </w:r>
    </w:p>
    <w:p w14:paraId="75B2900F"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 xml:space="preserve">  (procedure-environment procedure))))</w:t>
      </w:r>
    </w:p>
    <w:p w14:paraId="5E4D81B7"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t>(else</w:t>
      </w:r>
    </w:p>
    <w:p w14:paraId="5E762378" w14:textId="77777777" w:rsidR="00B513FC" w:rsidRDefault="004F4D39">
      <w:pPr>
        <w:pBdr>
          <w:top w:val="single" w:sz="4" w:space="0" w:color="auto"/>
          <w:left w:val="single" w:sz="4" w:space="0" w:color="auto"/>
          <w:bottom w:val="single" w:sz="4" w:space="0" w:color="auto"/>
          <w:right w:val="single" w:sz="4" w:space="0" w:color="auto"/>
        </w:pBdr>
        <w:spacing w:after="50" w:line="276" w:lineRule="auto"/>
        <w:rPr>
          <w:rFonts w:ascii="Courier New" w:eastAsia="Courier New" w:hAnsi="Courier New" w:cs="Courier New"/>
          <w:color w:val="222222"/>
          <w:sz w:val="21"/>
          <w:szCs w:val="21"/>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t xml:space="preserve"> (error</w:t>
      </w:r>
    </w:p>
    <w:p w14:paraId="753B9233" w14:textId="77777777" w:rsidR="00B513FC" w:rsidRDefault="004F4D39">
      <w:pPr>
        <w:pBdr>
          <w:top w:val="single" w:sz="4" w:space="0" w:color="auto"/>
          <w:left w:val="single" w:sz="4" w:space="0" w:color="auto"/>
          <w:bottom w:val="single" w:sz="4" w:space="0" w:color="auto"/>
          <w:right w:val="single" w:sz="4" w:space="0" w:color="auto"/>
        </w:pBdr>
        <w:spacing w:afterLines="50" w:after="120" w:line="276" w:lineRule="auto"/>
        <w:rPr>
          <w:rFonts w:ascii="Times New Roman" w:eastAsia="Times New Roman" w:hAnsi="Times New Roman"/>
          <w:color w:val="222222"/>
          <w:sz w:val="24"/>
          <w:szCs w:val="24"/>
          <w:u w:color="222222"/>
          <w:shd w:val="clear" w:color="auto" w:fill="FFFFFF"/>
        </w:rPr>
      </w:pPr>
      <w:r>
        <w:rPr>
          <w:rFonts w:ascii="Courier New"/>
          <w:color w:val="222222"/>
          <w:sz w:val="21"/>
          <w:szCs w:val="21"/>
          <w:u w:color="222222"/>
          <w:shd w:val="clear" w:color="auto" w:fill="FFFFFF"/>
        </w:rPr>
        <w:t xml:space="preserve">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 xml:space="preserve">"Unknown procedure type -- APPLY" </w:t>
      </w:r>
      <w:r>
        <w:rPr>
          <w:rFonts w:ascii="Courier New"/>
          <w:color w:val="222222"/>
          <w:sz w:val="21"/>
          <w:szCs w:val="21"/>
          <w:u w:color="222222"/>
          <w:shd w:val="clear" w:color="auto" w:fill="FFFFFF"/>
        </w:rPr>
        <w:tab/>
      </w:r>
      <w:r>
        <w:rPr>
          <w:rFonts w:ascii="Courier New"/>
          <w:color w:val="222222"/>
          <w:sz w:val="21"/>
          <w:szCs w:val="21"/>
          <w:u w:color="222222"/>
          <w:shd w:val="clear" w:color="auto" w:fill="FFFFFF"/>
        </w:rPr>
        <w:tab/>
        <w:t xml:space="preserve">   procedure))))</w:t>
      </w:r>
    </w:p>
    <w:p w14:paraId="0964A60B" w14:textId="77777777" w:rsidR="00B513FC" w:rsidRDefault="00B513FC">
      <w:pPr>
        <w:widowControl w:val="0"/>
        <w:spacing w:afterLines="100" w:after="240" w:line="276" w:lineRule="auto"/>
        <w:jc w:val="both"/>
        <w:rPr>
          <w:rFonts w:ascii="Times New Roman" w:eastAsia="Times New Roman" w:hAnsi="Times New Roman"/>
          <w:color w:val="222222"/>
          <w:sz w:val="24"/>
          <w:szCs w:val="24"/>
          <w:u w:color="222222"/>
          <w:shd w:val="clear" w:color="auto" w:fill="FFFFFF"/>
        </w:rPr>
      </w:pPr>
    </w:p>
    <w:p w14:paraId="75429CAE" w14:textId="77777777" w:rsidR="00B513FC" w:rsidRDefault="004F4D39">
      <w:pPr>
        <w:widowControl w:val="0"/>
        <w:spacing w:afterLines="100" w:after="240" w:line="276" w:lineRule="auto"/>
        <w:jc w:val="both"/>
        <w:outlineLvl w:val="1"/>
        <w:rPr>
          <w:rFonts w:ascii="Times New Roman" w:eastAsia="Times New Roman" w:hAnsi="Times New Roman"/>
          <w:b/>
          <w:bCs/>
          <w:color w:val="222222"/>
          <w:sz w:val="28"/>
          <w:szCs w:val="28"/>
          <w:u w:color="222222"/>
          <w:shd w:val="clear" w:color="auto" w:fill="FFFFFF"/>
        </w:rPr>
      </w:pPr>
      <w:bookmarkStart w:id="364" w:name="_Toc11972"/>
      <w:r>
        <w:rPr>
          <w:rFonts w:ascii="Times New Roman"/>
          <w:b/>
          <w:bCs/>
          <w:color w:val="222222"/>
          <w:sz w:val="28"/>
          <w:szCs w:val="28"/>
          <w:u w:color="222222"/>
          <w:shd w:val="clear" w:color="auto" w:fill="FFFFFF"/>
        </w:rPr>
        <w:t>3.5 Conclusion</w:t>
      </w:r>
      <w:bookmarkEnd w:id="364"/>
    </w:p>
    <w:p w14:paraId="1781B141" w14:textId="16658B49" w:rsidR="00B513FC" w:rsidRDefault="004F4D39">
      <w:pPr>
        <w:widowControl w:val="0"/>
        <w:spacing w:afterLines="50" w:after="120" w:line="276" w:lineRule="auto"/>
        <w:jc w:val="both"/>
        <w:sectPr w:rsidR="00B513FC">
          <w:pgSz w:w="11900" w:h="16838"/>
          <w:pgMar w:top="2154" w:right="2341" w:bottom="2154" w:left="2341" w:header="720" w:footer="0" w:gutter="0"/>
          <w:cols w:space="720"/>
          <w:docGrid w:linePitch="360"/>
        </w:sectPr>
      </w:pPr>
      <w:r>
        <w:rPr>
          <w:rFonts w:ascii="Times New Roman"/>
          <w:color w:val="222222"/>
          <w:sz w:val="24"/>
          <w:szCs w:val="24"/>
          <w:u w:color="222222"/>
          <w:shd w:val="clear" w:color="auto" w:fill="FFFFFF"/>
        </w:rPr>
        <w:lastRenderedPageBreak/>
        <w:t>In this chapter, we start</w:t>
      </w:r>
      <w:ins w:id="365" w:author="Jens Nicolay" w:date="2015-08-21T14:33:00Z">
        <w:r w:rsidR="00B55E71">
          <w:rPr>
            <w:rFonts w:ascii="Times New Roman"/>
            <w:color w:val="222222"/>
            <w:sz w:val="24"/>
            <w:szCs w:val="24"/>
            <w:u w:color="222222"/>
            <w:shd w:val="clear" w:color="auto" w:fill="FFFFFF"/>
          </w:rPr>
          <w:t>ed</w:t>
        </w:r>
      </w:ins>
      <w:r>
        <w:rPr>
          <w:rFonts w:ascii="Times New Roman"/>
          <w:color w:val="222222"/>
          <w:sz w:val="24"/>
          <w:szCs w:val="24"/>
          <w:u w:color="222222"/>
          <w:shd w:val="clear" w:color="auto" w:fill="FFFFFF"/>
        </w:rPr>
        <w:t xml:space="preserve"> with </w:t>
      </w:r>
      <w:ins w:id="366" w:author="Jens Nicolay" w:date="2015-08-21T14:33:00Z">
        <w:r w:rsidR="00B55E71">
          <w:rPr>
            <w:rFonts w:ascii="Times New Roman"/>
            <w:color w:val="222222"/>
            <w:sz w:val="24"/>
            <w:szCs w:val="24"/>
            <w:u w:color="222222"/>
            <w:shd w:val="clear" w:color="auto" w:fill="FFFFFF"/>
          </w:rPr>
          <w:t xml:space="preserve">a </w:t>
        </w:r>
      </w:ins>
      <w:r>
        <w:rPr>
          <w:rFonts w:ascii="Times New Roman"/>
          <w:color w:val="222222"/>
          <w:sz w:val="24"/>
          <w:szCs w:val="24"/>
          <w:u w:color="222222"/>
          <w:shd w:val="clear" w:color="auto" w:fill="FFFFFF"/>
        </w:rPr>
        <w:t>real-</w:t>
      </w:r>
      <w:del w:id="367" w:author="Jens Nicolay" w:date="2015-08-21T14:33:00Z">
        <w:r w:rsidDel="00B55E71">
          <w:rPr>
            <w:rFonts w:ascii="Times New Roman"/>
            <w:color w:val="222222"/>
            <w:sz w:val="24"/>
            <w:szCs w:val="24"/>
            <w:u w:color="222222"/>
            <w:shd w:val="clear" w:color="auto" w:fill="FFFFFF"/>
          </w:rPr>
          <w:delText xml:space="preserve">life </w:delText>
        </w:r>
      </w:del>
      <w:ins w:id="368" w:author="Jens Nicolay" w:date="2015-08-21T14:33:00Z">
        <w:r w:rsidR="00B55E71">
          <w:rPr>
            <w:rFonts w:ascii="Times New Roman"/>
            <w:color w:val="222222"/>
            <w:sz w:val="24"/>
            <w:szCs w:val="24"/>
            <w:u w:color="222222"/>
            <w:shd w:val="clear" w:color="auto" w:fill="FFFFFF"/>
          </w:rPr>
          <w:t>world</w:t>
        </w:r>
        <w:r w:rsidR="00B55E71">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 xml:space="preserve">example </w:t>
      </w:r>
      <w:del w:id="369" w:author="Jens Nicolay" w:date="2015-08-21T14:33:00Z">
        <w:r w:rsidDel="00B55E71">
          <w:rPr>
            <w:rFonts w:ascii="Times New Roman"/>
            <w:color w:val="222222"/>
            <w:sz w:val="24"/>
            <w:szCs w:val="24"/>
            <w:u w:color="222222"/>
            <w:shd w:val="clear" w:color="auto" w:fill="FFFFFF"/>
          </w:rPr>
          <w:delText xml:space="preserve">to </w:delText>
        </w:r>
      </w:del>
      <w:r>
        <w:rPr>
          <w:rFonts w:ascii="Times New Roman"/>
          <w:color w:val="222222"/>
          <w:sz w:val="24"/>
          <w:szCs w:val="24"/>
          <w:u w:color="222222"/>
          <w:shd w:val="clear" w:color="auto" w:fill="FFFFFF"/>
        </w:rPr>
        <w:t>explain</w:t>
      </w:r>
      <w:ins w:id="370" w:author="Jens Nicolay" w:date="2015-08-21T14:33:00Z">
        <w:r w:rsidR="00B55E71">
          <w:rPr>
            <w:rFonts w:ascii="Times New Roman"/>
            <w:color w:val="222222"/>
            <w:sz w:val="24"/>
            <w:szCs w:val="24"/>
            <w:u w:color="222222"/>
            <w:shd w:val="clear" w:color="auto" w:fill="FFFFFF"/>
          </w:rPr>
          <w:t>ing</w:t>
        </w:r>
      </w:ins>
      <w:r>
        <w:rPr>
          <w:rFonts w:ascii="Times New Roman"/>
          <w:color w:val="222222"/>
          <w:sz w:val="24"/>
          <w:szCs w:val="24"/>
          <w:u w:color="222222"/>
          <w:shd w:val="clear" w:color="auto" w:fill="FFFFFF"/>
        </w:rPr>
        <w:t xml:space="preserve"> the notion of abstract interpretation, and briefly introduce </w:t>
      </w:r>
      <w:ins w:id="371" w:author="Jens Nicolay" w:date="2015-08-21T14:34:00Z">
        <w:r w:rsidR="00B55E71">
          <w:rPr>
            <w:rFonts w:ascii="Times New Roman"/>
            <w:color w:val="222222"/>
            <w:sz w:val="24"/>
            <w:szCs w:val="24"/>
            <w:u w:color="222222"/>
            <w:shd w:val="clear" w:color="auto" w:fill="FFFFFF"/>
          </w:rPr>
          <w:t xml:space="preserve">how it is used </w:t>
        </w:r>
      </w:ins>
      <w:r>
        <w:rPr>
          <w:rFonts w:ascii="Times New Roman"/>
          <w:color w:val="222222"/>
          <w:sz w:val="24"/>
          <w:szCs w:val="24"/>
          <w:u w:color="222222"/>
          <w:shd w:val="clear" w:color="auto" w:fill="FFFFFF"/>
        </w:rPr>
        <w:t>in computer science</w:t>
      </w:r>
      <w:ins w:id="372" w:author="Jens Nicolay" w:date="2015-08-21T14:34:00Z">
        <w:r w:rsidR="00B55E71">
          <w:rPr>
            <w:rFonts w:ascii="Times New Roman"/>
            <w:color w:val="222222"/>
            <w:sz w:val="24"/>
            <w:szCs w:val="24"/>
            <w:u w:color="222222"/>
            <w:shd w:val="clear" w:color="auto" w:fill="FFFFFF"/>
          </w:rPr>
          <w:t>.</w:t>
        </w:r>
      </w:ins>
      <w:del w:id="373" w:author="Jens Nicolay" w:date="2015-08-21T14:34:00Z">
        <w:r w:rsidDel="00B55E71">
          <w:rPr>
            <w:rFonts w:ascii="Times New Roman"/>
            <w:color w:val="222222"/>
            <w:sz w:val="24"/>
            <w:szCs w:val="24"/>
            <w:u w:color="222222"/>
            <w:shd w:val="clear" w:color="auto" w:fill="FFFFFF"/>
          </w:rPr>
          <w:delText>,</w:delText>
        </w:r>
      </w:del>
      <w:r>
        <w:rPr>
          <w:rFonts w:ascii="Times New Roman"/>
          <w:color w:val="222222"/>
          <w:sz w:val="24"/>
          <w:szCs w:val="24"/>
          <w:u w:color="222222"/>
          <w:shd w:val="clear" w:color="auto" w:fill="FFFFFF"/>
        </w:rPr>
        <w:t xml:space="preserve"> </w:t>
      </w:r>
      <w:del w:id="374" w:author="Jens Nicolay" w:date="2015-08-21T14:34:00Z">
        <w:r w:rsidDel="00B55E71">
          <w:rPr>
            <w:rFonts w:ascii="Times New Roman"/>
            <w:color w:val="222222"/>
            <w:sz w:val="24"/>
            <w:szCs w:val="24"/>
            <w:u w:color="222222"/>
            <w:shd w:val="clear" w:color="auto" w:fill="FFFFFF"/>
          </w:rPr>
          <w:delText xml:space="preserve">by </w:delText>
        </w:r>
      </w:del>
      <w:ins w:id="375" w:author="Jens Nicolay" w:date="2015-08-21T14:34:00Z">
        <w:r w:rsidR="00B55E71">
          <w:rPr>
            <w:rFonts w:ascii="Times New Roman"/>
            <w:color w:val="222222"/>
            <w:sz w:val="24"/>
            <w:szCs w:val="24"/>
            <w:u w:color="222222"/>
            <w:shd w:val="clear" w:color="auto" w:fill="FFFFFF"/>
          </w:rPr>
          <w:t>B</w:t>
        </w:r>
        <w:r w:rsidR="00B55E71">
          <w:rPr>
            <w:rFonts w:ascii="Times New Roman"/>
            <w:color w:val="222222"/>
            <w:sz w:val="24"/>
            <w:szCs w:val="24"/>
            <w:u w:color="222222"/>
            <w:shd w:val="clear" w:color="auto" w:fill="FFFFFF"/>
          </w:rPr>
          <w:t xml:space="preserve">y </w:t>
        </w:r>
      </w:ins>
      <w:r>
        <w:rPr>
          <w:rFonts w:ascii="Times New Roman"/>
          <w:color w:val="222222"/>
          <w:sz w:val="24"/>
          <w:szCs w:val="24"/>
          <w:u w:color="222222"/>
          <w:shd w:val="clear" w:color="auto" w:fill="FFFFFF"/>
        </w:rPr>
        <w:t>computation on the abstracted concept, the abstract interpreter of program is also a program in the use of process code for analy</w:t>
      </w:r>
      <w:ins w:id="376" w:author="Jens Nicolay" w:date="2015-08-21T14:34:00Z">
        <w:r w:rsidR="00B55E71">
          <w:rPr>
            <w:rFonts w:ascii="Times New Roman"/>
            <w:color w:val="222222"/>
            <w:sz w:val="24"/>
            <w:szCs w:val="24"/>
            <w:u w:color="222222"/>
            <w:shd w:val="clear" w:color="auto" w:fill="FFFFFF"/>
          </w:rPr>
          <w:t>sis</w:t>
        </w:r>
      </w:ins>
      <w:del w:id="377" w:author="Jens Nicolay" w:date="2015-08-21T14:34:00Z">
        <w:r w:rsidDel="00B55E71">
          <w:rPr>
            <w:rFonts w:ascii="Times New Roman"/>
            <w:color w:val="222222"/>
            <w:sz w:val="24"/>
            <w:szCs w:val="24"/>
            <w:u w:color="222222"/>
            <w:shd w:val="clear" w:color="auto" w:fill="FFFFFF"/>
          </w:rPr>
          <w:delText>st</w:delText>
        </w:r>
      </w:del>
      <w:r>
        <w:rPr>
          <w:rFonts w:ascii="Times New Roman"/>
          <w:color w:val="222222"/>
          <w:sz w:val="24"/>
          <w:szCs w:val="24"/>
          <w:u w:color="222222"/>
          <w:shd w:val="clear" w:color="auto" w:fill="FFFFFF"/>
        </w:rPr>
        <w:t xml:space="preserve"> and reuse. Then we state</w:t>
      </w:r>
      <w:ins w:id="378" w:author="Jens Nicolay" w:date="2015-08-21T14:34:00Z">
        <w:r w:rsidR="00B55E71">
          <w:rPr>
            <w:rFonts w:ascii="Times New Roman"/>
            <w:color w:val="222222"/>
            <w:sz w:val="24"/>
            <w:szCs w:val="24"/>
            <w:u w:color="222222"/>
            <w:shd w:val="clear" w:color="auto" w:fill="FFFFFF"/>
          </w:rPr>
          <w:t>d</w:t>
        </w:r>
      </w:ins>
      <w:r>
        <w:rPr>
          <w:rFonts w:ascii="Times New Roman"/>
          <w:color w:val="222222"/>
          <w:sz w:val="24"/>
          <w:szCs w:val="24"/>
          <w:u w:color="222222"/>
          <w:shd w:val="clear" w:color="auto" w:fill="FFFFFF"/>
        </w:rPr>
        <w:t xml:space="preserve"> the static semantic model </w:t>
      </w:r>
      <w:ins w:id="379" w:author="Jens Nicolay" w:date="2015-08-21T14:34:00Z">
        <w:r w:rsidR="00B55E71">
          <w:rPr>
            <w:rFonts w:ascii="Times New Roman"/>
            <w:color w:val="222222"/>
            <w:sz w:val="24"/>
            <w:szCs w:val="24"/>
            <w:u w:color="222222"/>
            <w:shd w:val="clear" w:color="auto" w:fill="FFFFFF"/>
          </w:rPr>
          <w:t>proposed by Cousot</w:t>
        </w:r>
        <w:r w:rsidR="00B55E71">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 xml:space="preserve">to build </w:t>
      </w:r>
      <w:ins w:id="380" w:author="Jens Nicolay" w:date="2015-08-21T14:34:00Z">
        <w:r w:rsidR="00B55E71">
          <w:rPr>
            <w:rFonts w:ascii="Times New Roman"/>
            <w:color w:val="222222"/>
            <w:sz w:val="24"/>
            <w:szCs w:val="24"/>
            <w:u w:color="222222"/>
            <w:shd w:val="clear" w:color="auto" w:fill="FFFFFF"/>
          </w:rPr>
          <w:t xml:space="preserve">an </w:t>
        </w:r>
      </w:ins>
      <w:r>
        <w:rPr>
          <w:rFonts w:ascii="Times New Roman"/>
          <w:color w:val="222222"/>
          <w:sz w:val="24"/>
          <w:szCs w:val="24"/>
          <w:u w:color="222222"/>
          <w:shd w:val="clear" w:color="auto" w:fill="FFFFFF"/>
        </w:rPr>
        <w:t xml:space="preserve">abstract interpretation of </w:t>
      </w:r>
      <w:ins w:id="381" w:author="Jens Nicolay" w:date="2015-08-21T14:34:00Z">
        <w:r w:rsidR="00B55E71">
          <w:rPr>
            <w:rFonts w:ascii="Times New Roman"/>
            <w:color w:val="222222"/>
            <w:sz w:val="24"/>
            <w:szCs w:val="24"/>
            <w:u w:color="222222"/>
            <w:shd w:val="clear" w:color="auto" w:fill="FFFFFF"/>
          </w:rPr>
          <w:t xml:space="preserve">a </w:t>
        </w:r>
      </w:ins>
      <w:r>
        <w:rPr>
          <w:rFonts w:ascii="Times New Roman"/>
          <w:color w:val="222222"/>
          <w:sz w:val="24"/>
          <w:szCs w:val="24"/>
          <w:u w:color="222222"/>
          <w:shd w:val="clear" w:color="auto" w:fill="FFFFFF"/>
        </w:rPr>
        <w:t>program</w:t>
      </w:r>
      <w:del w:id="382" w:author="Jens Nicolay" w:date="2015-08-21T14:34:00Z">
        <w:r w:rsidDel="00B55E71">
          <w:rPr>
            <w:rFonts w:ascii="Times New Roman"/>
            <w:color w:val="222222"/>
            <w:sz w:val="24"/>
            <w:szCs w:val="24"/>
            <w:u w:color="222222"/>
            <w:shd w:val="clear" w:color="auto" w:fill="FFFFFF"/>
          </w:rPr>
          <w:delText xml:space="preserve"> proposed by Cousot</w:delText>
        </w:r>
      </w:del>
      <w:r>
        <w:rPr>
          <w:rFonts w:ascii="Times New Roman"/>
          <w:color w:val="222222"/>
          <w:sz w:val="24"/>
          <w:szCs w:val="24"/>
          <w:u w:color="222222"/>
          <w:shd w:val="clear" w:color="auto" w:fill="FFFFFF"/>
        </w:rPr>
        <w:t xml:space="preserve">. </w:t>
      </w:r>
      <w:del w:id="383" w:author="Jens Nicolay" w:date="2015-08-21T14:35:00Z">
        <w:r w:rsidDel="00B55E71">
          <w:rPr>
            <w:rFonts w:ascii="Times New Roman"/>
            <w:color w:val="222222"/>
            <w:sz w:val="24"/>
            <w:szCs w:val="24"/>
            <w:u w:color="222222"/>
            <w:shd w:val="clear" w:color="auto" w:fill="FFFFFF"/>
          </w:rPr>
          <w:delText xml:space="preserve">Their </w:delText>
        </w:r>
      </w:del>
      <w:ins w:id="384" w:author="Jens Nicolay" w:date="2015-08-21T14:35:00Z">
        <w:r w:rsidR="00B55E71">
          <w:rPr>
            <w:rFonts w:ascii="Times New Roman"/>
            <w:color w:val="222222"/>
            <w:sz w:val="24"/>
            <w:szCs w:val="24"/>
            <w:u w:color="222222"/>
            <w:shd w:val="clear" w:color="auto" w:fill="FFFFFF"/>
          </w:rPr>
          <w:t>This</w:t>
        </w:r>
        <w:r w:rsidR="00B55E71">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model contains two part</w:t>
      </w:r>
      <w:ins w:id="385" w:author="Jens Nicolay" w:date="2015-08-21T14:35:00Z">
        <w:r w:rsidR="00B55E71">
          <w:rPr>
            <w:rFonts w:ascii="Times New Roman"/>
            <w:color w:val="222222"/>
            <w:sz w:val="24"/>
            <w:szCs w:val="24"/>
            <w:u w:color="222222"/>
            <w:shd w:val="clear" w:color="auto" w:fill="FFFFFF"/>
          </w:rPr>
          <w:t>s</w:t>
        </w:r>
      </w:ins>
      <w:r>
        <w:rPr>
          <w:rFonts w:ascii="Times New Roman"/>
          <w:color w:val="222222"/>
          <w:sz w:val="24"/>
          <w:szCs w:val="24"/>
          <w:u w:color="222222"/>
          <w:shd w:val="clear" w:color="auto" w:fill="FFFFFF"/>
        </w:rPr>
        <w:t>. The</w:t>
      </w:r>
      <w:del w:id="386" w:author="Jens Nicolay" w:date="2015-08-21T14:35:00Z">
        <w:r w:rsidDel="00B55E71">
          <w:rPr>
            <w:rFonts w:ascii="Times New Roman"/>
            <w:color w:val="222222"/>
            <w:sz w:val="24"/>
            <w:szCs w:val="24"/>
            <w:u w:color="222222"/>
            <w:shd w:val="clear" w:color="auto" w:fill="FFFFFF"/>
          </w:rPr>
          <w:delText>y</w:delText>
        </w:r>
      </w:del>
      <w:r>
        <w:rPr>
          <w:rFonts w:ascii="Times New Roman"/>
          <w:color w:val="222222"/>
          <w:sz w:val="24"/>
          <w:szCs w:val="24"/>
          <w:u w:color="222222"/>
          <w:shd w:val="clear" w:color="auto" w:fill="FFFFFF"/>
        </w:rPr>
        <w:t xml:space="preserve"> first </w:t>
      </w:r>
      <w:ins w:id="387" w:author="Jens Nicolay" w:date="2015-08-21T14:35:00Z">
        <w:r w:rsidR="00B55E71">
          <w:rPr>
            <w:rFonts w:ascii="Times New Roman"/>
            <w:color w:val="222222"/>
            <w:sz w:val="24"/>
            <w:szCs w:val="24"/>
            <w:u w:color="222222"/>
            <w:shd w:val="clear" w:color="auto" w:fill="FFFFFF"/>
          </w:rPr>
          <w:t xml:space="preserve">part </w:t>
        </w:r>
      </w:ins>
      <w:r>
        <w:rPr>
          <w:rFonts w:ascii="Times New Roman"/>
          <w:color w:val="222222"/>
          <w:sz w:val="24"/>
          <w:szCs w:val="24"/>
          <w:u w:color="222222"/>
          <w:shd w:val="clear" w:color="auto" w:fill="FFFFFF"/>
        </w:rPr>
        <w:t>abstract</w:t>
      </w:r>
      <w:ins w:id="388" w:author="Jens Nicolay" w:date="2015-08-21T14:35:00Z">
        <w:r w:rsidR="00B55E71">
          <w:rPr>
            <w:rFonts w:ascii="Times New Roman"/>
            <w:color w:val="222222"/>
            <w:sz w:val="24"/>
            <w:szCs w:val="24"/>
            <w:u w:color="222222"/>
            <w:shd w:val="clear" w:color="auto" w:fill="FFFFFF"/>
          </w:rPr>
          <w:t>s</w:t>
        </w:r>
      </w:ins>
      <w:r>
        <w:rPr>
          <w:rFonts w:ascii="Times New Roman"/>
          <w:color w:val="222222"/>
          <w:sz w:val="24"/>
          <w:szCs w:val="24"/>
          <w:u w:color="222222"/>
          <w:shd w:val="clear" w:color="auto" w:fill="FFFFFF"/>
        </w:rPr>
        <w:t xml:space="preserve"> the syntax and semantic</w:t>
      </w:r>
      <w:ins w:id="389" w:author="Jens Nicolay" w:date="2015-08-21T14:35:00Z">
        <w:r w:rsidR="00B55E71">
          <w:rPr>
            <w:rFonts w:ascii="Times New Roman"/>
            <w:color w:val="222222"/>
            <w:sz w:val="24"/>
            <w:szCs w:val="24"/>
            <w:u w:color="222222"/>
            <w:shd w:val="clear" w:color="auto" w:fill="FFFFFF"/>
          </w:rPr>
          <w:t>s</w:t>
        </w:r>
      </w:ins>
      <w:r>
        <w:rPr>
          <w:rFonts w:ascii="Times New Roman"/>
          <w:color w:val="222222"/>
          <w:sz w:val="24"/>
          <w:szCs w:val="24"/>
          <w:u w:color="222222"/>
          <w:shd w:val="clear" w:color="auto" w:fill="FFFFFF"/>
        </w:rPr>
        <w:t xml:space="preserve"> of a program by finite flowchart, and integrate </w:t>
      </w:r>
      <w:ins w:id="390" w:author="Jens Nicolay" w:date="2015-08-21T14:35:00Z">
        <w:r w:rsidR="00B55E71">
          <w:rPr>
            <w:rFonts w:ascii="Times New Roman"/>
            <w:color w:val="222222"/>
            <w:sz w:val="24"/>
            <w:szCs w:val="24"/>
            <w:u w:color="222222"/>
            <w:shd w:val="clear" w:color="auto" w:fill="FFFFFF"/>
          </w:rPr>
          <w:t xml:space="preserve">the </w:t>
        </w:r>
      </w:ins>
      <w:r>
        <w:rPr>
          <w:rFonts w:ascii="Times New Roman"/>
          <w:color w:val="222222"/>
          <w:sz w:val="24"/>
          <w:szCs w:val="24"/>
          <w:u w:color="222222"/>
          <w:shd w:val="clear" w:color="auto" w:fill="FFFFFF"/>
        </w:rPr>
        <w:t xml:space="preserve">semantic model with </w:t>
      </w:r>
      <w:ins w:id="391" w:author="Jens Nicolay" w:date="2015-08-21T14:35:00Z">
        <w:r w:rsidR="00B55E71">
          <w:rPr>
            <w:rFonts w:ascii="Times New Roman"/>
            <w:color w:val="222222"/>
            <w:sz w:val="24"/>
            <w:szCs w:val="24"/>
            <w:u w:color="222222"/>
            <w:shd w:val="clear" w:color="auto" w:fill="FFFFFF"/>
          </w:rPr>
          <w:t xml:space="preserve">a </w:t>
        </w:r>
      </w:ins>
      <w:r>
        <w:rPr>
          <w:rFonts w:ascii="Times New Roman"/>
          <w:color w:val="222222"/>
          <w:sz w:val="24"/>
          <w:szCs w:val="24"/>
          <w:u w:color="222222"/>
          <w:shd w:val="clear" w:color="auto" w:fill="FFFFFF"/>
        </w:rPr>
        <w:t xml:space="preserve">lattice to approximate the behavior. Then </w:t>
      </w:r>
      <w:del w:id="392" w:author="Jens Nicolay" w:date="2015-08-21T14:35:00Z">
        <w:r w:rsidDel="00B55E71">
          <w:rPr>
            <w:rFonts w:ascii="Times New Roman"/>
            <w:color w:val="222222"/>
            <w:sz w:val="24"/>
            <w:szCs w:val="24"/>
            <w:u w:color="222222"/>
            <w:shd w:val="clear" w:color="auto" w:fill="FFFFFF"/>
          </w:rPr>
          <w:delText xml:space="preserve">summary </w:delText>
        </w:r>
      </w:del>
      <w:r>
        <w:rPr>
          <w:rFonts w:ascii="Times New Roman"/>
          <w:color w:val="222222"/>
          <w:sz w:val="24"/>
          <w:szCs w:val="24"/>
          <w:u w:color="222222"/>
          <w:shd w:val="clear" w:color="auto" w:fill="FFFFFF"/>
        </w:rPr>
        <w:t xml:space="preserve">the possible behavior of program </w:t>
      </w:r>
      <w:ins w:id="393" w:author="Jens Nicolay" w:date="2015-08-21T14:35:00Z">
        <w:r w:rsidR="00B55E71">
          <w:rPr>
            <w:rFonts w:ascii="Times New Roman"/>
            <w:color w:val="222222"/>
            <w:sz w:val="24"/>
            <w:szCs w:val="24"/>
            <w:u w:color="222222"/>
            <w:shd w:val="clear" w:color="auto" w:fill="FFFFFF"/>
          </w:rPr>
          <w:t xml:space="preserve">is summarized </w:t>
        </w:r>
      </w:ins>
      <w:r>
        <w:rPr>
          <w:rFonts w:ascii="Times New Roman"/>
          <w:color w:val="222222"/>
          <w:sz w:val="24"/>
          <w:szCs w:val="24"/>
          <w:u w:color="222222"/>
          <w:shd w:val="clear" w:color="auto" w:fill="FFFFFF"/>
        </w:rPr>
        <w:t xml:space="preserve">by </w:t>
      </w:r>
      <w:ins w:id="394" w:author="Jens Nicolay" w:date="2015-08-21T14:35:00Z">
        <w:r w:rsidR="00B55E71">
          <w:rPr>
            <w:rFonts w:ascii="Times New Roman"/>
            <w:color w:val="222222"/>
            <w:sz w:val="24"/>
            <w:szCs w:val="24"/>
            <w:u w:color="222222"/>
            <w:shd w:val="clear" w:color="auto" w:fill="FFFFFF"/>
          </w:rPr>
          <w:t xml:space="preserve">computing the </w:t>
        </w:r>
      </w:ins>
      <w:del w:id="395" w:author="Jens Nicolay" w:date="2015-08-21T14:36:00Z">
        <w:r w:rsidDel="00B55E71">
          <w:rPr>
            <w:rFonts w:ascii="Times New Roman"/>
            <w:color w:val="222222"/>
            <w:sz w:val="24"/>
            <w:szCs w:val="24"/>
            <w:u w:color="222222"/>
            <w:shd w:val="clear" w:color="auto" w:fill="FFFFFF"/>
          </w:rPr>
          <w:delText>sequence states</w:delText>
        </w:r>
      </w:del>
      <w:ins w:id="396" w:author="Jens Nicolay" w:date="2015-08-21T14:36:00Z">
        <w:r w:rsidR="00B55E71">
          <w:rPr>
            <w:rFonts w:ascii="Times New Roman"/>
            <w:color w:val="222222"/>
            <w:sz w:val="24"/>
            <w:szCs w:val="24"/>
            <w:u w:color="222222"/>
            <w:shd w:val="clear" w:color="auto" w:fill="FFFFFF"/>
          </w:rPr>
          <w:t>state graph</w:t>
        </w:r>
      </w:ins>
      <w:r>
        <w:rPr>
          <w:rFonts w:ascii="Times New Roman"/>
          <w:color w:val="222222"/>
          <w:sz w:val="24"/>
          <w:szCs w:val="24"/>
          <w:u w:color="222222"/>
          <w:shd w:val="clear" w:color="auto" w:fill="FFFFFF"/>
        </w:rPr>
        <w:t xml:space="preserve"> during execution. In the second part of this chapter, we introduce</w:t>
      </w:r>
      <w:ins w:id="397" w:author="Jens Nicolay" w:date="2015-08-21T14:36:00Z">
        <w:r w:rsidR="00B55E71">
          <w:rPr>
            <w:rFonts w:ascii="Times New Roman"/>
            <w:color w:val="222222"/>
            <w:sz w:val="24"/>
            <w:szCs w:val="24"/>
            <w:u w:color="222222"/>
            <w:shd w:val="clear" w:color="auto" w:fill="FFFFFF"/>
          </w:rPr>
          <w:t>d</w:t>
        </w:r>
      </w:ins>
      <w:r>
        <w:rPr>
          <w:rFonts w:ascii="Times New Roman"/>
          <w:color w:val="222222"/>
          <w:sz w:val="24"/>
          <w:szCs w:val="24"/>
          <w:u w:color="222222"/>
          <w:shd w:val="clear" w:color="auto" w:fill="FFFFFF"/>
        </w:rPr>
        <w:t xml:space="preserve"> static analysis</w:t>
      </w:r>
      <w:ins w:id="398" w:author="Jens Nicolay" w:date="2015-08-21T14:36:00Z">
        <w:r w:rsidR="00B55E71">
          <w:rPr>
            <w:rFonts w:ascii="Times New Roman"/>
            <w:color w:val="222222"/>
            <w:sz w:val="24"/>
            <w:szCs w:val="24"/>
            <w:u w:color="222222"/>
            <w:shd w:val="clear" w:color="auto" w:fill="FFFFFF"/>
          </w:rPr>
          <w:t>,</w:t>
        </w:r>
      </w:ins>
      <w:r>
        <w:rPr>
          <w:rFonts w:ascii="Times New Roman"/>
          <w:color w:val="222222"/>
          <w:sz w:val="24"/>
          <w:szCs w:val="24"/>
          <w:u w:color="222222"/>
          <w:shd w:val="clear" w:color="auto" w:fill="FFFFFF"/>
        </w:rPr>
        <w:t xml:space="preserve"> which is most widely used pattern in setting up abstract interpretation. In the same section, we mainly introduced Galois connection</w:t>
      </w:r>
      <w:ins w:id="399" w:author="Jens Nicolay" w:date="2015-08-21T14:36:00Z">
        <w:r w:rsidR="00B55E71">
          <w:rPr>
            <w:rFonts w:ascii="Times New Roman"/>
            <w:color w:val="222222"/>
            <w:sz w:val="24"/>
            <w:szCs w:val="24"/>
            <w:u w:color="222222"/>
            <w:shd w:val="clear" w:color="auto" w:fill="FFFFFF"/>
          </w:rPr>
          <w:t>,</w:t>
        </w:r>
      </w:ins>
      <w:r>
        <w:rPr>
          <w:rFonts w:ascii="Times New Roman"/>
          <w:color w:val="222222"/>
          <w:sz w:val="24"/>
          <w:szCs w:val="24"/>
          <w:u w:color="222222"/>
          <w:shd w:val="clear" w:color="auto" w:fill="FFFFFF"/>
        </w:rPr>
        <w:t xml:space="preserve"> which is a common </w:t>
      </w:r>
      <w:del w:id="400" w:author="Jens Nicolay" w:date="2015-08-21T14:36:00Z">
        <w:r w:rsidDel="00B55E71">
          <w:rPr>
            <w:rFonts w:ascii="Times New Roman"/>
            <w:color w:val="222222"/>
            <w:sz w:val="24"/>
            <w:szCs w:val="24"/>
            <w:u w:color="222222"/>
            <w:shd w:val="clear" w:color="auto" w:fill="FFFFFF"/>
          </w:rPr>
          <w:delText xml:space="preserve">method </w:delText>
        </w:r>
      </w:del>
      <w:ins w:id="401" w:author="Jens Nicolay" w:date="2015-08-21T14:36:00Z">
        <w:r w:rsidR="00B55E71">
          <w:rPr>
            <w:rFonts w:ascii="Times New Roman"/>
            <w:color w:val="222222"/>
            <w:sz w:val="24"/>
            <w:szCs w:val="24"/>
            <w:u w:color="222222"/>
            <w:shd w:val="clear" w:color="auto" w:fill="FFFFFF"/>
          </w:rPr>
          <w:t>formalism</w:t>
        </w:r>
        <w:r w:rsidR="00B55E71">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 xml:space="preserve">to </w:t>
      </w:r>
      <w:del w:id="402" w:author="Jens Nicolay" w:date="2015-08-21T14:36:00Z">
        <w:r w:rsidDel="00B55E71">
          <w:rPr>
            <w:rFonts w:ascii="Times New Roman"/>
            <w:color w:val="222222"/>
            <w:sz w:val="24"/>
            <w:szCs w:val="24"/>
            <w:u w:color="222222"/>
            <w:shd w:val="clear" w:color="auto" w:fill="FFFFFF"/>
          </w:rPr>
          <w:delText xml:space="preserve">build </w:delText>
        </w:r>
      </w:del>
      <w:ins w:id="403" w:author="Jens Nicolay" w:date="2015-08-21T14:36:00Z">
        <w:r w:rsidR="00B55E71">
          <w:rPr>
            <w:rFonts w:ascii="Times New Roman"/>
            <w:color w:val="222222"/>
            <w:sz w:val="24"/>
            <w:szCs w:val="24"/>
            <w:u w:color="222222"/>
            <w:shd w:val="clear" w:color="auto" w:fill="FFFFFF"/>
          </w:rPr>
          <w:t>establish</w:t>
        </w:r>
        <w:r w:rsidR="00B55E71">
          <w:rPr>
            <w:rFonts w:ascii="Times New Roman"/>
            <w:color w:val="222222"/>
            <w:sz w:val="24"/>
            <w:szCs w:val="24"/>
            <w:u w:color="222222"/>
            <w:shd w:val="clear" w:color="auto" w:fill="FFFFFF"/>
          </w:rPr>
          <w:t xml:space="preserve"> </w:t>
        </w:r>
        <w:r w:rsidR="00B55E71">
          <w:rPr>
            <w:rFonts w:ascii="Times New Roman"/>
            <w:color w:val="222222"/>
            <w:sz w:val="24"/>
            <w:szCs w:val="24"/>
            <w:u w:color="222222"/>
            <w:shd w:val="clear" w:color="auto" w:fill="FFFFFF"/>
          </w:rPr>
          <w:t xml:space="preserve">a </w:t>
        </w:r>
      </w:ins>
      <w:r>
        <w:rPr>
          <w:rFonts w:ascii="Times New Roman"/>
          <w:color w:val="222222"/>
          <w:sz w:val="24"/>
          <w:szCs w:val="24"/>
          <w:u w:color="222222"/>
          <w:shd w:val="clear" w:color="auto" w:fill="FFFFFF"/>
        </w:rPr>
        <w:t>connection between concrete data and abstract</w:t>
      </w:r>
      <w:del w:id="404" w:author="Jens Nicolay" w:date="2015-08-21T14:36:00Z">
        <w:r w:rsidDel="00B55E71">
          <w:rPr>
            <w:rFonts w:ascii="Times New Roman"/>
            <w:color w:val="222222"/>
            <w:sz w:val="24"/>
            <w:szCs w:val="24"/>
            <w:u w:color="222222"/>
            <w:shd w:val="clear" w:color="auto" w:fill="FFFFFF"/>
          </w:rPr>
          <w:delText>ion</w:delText>
        </w:r>
      </w:del>
      <w:r>
        <w:rPr>
          <w:rFonts w:ascii="Times New Roman"/>
          <w:color w:val="222222"/>
          <w:sz w:val="24"/>
          <w:szCs w:val="24"/>
          <w:u w:color="222222"/>
          <w:shd w:val="clear" w:color="auto" w:fill="FFFFFF"/>
        </w:rPr>
        <w:t xml:space="preserve"> data. In the </w:t>
      </w:r>
      <w:del w:id="405" w:author="Jens Nicolay" w:date="2015-08-21T14:36:00Z">
        <w:r w:rsidDel="00B55E71">
          <w:rPr>
            <w:rFonts w:ascii="Times New Roman"/>
            <w:color w:val="222222"/>
            <w:sz w:val="24"/>
            <w:szCs w:val="24"/>
            <w:u w:color="222222"/>
            <w:shd w:val="clear" w:color="auto" w:fill="FFFFFF"/>
          </w:rPr>
          <w:delText>last</w:delText>
        </w:r>
      </w:del>
      <w:ins w:id="406" w:author="Jens Nicolay" w:date="2015-08-21T14:36:00Z">
        <w:r w:rsidR="00B55E71">
          <w:rPr>
            <w:rFonts w:ascii="Times New Roman"/>
            <w:color w:val="222222"/>
            <w:sz w:val="24"/>
            <w:szCs w:val="24"/>
            <w:u w:color="222222"/>
            <w:shd w:val="clear" w:color="auto" w:fill="FFFFFF"/>
          </w:rPr>
          <w:t>final part of this chapter</w:t>
        </w:r>
      </w:ins>
      <w:r>
        <w:rPr>
          <w:rFonts w:ascii="Times New Roman"/>
          <w:color w:val="222222"/>
          <w:sz w:val="24"/>
          <w:szCs w:val="24"/>
          <w:u w:color="222222"/>
          <w:shd w:val="clear" w:color="auto" w:fill="FFFFFF"/>
        </w:rPr>
        <w:t xml:space="preserve">, we </w:t>
      </w:r>
      <w:del w:id="407" w:author="Jens Nicolay" w:date="2015-08-21T14:37:00Z">
        <w:r w:rsidDel="00B55E71">
          <w:rPr>
            <w:rFonts w:ascii="Times New Roman"/>
            <w:color w:val="222222"/>
            <w:sz w:val="24"/>
            <w:szCs w:val="24"/>
            <w:u w:color="222222"/>
            <w:shd w:val="clear" w:color="auto" w:fill="FFFFFF"/>
          </w:rPr>
          <w:delText xml:space="preserve">introduce </w:delText>
        </w:r>
      </w:del>
      <w:ins w:id="408" w:author="Jens Nicolay" w:date="2015-08-21T14:37:00Z">
        <w:r w:rsidR="00B55E71">
          <w:rPr>
            <w:rFonts w:ascii="Times New Roman"/>
            <w:color w:val="222222"/>
            <w:sz w:val="24"/>
            <w:szCs w:val="24"/>
            <w:u w:color="222222"/>
            <w:shd w:val="clear" w:color="auto" w:fill="FFFFFF"/>
          </w:rPr>
          <w:t>discussed</w:t>
        </w:r>
        <w:r w:rsidR="00B55E71">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 xml:space="preserve">essential </w:t>
      </w:r>
      <w:del w:id="409" w:author="Jens Nicolay" w:date="2015-08-21T14:37:00Z">
        <w:r w:rsidDel="00B55E71">
          <w:rPr>
            <w:rFonts w:ascii="Times New Roman"/>
            <w:color w:val="222222"/>
            <w:sz w:val="24"/>
            <w:szCs w:val="24"/>
            <w:u w:color="222222"/>
            <w:shd w:val="clear" w:color="auto" w:fill="FFFFFF"/>
          </w:rPr>
          <w:delText xml:space="preserve">implementation </w:delText>
        </w:r>
      </w:del>
      <w:r>
        <w:rPr>
          <w:rFonts w:ascii="Times New Roman"/>
          <w:color w:val="222222"/>
          <w:sz w:val="24"/>
          <w:szCs w:val="24"/>
          <w:u w:color="222222"/>
          <w:shd w:val="clear" w:color="auto" w:fill="FFFFFF"/>
        </w:rPr>
        <w:t xml:space="preserve">design </w:t>
      </w:r>
      <w:ins w:id="410" w:author="Jens Nicolay" w:date="2015-08-21T14:37:00Z">
        <w:r w:rsidR="00B55E71">
          <w:rPr>
            <w:rFonts w:ascii="Times New Roman"/>
            <w:color w:val="222222"/>
            <w:sz w:val="24"/>
            <w:szCs w:val="24"/>
            <w:u w:color="222222"/>
            <w:shd w:val="clear" w:color="auto" w:fill="FFFFFF"/>
          </w:rPr>
          <w:t xml:space="preserve">issues </w:t>
        </w:r>
      </w:ins>
      <w:r>
        <w:rPr>
          <w:rFonts w:ascii="Times New Roman"/>
          <w:color w:val="222222"/>
          <w:sz w:val="24"/>
          <w:szCs w:val="24"/>
          <w:u w:color="222222"/>
          <w:shd w:val="clear" w:color="auto" w:fill="FFFFFF"/>
        </w:rPr>
        <w:t>of two types of abstract interpreter</w:t>
      </w:r>
      <w:ins w:id="411" w:author="Jens Nicolay" w:date="2015-08-21T14:37:00Z">
        <w:r w:rsidR="00B55E71">
          <w:rPr>
            <w:rFonts w:ascii="Times New Roman"/>
            <w:color w:val="222222"/>
            <w:sz w:val="24"/>
            <w:szCs w:val="24"/>
            <w:u w:color="222222"/>
            <w:shd w:val="clear" w:color="auto" w:fill="FFFFFF"/>
          </w:rPr>
          <w:t>s</w:t>
        </w:r>
      </w:ins>
      <w:r>
        <w:rPr>
          <w:rFonts w:ascii="Times New Roman"/>
          <w:color w:val="222222"/>
          <w:sz w:val="24"/>
          <w:szCs w:val="24"/>
          <w:u w:color="222222"/>
          <w:shd w:val="clear" w:color="auto" w:fill="FFFFFF"/>
        </w:rPr>
        <w:t xml:space="preserve"> </w:t>
      </w:r>
      <w:del w:id="412" w:author="Jens Nicolay" w:date="2015-08-21T14:37:00Z">
        <w:r w:rsidDel="00B55E71">
          <w:rPr>
            <w:rFonts w:ascii="Times New Roman"/>
            <w:color w:val="222222"/>
            <w:sz w:val="24"/>
            <w:szCs w:val="24"/>
            <w:u w:color="222222"/>
            <w:shd w:val="clear" w:color="auto" w:fill="FFFFFF"/>
          </w:rPr>
          <w:delText xml:space="preserve">which </w:delText>
        </w:r>
      </w:del>
      <w:ins w:id="413" w:author="Jens Nicolay" w:date="2015-08-21T14:37:00Z">
        <w:r w:rsidR="00B55E71">
          <w:rPr>
            <w:rFonts w:ascii="Times New Roman"/>
            <w:color w:val="222222"/>
            <w:sz w:val="24"/>
            <w:szCs w:val="24"/>
            <w:u w:color="222222"/>
            <w:shd w:val="clear" w:color="auto" w:fill="FFFFFF"/>
          </w:rPr>
          <w:t>that</w:t>
        </w:r>
        <w:r w:rsidR="00B55E71">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 xml:space="preserve">can be used as a framework to </w:t>
      </w:r>
      <w:del w:id="414" w:author="Jens Nicolay" w:date="2015-08-21T14:37:00Z">
        <w:r w:rsidDel="00B55E71">
          <w:rPr>
            <w:rFonts w:ascii="Times New Roman"/>
            <w:color w:val="222222"/>
            <w:sz w:val="24"/>
            <w:szCs w:val="24"/>
            <w:u w:color="222222"/>
            <w:shd w:val="clear" w:color="auto" w:fill="FFFFFF"/>
          </w:rPr>
          <w:delText xml:space="preserve">do </w:delText>
        </w:r>
      </w:del>
      <w:ins w:id="415" w:author="Jens Nicolay" w:date="2015-08-21T14:37:00Z">
        <w:r w:rsidR="00B55E71">
          <w:rPr>
            <w:rFonts w:ascii="Times New Roman"/>
            <w:color w:val="222222"/>
            <w:sz w:val="24"/>
            <w:szCs w:val="24"/>
            <w:u w:color="222222"/>
            <w:shd w:val="clear" w:color="auto" w:fill="FFFFFF"/>
          </w:rPr>
          <w:t>perform</w:t>
        </w:r>
        <w:r w:rsidR="00B55E71">
          <w:rPr>
            <w:rFonts w:ascii="Times New Roman"/>
            <w:color w:val="222222"/>
            <w:sz w:val="24"/>
            <w:szCs w:val="24"/>
            <w:u w:color="222222"/>
            <w:shd w:val="clear" w:color="auto" w:fill="FFFFFF"/>
          </w:rPr>
          <w:t xml:space="preserve"> </w:t>
        </w:r>
      </w:ins>
      <w:r>
        <w:rPr>
          <w:rFonts w:ascii="Times New Roman"/>
          <w:color w:val="222222"/>
          <w:sz w:val="24"/>
          <w:szCs w:val="24"/>
          <w:u w:color="222222"/>
          <w:shd w:val="clear" w:color="auto" w:fill="FFFFFF"/>
        </w:rPr>
        <w:t>static analysis. One is a machine based interpreter proposed by Felleisen. Here, we mainly introduced the idea of C, E, S, K components. Another one is meta-circular evaluator</w:t>
      </w:r>
      <w:ins w:id="416" w:author="Jens Nicolay" w:date="2015-08-21T14:37:00Z">
        <w:r w:rsidR="00B55E71">
          <w:rPr>
            <w:rFonts w:ascii="Times New Roman"/>
            <w:color w:val="222222"/>
            <w:sz w:val="24"/>
            <w:szCs w:val="24"/>
            <w:u w:color="222222"/>
            <w:shd w:val="clear" w:color="auto" w:fill="FFFFFF"/>
          </w:rPr>
          <w:t>,</w:t>
        </w:r>
      </w:ins>
      <w:r>
        <w:rPr>
          <w:rFonts w:ascii="Times New Roman"/>
          <w:color w:val="222222"/>
          <w:sz w:val="24"/>
          <w:szCs w:val="24"/>
          <w:u w:color="222222"/>
          <w:shd w:val="clear" w:color="auto" w:fill="FFFFFF"/>
        </w:rPr>
        <w:t xml:space="preserve"> and we gave an overview of essential process to evaluate a language by </w:t>
      </w:r>
      <w:r>
        <w:rPr>
          <w:rFonts w:ascii="Times New Roman"/>
          <w:i/>
          <w:iCs/>
          <w:color w:val="222222"/>
          <w:sz w:val="24"/>
          <w:szCs w:val="24"/>
          <w:u w:color="222222"/>
          <w:shd w:val="clear" w:color="auto" w:fill="FFFFFF"/>
        </w:rPr>
        <w:t>eval-apply</w:t>
      </w:r>
      <w:r>
        <w:rPr>
          <w:rFonts w:ascii="Times New Roman"/>
          <w:color w:val="222222"/>
          <w:sz w:val="24"/>
          <w:szCs w:val="24"/>
          <w:u w:color="222222"/>
          <w:shd w:val="clear" w:color="auto" w:fill="FFFFFF"/>
        </w:rPr>
        <w:t xml:space="preserve"> cycle. Both of these two </w:t>
      </w:r>
      <w:ins w:id="417" w:author="Jens Nicolay" w:date="2015-08-21T14:37:00Z">
        <w:r w:rsidR="00B55E71">
          <w:rPr>
            <w:rFonts w:ascii="Times New Roman"/>
            <w:color w:val="222222"/>
            <w:sz w:val="24"/>
            <w:szCs w:val="24"/>
            <w:u w:color="222222"/>
            <w:shd w:val="clear" w:color="auto" w:fill="FFFFFF"/>
          </w:rPr>
          <w:t xml:space="preserve">styles of </w:t>
        </w:r>
      </w:ins>
      <w:r>
        <w:rPr>
          <w:rFonts w:ascii="Times New Roman"/>
          <w:color w:val="222222"/>
          <w:sz w:val="24"/>
          <w:szCs w:val="24"/>
          <w:u w:color="222222"/>
          <w:shd w:val="clear" w:color="auto" w:fill="FFFFFF"/>
        </w:rPr>
        <w:t>interpreter</w:t>
      </w:r>
      <w:ins w:id="418" w:author="Jens Nicolay" w:date="2015-08-21T14:37:00Z">
        <w:r w:rsidR="00B55E71">
          <w:rPr>
            <w:rFonts w:ascii="Times New Roman"/>
            <w:color w:val="222222"/>
            <w:sz w:val="24"/>
            <w:szCs w:val="24"/>
            <w:u w:color="222222"/>
            <w:shd w:val="clear" w:color="auto" w:fill="FFFFFF"/>
          </w:rPr>
          <w:t>s</w:t>
        </w:r>
      </w:ins>
      <w:r>
        <w:rPr>
          <w:rFonts w:ascii="Times New Roman"/>
          <w:color w:val="222222"/>
          <w:sz w:val="24"/>
          <w:szCs w:val="24"/>
          <w:u w:color="222222"/>
          <w:shd w:val="clear" w:color="auto" w:fill="FFFFFF"/>
        </w:rPr>
        <w:t xml:space="preserve"> </w:t>
      </w:r>
      <w:del w:id="419" w:author="Jens Nicolay" w:date="2015-08-21T14:38:00Z">
        <w:r w:rsidDel="00B55E71">
          <w:rPr>
            <w:rFonts w:ascii="Times New Roman"/>
            <w:color w:val="222222"/>
            <w:sz w:val="24"/>
            <w:szCs w:val="24"/>
            <w:u w:color="222222"/>
            <w:shd w:val="clear" w:color="auto" w:fill="FFFFFF"/>
          </w:rPr>
          <w:delText xml:space="preserve">styles </w:delText>
        </w:r>
      </w:del>
      <w:r>
        <w:rPr>
          <w:rFonts w:ascii="Times New Roman"/>
          <w:color w:val="222222"/>
          <w:sz w:val="24"/>
          <w:szCs w:val="24"/>
          <w:u w:color="222222"/>
          <w:shd w:val="clear" w:color="auto" w:fill="FFFFFF"/>
        </w:rPr>
        <w:t xml:space="preserve">are </w:t>
      </w:r>
      <w:del w:id="420" w:author="Jens Nicolay" w:date="2015-08-21T14:38:00Z">
        <w:r w:rsidDel="00810D22">
          <w:rPr>
            <w:rFonts w:ascii="Times New Roman"/>
            <w:color w:val="222222"/>
            <w:sz w:val="24"/>
            <w:szCs w:val="24"/>
            <w:u w:color="222222"/>
            <w:shd w:val="clear" w:color="auto" w:fill="FFFFFF"/>
          </w:rPr>
          <w:delText>written interpreter (evaluator)</w:delText>
        </w:r>
      </w:del>
      <w:ins w:id="421" w:author="Jens Nicolay" w:date="2015-08-21T14:38:00Z">
        <w:r w:rsidR="00810D22">
          <w:rPr>
            <w:rFonts w:ascii="Times New Roman"/>
            <w:color w:val="222222"/>
            <w:sz w:val="24"/>
            <w:szCs w:val="24"/>
            <w:u w:color="222222"/>
            <w:shd w:val="clear" w:color="auto" w:fill="FFFFFF"/>
          </w:rPr>
          <w:t>interpreted</w:t>
        </w:r>
      </w:ins>
      <w:r>
        <w:rPr>
          <w:rFonts w:ascii="Times New Roman"/>
          <w:color w:val="222222"/>
          <w:sz w:val="24"/>
          <w:szCs w:val="24"/>
          <w:u w:color="222222"/>
          <w:shd w:val="clear" w:color="auto" w:fill="FFFFFF"/>
        </w:rPr>
        <w:t xml:space="preserve"> by </w:t>
      </w:r>
      <w:ins w:id="422" w:author="Jens Nicolay" w:date="2015-08-21T14:38:00Z">
        <w:r w:rsidR="00810D22">
          <w:rPr>
            <w:rFonts w:ascii="Times New Roman"/>
            <w:color w:val="222222"/>
            <w:sz w:val="24"/>
            <w:szCs w:val="24"/>
            <w:u w:color="222222"/>
            <w:shd w:val="clear" w:color="auto" w:fill="FFFFFF"/>
          </w:rPr>
          <w:t xml:space="preserve">the same </w:t>
        </w:r>
      </w:ins>
      <w:r>
        <w:rPr>
          <w:rFonts w:ascii="Times New Roman"/>
          <w:color w:val="222222"/>
          <w:sz w:val="24"/>
          <w:szCs w:val="24"/>
          <w:u w:color="222222"/>
          <w:shd w:val="clear" w:color="auto" w:fill="FFFFFF"/>
        </w:rPr>
        <w:t xml:space="preserve">language </w:t>
      </w:r>
      <w:ins w:id="423" w:author="Jens Nicolay" w:date="2015-08-21T14:38:00Z">
        <w:r w:rsidR="00810D22">
          <w:rPr>
            <w:rFonts w:ascii="Times New Roman"/>
            <w:color w:val="222222"/>
            <w:sz w:val="24"/>
            <w:szCs w:val="24"/>
            <w:u w:color="222222"/>
            <w:shd w:val="clear" w:color="auto" w:fill="FFFFFF"/>
          </w:rPr>
          <w:t xml:space="preserve">that </w:t>
        </w:r>
      </w:ins>
      <w:del w:id="424" w:author="Jens Nicolay" w:date="2015-08-21T14:38:00Z">
        <w:r w:rsidDel="00810D22">
          <w:rPr>
            <w:rFonts w:ascii="Times New Roman"/>
            <w:color w:val="222222"/>
            <w:sz w:val="24"/>
            <w:szCs w:val="24"/>
            <w:u w:color="222222"/>
            <w:shd w:val="clear" w:color="auto" w:fill="FFFFFF"/>
          </w:rPr>
          <w:delText>are being interpreted</w:delText>
        </w:r>
      </w:del>
      <w:ins w:id="425" w:author="Jens Nicolay" w:date="2015-08-21T14:38:00Z">
        <w:r w:rsidR="00810D22">
          <w:rPr>
            <w:rFonts w:ascii="Times New Roman"/>
            <w:color w:val="222222"/>
            <w:sz w:val="24"/>
            <w:szCs w:val="24"/>
            <w:u w:color="222222"/>
            <w:shd w:val="clear" w:color="auto" w:fill="FFFFFF"/>
          </w:rPr>
          <w:t>they are interpreting</w:t>
        </w:r>
      </w:ins>
      <w:r>
        <w:rPr>
          <w:rFonts w:ascii="Times New Roman"/>
          <w:color w:val="222222"/>
          <w:sz w:val="24"/>
          <w:szCs w:val="24"/>
          <w:u w:color="222222"/>
          <w:shd w:val="clear" w:color="auto" w:fill="FFFFFF"/>
        </w:rPr>
        <w:t xml:space="preserve"> </w:t>
      </w:r>
      <w:del w:id="426" w:author="Jens Nicolay" w:date="2015-08-21T14:38:00Z">
        <w:r w:rsidDel="00810D22">
          <w:rPr>
            <w:rFonts w:ascii="Times New Roman"/>
            <w:color w:val="222222"/>
            <w:sz w:val="24"/>
            <w:szCs w:val="24"/>
            <w:u w:color="222222"/>
            <w:shd w:val="clear" w:color="auto" w:fill="FFFFFF"/>
          </w:rPr>
          <w:delText>itself</w:delText>
        </w:r>
      </w:del>
      <w:ins w:id="427" w:author="Jens Nicolay" w:date="2015-08-21T14:38:00Z">
        <w:r w:rsidR="00810D22">
          <w:rPr>
            <w:rFonts w:ascii="Times New Roman"/>
            <w:color w:val="222222"/>
            <w:sz w:val="24"/>
            <w:szCs w:val="24"/>
            <w:u w:color="222222"/>
            <w:shd w:val="clear" w:color="auto" w:fill="FFFFFF"/>
          </w:rPr>
          <w:t>them</w:t>
        </w:r>
        <w:r w:rsidR="00810D22">
          <w:rPr>
            <w:rFonts w:ascii="Times New Roman"/>
            <w:color w:val="222222"/>
            <w:sz w:val="24"/>
            <w:szCs w:val="24"/>
            <w:u w:color="222222"/>
            <w:shd w:val="clear" w:color="auto" w:fill="FFFFFF"/>
          </w:rPr>
          <w:t>sel</w:t>
        </w:r>
        <w:r w:rsidR="00810D22">
          <w:rPr>
            <w:rFonts w:ascii="Times New Roman"/>
            <w:color w:val="222222"/>
            <w:sz w:val="24"/>
            <w:szCs w:val="24"/>
            <w:u w:color="222222"/>
            <w:shd w:val="clear" w:color="auto" w:fill="FFFFFF"/>
          </w:rPr>
          <w:t>ves</w:t>
        </w:r>
      </w:ins>
      <w:r>
        <w:rPr>
          <w:rFonts w:ascii="Times New Roman"/>
          <w:color w:val="222222"/>
          <w:sz w:val="24"/>
          <w:szCs w:val="24"/>
          <w:u w:color="222222"/>
          <w:shd w:val="clear" w:color="auto" w:fill="FFFFFF"/>
        </w:rPr>
        <w:t xml:space="preserve">. In </w:t>
      </w:r>
      <w:del w:id="428" w:author="Jens Nicolay" w:date="2015-08-21T14:39:00Z">
        <w:r w:rsidDel="00810D22">
          <w:rPr>
            <w:rFonts w:ascii="Times New Roman"/>
            <w:color w:val="222222"/>
            <w:sz w:val="24"/>
            <w:szCs w:val="24"/>
            <w:u w:color="222222"/>
            <w:shd w:val="clear" w:color="auto" w:fill="FFFFFF"/>
          </w:rPr>
          <w:delText xml:space="preserve">the </w:delText>
        </w:r>
      </w:del>
      <w:r>
        <w:rPr>
          <w:rFonts w:ascii="Times New Roman"/>
          <w:color w:val="222222"/>
          <w:sz w:val="24"/>
          <w:szCs w:val="24"/>
          <w:u w:color="222222"/>
          <w:shd w:val="clear" w:color="auto" w:fill="FFFFFF"/>
        </w:rPr>
        <w:t xml:space="preserve">view of these two </w:t>
      </w:r>
      <w:ins w:id="429" w:author="Jens Nicolay" w:date="2015-08-21T14:39:00Z">
        <w:r w:rsidR="00810D22">
          <w:rPr>
            <w:rFonts w:ascii="Times New Roman"/>
            <w:color w:val="222222"/>
            <w:sz w:val="24"/>
            <w:szCs w:val="24"/>
            <w:u w:color="222222"/>
            <w:shd w:val="clear" w:color="auto" w:fill="FFFFFF"/>
          </w:rPr>
          <w:t xml:space="preserve">styles of </w:t>
        </w:r>
      </w:ins>
      <w:r>
        <w:rPr>
          <w:rFonts w:ascii="Times New Roman"/>
          <w:color w:val="222222"/>
          <w:sz w:val="24"/>
          <w:szCs w:val="24"/>
          <w:u w:color="222222"/>
          <w:shd w:val="clear" w:color="auto" w:fill="FFFFFF"/>
        </w:rPr>
        <w:t>interpreter</w:t>
      </w:r>
      <w:del w:id="430" w:author="Jens Nicolay" w:date="2015-08-21T14:39:00Z">
        <w:r w:rsidDel="00810D22">
          <w:rPr>
            <w:rFonts w:ascii="Times New Roman"/>
            <w:color w:val="222222"/>
            <w:sz w:val="24"/>
            <w:szCs w:val="24"/>
            <w:u w:color="222222"/>
            <w:shd w:val="clear" w:color="auto" w:fill="FFFFFF"/>
          </w:rPr>
          <w:delText xml:space="preserve"> style</w:delText>
        </w:r>
      </w:del>
      <w:r>
        <w:rPr>
          <w:rFonts w:ascii="Times New Roman"/>
          <w:color w:val="222222"/>
          <w:sz w:val="24"/>
          <w:szCs w:val="24"/>
          <w:u w:color="222222"/>
          <w:shd w:val="clear" w:color="auto" w:fill="FFFFFF"/>
        </w:rPr>
        <w:t xml:space="preserve">, we can further design </w:t>
      </w:r>
      <w:ins w:id="431" w:author="Jens Nicolay" w:date="2015-08-21T14:39:00Z">
        <w:r w:rsidR="00810D22">
          <w:rPr>
            <w:rFonts w:ascii="Times New Roman"/>
            <w:color w:val="222222"/>
            <w:sz w:val="24"/>
            <w:szCs w:val="24"/>
            <w:u w:color="222222"/>
            <w:shd w:val="clear" w:color="auto" w:fill="FFFFFF"/>
          </w:rPr>
          <w:t xml:space="preserve">an </w:t>
        </w:r>
      </w:ins>
      <w:r>
        <w:rPr>
          <w:rFonts w:ascii="Times New Roman"/>
          <w:color w:val="222222"/>
          <w:sz w:val="24"/>
          <w:szCs w:val="24"/>
          <w:u w:color="222222"/>
          <w:shd w:val="clear" w:color="auto" w:fill="FFFFFF"/>
        </w:rPr>
        <w:t xml:space="preserve">abstract interpretation in different applications. As we mentioned </w:t>
      </w:r>
      <w:del w:id="432" w:author="Jens Nicolay" w:date="2015-08-21T14:39:00Z">
        <w:r w:rsidDel="00810D22">
          <w:rPr>
            <w:rFonts w:ascii="Times New Roman"/>
            <w:color w:val="222222"/>
            <w:sz w:val="24"/>
            <w:szCs w:val="24"/>
            <w:u w:color="222222"/>
            <w:shd w:val="clear" w:color="auto" w:fill="FFFFFF"/>
          </w:rPr>
          <w:delText xml:space="preserve">at </w:delText>
        </w:r>
      </w:del>
      <w:ins w:id="433" w:author="Jens Nicolay" w:date="2015-08-21T14:39:00Z">
        <w:r w:rsidR="00810D22">
          <w:rPr>
            <w:rFonts w:ascii="Times New Roman"/>
            <w:color w:val="222222"/>
            <w:sz w:val="24"/>
            <w:szCs w:val="24"/>
            <w:u w:color="222222"/>
            <w:shd w:val="clear" w:color="auto" w:fill="FFFFFF"/>
          </w:rPr>
          <w:t>in</w:t>
        </w:r>
        <w:r w:rsidR="00810D22">
          <w:rPr>
            <w:rFonts w:ascii="Times New Roman"/>
            <w:color w:val="222222"/>
            <w:sz w:val="24"/>
            <w:szCs w:val="24"/>
            <w:u w:color="222222"/>
            <w:shd w:val="clear" w:color="auto" w:fill="FFFFFF"/>
          </w:rPr>
          <w:t xml:space="preserve"> </w:t>
        </w:r>
        <w:r w:rsidR="00810D22">
          <w:rPr>
            <w:rFonts w:ascii="Times New Roman"/>
            <w:color w:val="222222"/>
            <w:sz w:val="24"/>
            <w:szCs w:val="24"/>
            <w:u w:color="222222"/>
            <w:shd w:val="clear" w:color="auto" w:fill="FFFFFF"/>
          </w:rPr>
          <w:t xml:space="preserve">the </w:t>
        </w:r>
      </w:ins>
      <w:r>
        <w:rPr>
          <w:rFonts w:ascii="Times New Roman"/>
          <w:color w:val="222222"/>
          <w:sz w:val="24"/>
          <w:szCs w:val="24"/>
          <w:u w:color="222222"/>
          <w:shd w:val="clear" w:color="auto" w:fill="FFFFFF"/>
        </w:rPr>
        <w:t>begin</w:t>
      </w:r>
      <w:ins w:id="434" w:author="Jens Nicolay" w:date="2015-08-21T14:39:00Z">
        <w:r w:rsidR="00810D22">
          <w:rPr>
            <w:rFonts w:ascii="Times New Roman"/>
            <w:color w:val="222222"/>
            <w:sz w:val="24"/>
            <w:szCs w:val="24"/>
            <w:u w:color="222222"/>
            <w:shd w:val="clear" w:color="auto" w:fill="FFFFFF"/>
          </w:rPr>
          <w:t>ning</w:t>
        </w:r>
      </w:ins>
      <w:r>
        <w:rPr>
          <w:rFonts w:ascii="Times New Roman"/>
          <w:color w:val="222222"/>
          <w:sz w:val="24"/>
          <w:szCs w:val="24"/>
          <w:u w:color="222222"/>
          <w:shd w:val="clear" w:color="auto" w:fill="FFFFFF"/>
        </w:rPr>
        <w:t xml:space="preserve">, our tier splitting tool is erected on CESK-machine </w:t>
      </w:r>
      <w:del w:id="435" w:author="Jens Nicolay" w:date="2015-08-21T14:39:00Z">
        <w:r w:rsidDel="00810D22">
          <w:rPr>
            <w:rFonts w:ascii="Times New Roman"/>
            <w:color w:val="222222"/>
            <w:sz w:val="24"/>
            <w:szCs w:val="24"/>
            <w:u w:color="222222"/>
            <w:shd w:val="clear" w:color="auto" w:fill="FFFFFF"/>
          </w:rPr>
          <w:delText xml:space="preserve">and </w:delText>
        </w:r>
      </w:del>
      <w:ins w:id="436" w:author="Jens Nicolay" w:date="2015-08-21T14:39:00Z">
        <w:r w:rsidR="00810D22">
          <w:rPr>
            <w:rFonts w:ascii="Times New Roman"/>
            <w:color w:val="222222"/>
            <w:sz w:val="24"/>
            <w:szCs w:val="24"/>
            <w:u w:color="222222"/>
            <w:shd w:val="clear" w:color="auto" w:fill="FFFFFF"/>
          </w:rPr>
          <w:t xml:space="preserve">in </w:t>
        </w:r>
      </w:ins>
      <w:r>
        <w:rPr>
          <w:rFonts w:ascii="Times New Roman"/>
          <w:color w:val="222222"/>
          <w:sz w:val="24"/>
          <w:szCs w:val="24"/>
          <w:u w:color="222222"/>
          <w:shd w:val="clear" w:color="auto" w:fill="FFFFFF"/>
        </w:rPr>
        <w:t>meta-circular interpreter style and we</w:t>
      </w:r>
      <w:r>
        <w:rPr>
          <w:rFonts w:hAnsi="Times New Roman"/>
          <w:color w:val="222222"/>
          <w:sz w:val="24"/>
          <w:szCs w:val="24"/>
          <w:u w:color="222222"/>
          <w:shd w:val="clear" w:color="auto" w:fill="FFFFFF"/>
        </w:rPr>
        <w:t>’</w:t>
      </w:r>
      <w:r>
        <w:rPr>
          <w:rFonts w:ascii="Times New Roman"/>
          <w:color w:val="222222"/>
          <w:sz w:val="24"/>
          <w:szCs w:val="24"/>
          <w:u w:color="222222"/>
          <w:shd w:val="clear" w:color="auto" w:fill="FFFFFF"/>
        </w:rPr>
        <w:t xml:space="preserve">ll give more details about our design in next </w:t>
      </w:r>
      <w:ins w:id="437" w:author="Jens Nicolay" w:date="2015-08-21T14:39:00Z">
        <w:r w:rsidR="00810D22">
          <w:rPr>
            <w:rFonts w:ascii="Times New Roman"/>
            <w:color w:val="222222"/>
            <w:sz w:val="24"/>
            <w:szCs w:val="24"/>
            <w:u w:color="222222"/>
            <w:shd w:val="clear" w:color="auto" w:fill="FFFFFF"/>
          </w:rPr>
          <w:t xml:space="preserve">the </w:t>
        </w:r>
      </w:ins>
      <w:r>
        <w:rPr>
          <w:rFonts w:ascii="Times New Roman"/>
          <w:color w:val="222222"/>
          <w:sz w:val="24"/>
          <w:szCs w:val="24"/>
          <w:u w:color="222222"/>
          <w:shd w:val="clear" w:color="auto" w:fill="FFFFFF"/>
        </w:rPr>
        <w:t>chapter. Also, we</w:t>
      </w:r>
      <w:ins w:id="438" w:author="Jens Nicolay" w:date="2015-08-21T14:39:00Z">
        <w:r w:rsidR="00810D22">
          <w:rPr>
            <w:rFonts w:ascii="Times New Roman"/>
            <w:color w:val="222222"/>
            <w:sz w:val="24"/>
            <w:szCs w:val="24"/>
            <w:u w:color="222222"/>
            <w:shd w:val="clear" w:color="auto" w:fill="FFFFFF"/>
          </w:rPr>
          <w:t xml:space="preserve"> will</w:t>
        </w:r>
      </w:ins>
      <w:del w:id="439" w:author="Jens Nicolay" w:date="2015-08-21T14:39:00Z">
        <w:r w:rsidDel="00810D22">
          <w:rPr>
            <w:rFonts w:hAnsi="Times New Roman"/>
            <w:color w:val="222222"/>
            <w:sz w:val="24"/>
            <w:szCs w:val="24"/>
            <w:u w:color="222222"/>
            <w:shd w:val="clear" w:color="auto" w:fill="FFFFFF"/>
          </w:rPr>
          <w:delText>’</w:delText>
        </w:r>
        <w:r w:rsidDel="00810D22">
          <w:rPr>
            <w:rFonts w:ascii="Times New Roman"/>
            <w:color w:val="222222"/>
            <w:sz w:val="24"/>
            <w:szCs w:val="24"/>
            <w:u w:color="222222"/>
            <w:shd w:val="clear" w:color="auto" w:fill="FFFFFF"/>
          </w:rPr>
          <w:delText>ll</w:delText>
        </w:r>
      </w:del>
      <w:r>
        <w:rPr>
          <w:rFonts w:ascii="Times New Roman"/>
          <w:color w:val="222222"/>
          <w:sz w:val="24"/>
          <w:szCs w:val="24"/>
          <w:u w:color="222222"/>
          <w:shd w:val="clear" w:color="auto" w:fill="FFFFFF"/>
        </w:rPr>
        <w:t xml:space="preserve"> elaborate our </w:t>
      </w:r>
      <w:ins w:id="440" w:author="Jens Nicolay" w:date="2015-08-21T14:40:00Z">
        <w:r w:rsidR="00810D22">
          <w:rPr>
            <w:rFonts w:ascii="Times New Roman"/>
            <w:color w:val="222222"/>
            <w:sz w:val="24"/>
            <w:szCs w:val="24"/>
            <w:u w:color="222222"/>
            <w:shd w:val="clear" w:color="auto" w:fill="FFFFFF"/>
          </w:rPr>
          <w:t xml:space="preserve">on </w:t>
        </w:r>
      </w:ins>
      <w:r>
        <w:rPr>
          <w:rFonts w:ascii="Times New Roman"/>
          <w:color w:val="222222"/>
          <w:sz w:val="24"/>
          <w:szCs w:val="24"/>
          <w:u w:color="222222"/>
          <w:shd w:val="clear" w:color="auto" w:fill="FFFFFF"/>
        </w:rPr>
        <w:t xml:space="preserve">implementation of </w:t>
      </w:r>
      <w:ins w:id="441" w:author="Jens Nicolay" w:date="2015-08-21T14:40:00Z">
        <w:r w:rsidR="00810D22">
          <w:rPr>
            <w:rFonts w:ascii="Times New Roman"/>
            <w:color w:val="222222"/>
            <w:sz w:val="24"/>
            <w:szCs w:val="24"/>
            <w:u w:color="222222"/>
            <w:shd w:val="clear" w:color="auto" w:fill="FFFFFF"/>
          </w:rPr>
          <w:t xml:space="preserve">a </w:t>
        </w:r>
      </w:ins>
      <w:r>
        <w:rPr>
          <w:rFonts w:ascii="Times New Roman"/>
          <w:color w:val="222222"/>
          <w:sz w:val="24"/>
          <w:szCs w:val="24"/>
          <w:u w:color="222222"/>
          <w:shd w:val="clear" w:color="auto" w:fill="FFFFFF"/>
        </w:rPr>
        <w:t>new slicing algorithm JipdaSlicer</w:t>
      </w:r>
      <w:ins w:id="442" w:author="Jens Nicolay" w:date="2015-08-21T14:40:00Z">
        <w:r w:rsidR="00810D22">
          <w:rPr>
            <w:rFonts w:ascii="Times New Roman"/>
            <w:color w:val="222222"/>
            <w:sz w:val="24"/>
            <w:szCs w:val="24"/>
            <w:u w:color="222222"/>
            <w:shd w:val="clear" w:color="auto" w:fill="FFFFFF"/>
          </w:rPr>
          <w:t>.</w:t>
        </w:r>
      </w:ins>
      <w:del w:id="443" w:author="Jens Nicolay" w:date="2015-08-21T14:40:00Z">
        <w:r w:rsidDel="00810D22">
          <w:rPr>
            <w:rFonts w:ascii="Times New Roman"/>
            <w:color w:val="222222"/>
            <w:sz w:val="24"/>
            <w:szCs w:val="24"/>
            <w:u w:color="222222"/>
            <w:shd w:val="clear" w:color="auto" w:fill="FFFFFF"/>
          </w:rPr>
          <w:delText xml:space="preserve"> in next.</w:delText>
        </w:r>
      </w:del>
    </w:p>
    <w:p w14:paraId="6579CFC5" w14:textId="77777777" w:rsidR="00B513FC" w:rsidRDefault="00B513FC">
      <w:pPr>
        <w:widowControl w:val="0"/>
        <w:spacing w:afterLines="50" w:after="120" w:line="276" w:lineRule="auto"/>
        <w:jc w:val="right"/>
        <w:rPr>
          <w:rFonts w:ascii="Times New Roman" w:eastAsia="Times New Roman" w:hAnsi="Times New Roman"/>
          <w:sz w:val="144"/>
          <w:szCs w:val="144"/>
        </w:rPr>
        <w:sectPr w:rsidR="00B513FC">
          <w:headerReference w:type="default" r:id="rId140"/>
          <w:footerReference w:type="default" r:id="rId141"/>
          <w:type w:val="continuous"/>
          <w:pgSz w:w="11900" w:h="16838"/>
          <w:pgMar w:top="2154" w:right="2341" w:bottom="2154" w:left="2341" w:header="720" w:footer="0" w:gutter="0"/>
          <w:cols w:space="720"/>
          <w:docGrid w:linePitch="360"/>
        </w:sectPr>
      </w:pPr>
    </w:p>
    <w:p w14:paraId="0D24AB83" w14:textId="77777777" w:rsidR="00B513FC" w:rsidRDefault="00B513FC">
      <w:pPr>
        <w:widowControl w:val="0"/>
        <w:spacing w:afterLines="50" w:after="120" w:line="276" w:lineRule="auto"/>
        <w:jc w:val="right"/>
        <w:rPr>
          <w:rFonts w:ascii="Times New Roman" w:eastAsia="Times New Roman" w:hAnsi="Times New Roman"/>
          <w:sz w:val="144"/>
          <w:szCs w:val="144"/>
        </w:rPr>
      </w:pPr>
    </w:p>
    <w:p w14:paraId="52D46621" w14:textId="77777777" w:rsidR="00B513FC" w:rsidRDefault="004F4D39">
      <w:pPr>
        <w:widowControl w:val="0"/>
        <w:spacing w:afterLines="50" w:after="120" w:line="276" w:lineRule="auto"/>
        <w:jc w:val="right"/>
        <w:rPr>
          <w:rFonts w:ascii="Times New Roman" w:eastAsia="Times New Roman" w:hAnsi="Times New Roman"/>
        </w:rPr>
      </w:pPr>
      <w:r>
        <w:rPr>
          <w:rFonts w:ascii="Elephant" w:eastAsia="Elephant" w:hAnsi="Elephant" w:cs="Elephant"/>
          <w:color w:val="969696"/>
          <w:sz w:val="144"/>
          <w:szCs w:val="144"/>
          <w:u w:color="969696"/>
        </w:rPr>
        <w:t>4</w:t>
      </w:r>
      <w:r>
        <w:rPr>
          <w:rFonts w:ascii="Times New Roman"/>
        </w:rPr>
        <w:t xml:space="preserve"> </w:t>
      </w:r>
    </w:p>
    <w:p w14:paraId="395ED9E7" w14:textId="77777777" w:rsidR="00B513FC" w:rsidRDefault="004F4D39">
      <w:pPr>
        <w:widowControl w:val="0"/>
        <w:spacing w:afterLines="50" w:after="120" w:line="276" w:lineRule="auto"/>
        <w:jc w:val="right"/>
        <w:outlineLvl w:val="0"/>
        <w:rPr>
          <w:rFonts w:ascii="Times New Roman" w:eastAsia="Times New Roman" w:hAnsi="Times New Roman"/>
          <w:sz w:val="32"/>
          <w:szCs w:val="32"/>
        </w:rPr>
      </w:pPr>
      <w:bookmarkStart w:id="444" w:name="_Toc5825"/>
      <w:r>
        <w:rPr>
          <w:rFonts w:ascii="Times New Roman"/>
          <w:sz w:val="32"/>
          <w:szCs w:val="32"/>
        </w:rPr>
        <w:t>Program Slicing on State Graph</w:t>
      </w:r>
      <w:bookmarkEnd w:id="444"/>
    </w:p>
    <w:p w14:paraId="06DA4B90"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7F918237"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0C3D6CF2"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2B894839" w14:textId="77777777" w:rsidR="00B513FC" w:rsidRDefault="004F4D39">
      <w:pPr>
        <w:pStyle w:val="11"/>
        <w:widowControl w:val="0"/>
        <w:spacing w:afterLines="50" w:after="120" w:line="276" w:lineRule="auto"/>
        <w:jc w:val="both"/>
        <w:rPr>
          <w:rFonts w:ascii="Times New Roman"/>
          <w:sz w:val="24"/>
          <w:szCs w:val="24"/>
        </w:rPr>
      </w:pPr>
      <w:r>
        <w:rPr>
          <w:rFonts w:ascii="Times New Roman"/>
          <w:sz w:val="24"/>
          <w:szCs w:val="24"/>
        </w:rPr>
        <w:t>By building a PDG on top of the Jipda framework, the current version of STIP.js is able to calculate slices on the PDG. The slices can be used to generate distributed code to complete the tier splitting. Our program slices are based on Weiser</w:t>
      </w:r>
      <w:r>
        <w:rPr>
          <w:rFonts w:hAnsi="Times New Roman"/>
          <w:sz w:val="24"/>
          <w:szCs w:val="24"/>
        </w:rPr>
        <w:t>’</w:t>
      </w:r>
      <w:r>
        <w:rPr>
          <w:rFonts w:ascii="Times New Roman"/>
          <w:sz w:val="24"/>
          <w:szCs w:val="24"/>
        </w:rPr>
        <w:t>s static slicing theory. This chapter will introduce the new algorithm, JipdaSlicer, to get JavaScript slices from a state graph directly. JipdaSlicer is a new program slicing tool on top of the original version of STIP.js. It can slice JavaScript code on the state graph directly, without building a PDG. In the first section of this chapter, we explain how the original STIP.js tool completes the tier splitting via two phases. The first phase generates a state graph by Jipda framework, the second phase is backward slicing on the PDG constructed out of the state graph to generate distributed code. After reviewing the structure of the current tool, we give some case analysis on the state graph in the Jipda framework to illustrate how we can find data dependencies and control dependencies on  the state graph. By observing the state graph, we set three assumptions as essential guidelines of the implementation design. Finally, we introduce our implementation design of JipdaSlicer, which permits to extract slices from a state graph without building any intermediate representation.</w:t>
      </w:r>
    </w:p>
    <w:p w14:paraId="4CA4710C" w14:textId="77777777" w:rsidR="00B513FC" w:rsidRDefault="00B513FC">
      <w:pPr>
        <w:widowControl w:val="0"/>
        <w:spacing w:afterLines="50" w:after="120" w:line="276" w:lineRule="auto"/>
        <w:jc w:val="both"/>
        <w:rPr>
          <w:rFonts w:ascii="Times New Roman" w:eastAsia="Times New Roman" w:hAnsi="Times New Roman"/>
          <w:b/>
          <w:bCs/>
          <w:sz w:val="24"/>
          <w:szCs w:val="24"/>
        </w:rPr>
      </w:pPr>
    </w:p>
    <w:p w14:paraId="5B91B7FE" w14:textId="77777777" w:rsidR="00B513FC" w:rsidRDefault="00B513FC">
      <w:pPr>
        <w:widowControl w:val="0"/>
        <w:spacing w:afterLines="50" w:after="120" w:line="276" w:lineRule="auto"/>
        <w:jc w:val="both"/>
        <w:outlineLvl w:val="1"/>
        <w:rPr>
          <w:rFonts w:ascii="Times New Roman" w:hAnsi="Times New Roman"/>
          <w:sz w:val="24"/>
          <w:szCs w:val="24"/>
        </w:rPr>
        <w:sectPr w:rsidR="00B513FC">
          <w:footerReference w:type="default" r:id="rId142"/>
          <w:pgSz w:w="11900" w:h="16838"/>
          <w:pgMar w:top="2154" w:right="2341" w:bottom="2154" w:left="2341" w:header="720" w:footer="0" w:gutter="0"/>
          <w:cols w:space="720"/>
          <w:docGrid w:linePitch="360"/>
        </w:sectPr>
      </w:pPr>
    </w:p>
    <w:p w14:paraId="004C74ED" w14:textId="77777777" w:rsidR="00B513FC" w:rsidRDefault="004F4D39">
      <w:pPr>
        <w:widowControl w:val="0"/>
        <w:spacing w:afterLines="100" w:after="240" w:line="276" w:lineRule="auto"/>
        <w:jc w:val="both"/>
        <w:outlineLvl w:val="1"/>
        <w:rPr>
          <w:rFonts w:ascii="Times New Roman" w:eastAsia="Times New Roman" w:hAnsi="Times New Roman"/>
          <w:sz w:val="28"/>
          <w:szCs w:val="28"/>
        </w:rPr>
      </w:pPr>
      <w:bookmarkStart w:id="445" w:name="_Toc4523"/>
      <w:r>
        <w:rPr>
          <w:rFonts w:ascii="Times New Roman"/>
          <w:b/>
          <w:bCs/>
          <w:sz w:val="28"/>
          <w:szCs w:val="28"/>
        </w:rPr>
        <w:lastRenderedPageBreak/>
        <w:t>4.1 Introduction of STIP.js</w:t>
      </w:r>
      <w:bookmarkEnd w:id="445"/>
    </w:p>
    <w:p w14:paraId="102E5FEC"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In the original version of STIP.js, tier splitting consists of two phases. The first phase is converting source code into a state graph by the Jipda framework. In the second phase, it constructs a PDG on top of the state graph, then completes tier splitting by static program slicing. In following we give more details about how STIP.js works.  </w:t>
      </w:r>
    </w:p>
    <w:p w14:paraId="5E22A093" w14:textId="77777777" w:rsidR="00B513FC" w:rsidRDefault="00B513FC">
      <w:pPr>
        <w:widowControl w:val="0"/>
        <w:spacing w:afterLines="50" w:after="120" w:line="276" w:lineRule="auto"/>
        <w:jc w:val="both"/>
        <w:rPr>
          <w:rFonts w:ascii="华文中宋" w:eastAsia="华文中宋" w:hAnsi="华文中宋" w:cs="华文中宋"/>
          <w:sz w:val="24"/>
          <w:szCs w:val="24"/>
        </w:rPr>
      </w:pPr>
    </w:p>
    <w:p w14:paraId="71770651" w14:textId="77777777" w:rsidR="00B513FC" w:rsidRDefault="004F4D39" w:rsidP="004F4D39">
      <w:pPr>
        <w:widowControl w:val="0"/>
        <w:spacing w:afterLines="50" w:after="120" w:line="276" w:lineRule="auto"/>
        <w:jc w:val="both"/>
        <w:outlineLvl w:val="2"/>
        <w:rPr>
          <w:rFonts w:ascii="Times New Roman" w:eastAsia="Times New Roman" w:hAnsi="Times New Roman"/>
          <w:sz w:val="24"/>
          <w:szCs w:val="24"/>
        </w:rPr>
      </w:pPr>
      <w:bookmarkStart w:id="446" w:name="_Toc12858"/>
      <w:r>
        <w:rPr>
          <w:rFonts w:ascii="Times New Roman"/>
          <w:sz w:val="28"/>
          <w:szCs w:val="28"/>
        </w:rPr>
        <w:t>4.1.1 Jipda framework</w:t>
      </w:r>
      <w:bookmarkEnd w:id="446"/>
    </w:p>
    <w:p w14:paraId="7E3A3873" w14:textId="77777777" w:rsidR="00B513FC" w:rsidRDefault="004F4D39" w:rsidP="004F4D39">
      <w:pPr>
        <w:widowControl w:val="0"/>
        <w:tabs>
          <w:tab w:val="left" w:pos="5460"/>
        </w:tabs>
        <w:spacing w:afterLines="50" w:after="120" w:line="276" w:lineRule="auto"/>
        <w:jc w:val="both"/>
        <w:rPr>
          <w:rFonts w:ascii="Times New Roman" w:eastAsia="Times New Roman" w:hAnsi="Times New Roman"/>
          <w:sz w:val="24"/>
          <w:szCs w:val="24"/>
        </w:rPr>
      </w:pPr>
      <w:r>
        <w:rPr>
          <w:rFonts w:ascii="Times New Roman"/>
          <w:sz w:val="24"/>
          <w:szCs w:val="24"/>
        </w:rPr>
        <w:t xml:space="preserve">The analysis done by the Jipda framework on the source code results in a state graph. A STG represents a program through a sequence structure graph to indicate finite representation of behavior of the program. The first step is to parse the code, achieved by the Esprima.js tool[47]. Esprima.js is a parser of JavaScript used to convert source code into abstract syntax tree[48]. Such a syntax tree is a tree structure representati-on of program code which is context-free. A syntax tree describes composi-tion and structure of grammatical features of the programming language and implicit unnecessary information such as parentheses. Beside, Esprima.js also results in </w:t>
      </w:r>
      <w:r>
        <w:rPr>
          <w:rFonts w:ascii="Times New Roman"/>
          <w:i/>
          <w:iCs/>
          <w:sz w:val="24"/>
          <w:szCs w:val="24"/>
        </w:rPr>
        <w:t>tokens</w:t>
      </w:r>
      <w:r>
        <w:rPr>
          <w:rFonts w:ascii="Times New Roman"/>
          <w:sz w:val="24"/>
          <w:szCs w:val="24"/>
        </w:rPr>
        <w:t xml:space="preserve"> of source code. </w:t>
      </w:r>
      <w:r>
        <w:rPr>
          <w:rFonts w:ascii="Times New Roman"/>
          <w:i/>
          <w:iCs/>
          <w:sz w:val="24"/>
          <w:szCs w:val="24"/>
        </w:rPr>
        <w:t>Tokens</w:t>
      </w:r>
      <w:r>
        <w:rPr>
          <w:rFonts w:ascii="Times New Roman"/>
          <w:sz w:val="24"/>
          <w:szCs w:val="24"/>
        </w:rPr>
        <w:t xml:space="preserve"> are lexical information of prog-ram code. In general, the structure of a </w:t>
      </w:r>
      <w:r>
        <w:rPr>
          <w:rFonts w:ascii="Times New Roman"/>
          <w:i/>
          <w:iCs/>
          <w:sz w:val="24"/>
          <w:szCs w:val="24"/>
        </w:rPr>
        <w:t>token</w:t>
      </w:r>
      <w:r>
        <w:rPr>
          <w:rFonts w:ascii="Times New Roman"/>
          <w:sz w:val="24"/>
          <w:szCs w:val="24"/>
        </w:rPr>
        <w:t xml:space="preserve"> is a pair of </w:t>
      </w:r>
      <w:r>
        <w:rPr>
          <w:rFonts w:hAnsi="Times New Roman"/>
          <w:sz w:val="24"/>
          <w:szCs w:val="24"/>
        </w:rPr>
        <w:t>“</w:t>
      </w:r>
      <w:r>
        <w:rPr>
          <w:rFonts w:ascii="Times New Roman"/>
          <w:sz w:val="24"/>
          <w:szCs w:val="24"/>
        </w:rPr>
        <w:t>type</w:t>
      </w:r>
      <w:r>
        <w:rPr>
          <w:rFonts w:hAnsi="Times New Roman"/>
          <w:sz w:val="24"/>
          <w:szCs w:val="24"/>
        </w:rPr>
        <w:t>”</w:t>
      </w:r>
      <w:r>
        <w:rPr>
          <w:rFonts w:hAnsi="Times New Roman"/>
          <w:sz w:val="24"/>
          <w:szCs w:val="24"/>
        </w:rPr>
        <w:t xml:space="preserve"> </w:t>
      </w:r>
      <w:r>
        <w:rPr>
          <w:rFonts w:ascii="Times New Roman"/>
          <w:sz w:val="24"/>
          <w:szCs w:val="24"/>
        </w:rPr>
        <w:t xml:space="preserve">and </w:t>
      </w:r>
      <w:r>
        <w:rPr>
          <w:rFonts w:hAnsi="Times New Roman"/>
          <w:sz w:val="24"/>
          <w:szCs w:val="24"/>
        </w:rPr>
        <w:t>“</w:t>
      </w:r>
      <w:r>
        <w:rPr>
          <w:rFonts w:ascii="Times New Roman"/>
          <w:sz w:val="24"/>
          <w:szCs w:val="24"/>
        </w:rPr>
        <w:t>value</w:t>
      </w:r>
      <w:r>
        <w:rPr>
          <w:rFonts w:hAnsi="Times New Roman"/>
          <w:sz w:val="24"/>
          <w:szCs w:val="24"/>
        </w:rPr>
        <w:t>”</w:t>
      </w:r>
      <w:r>
        <w:rPr>
          <w:rFonts w:hAnsi="Times New Roman"/>
          <w:sz w:val="24"/>
          <w:szCs w:val="24"/>
        </w:rPr>
        <w:t xml:space="preserve"> </w:t>
      </w:r>
      <w:r>
        <w:rPr>
          <w:rFonts w:ascii="Times New Roman"/>
          <w:sz w:val="24"/>
          <w:szCs w:val="24"/>
        </w:rPr>
        <w:t xml:space="preserve">to identify the lexical attribute of each element. Here, we give an example to explain the structure of sensible syntax tree generated by  Esprima.js. If the input code is:  </w:t>
      </w:r>
      <w:r>
        <w:rPr>
          <w:rFonts w:ascii="Times New Roman"/>
          <w:sz w:val="24"/>
          <w:szCs w:val="24"/>
        </w:rPr>
        <w:tab/>
      </w:r>
    </w:p>
    <w:p w14:paraId="1A948AB1" w14:textId="77777777" w:rsidR="00B513FC" w:rsidRDefault="004F4D39" w:rsidP="004F4D39">
      <w:pPr>
        <w:widowControl w:val="0"/>
        <w:tabs>
          <w:tab w:val="left" w:pos="5460"/>
        </w:tabs>
        <w:spacing w:afterLines="50" w:after="120" w:line="276" w:lineRule="auto"/>
        <w:rPr>
          <w:rFonts w:ascii="Times New Roman" w:eastAsia="Times New Roman" w:hAnsi="Times New Roman"/>
          <w:sz w:val="24"/>
          <w:szCs w:val="24"/>
        </w:rPr>
      </w:pPr>
      <w:r>
        <w:rPr>
          <w:rFonts w:ascii="Times New Roman"/>
          <w:sz w:val="24"/>
          <w:szCs w:val="24"/>
        </w:rPr>
        <w:t xml:space="preserve">        a = 3+4; </w:t>
      </w:r>
    </w:p>
    <w:p w14:paraId="4F9965F7" w14:textId="77777777" w:rsidR="00B513FC" w:rsidRDefault="004F4D39" w:rsidP="004F4D39">
      <w:pPr>
        <w:widowControl w:val="0"/>
        <w:tabs>
          <w:tab w:val="left" w:pos="5460"/>
        </w:tabs>
        <w:spacing w:afterLines="50" w:after="120" w:line="276" w:lineRule="auto"/>
        <w:jc w:val="both"/>
        <w:rPr>
          <w:rFonts w:ascii="Times New Roman"/>
          <w:sz w:val="24"/>
          <w:szCs w:val="24"/>
        </w:rPr>
      </w:pPr>
      <w:r>
        <w:rPr>
          <w:rFonts w:ascii="Times New Roman"/>
          <w:sz w:val="24"/>
          <w:szCs w:val="24"/>
        </w:rPr>
        <w:t xml:space="preserve">Intuitionally, this is an assignment of arithmetic expression to operand </w:t>
      </w:r>
      <w:r>
        <w:rPr>
          <w:rFonts w:ascii="Times New Roman"/>
          <w:i/>
          <w:iCs/>
          <w:sz w:val="24"/>
          <w:szCs w:val="24"/>
        </w:rPr>
        <w:t>a</w:t>
      </w:r>
      <w:r>
        <w:rPr>
          <w:rFonts w:ascii="Times New Roman"/>
          <w:sz w:val="24"/>
          <w:szCs w:val="24"/>
        </w:rPr>
        <w:t xml:space="preserve">. Figure 4.1 shows parse analysis result of this code out of Esprima.js. In (a) is the list of </w:t>
      </w:r>
      <w:r>
        <w:rPr>
          <w:rFonts w:ascii="Times New Roman"/>
          <w:i/>
          <w:iCs/>
          <w:sz w:val="24"/>
          <w:szCs w:val="24"/>
        </w:rPr>
        <w:t>tokens</w:t>
      </w:r>
      <w:r>
        <w:rPr>
          <w:rFonts w:ascii="Times New Roman"/>
          <w:sz w:val="24"/>
          <w:szCs w:val="24"/>
        </w:rPr>
        <w:t xml:space="preserve"> of this assignment. On left of expression, variable a is lexing as an </w:t>
      </w:r>
      <w:r>
        <w:rPr>
          <w:rFonts w:ascii="Times New Roman"/>
          <w:i/>
          <w:iCs/>
          <w:sz w:val="24"/>
          <w:szCs w:val="24"/>
        </w:rPr>
        <w:t>Identifier</w:t>
      </w:r>
      <w:r>
        <w:rPr>
          <w:rFonts w:ascii="Times New Roman"/>
          <w:sz w:val="24"/>
          <w:szCs w:val="24"/>
        </w:rPr>
        <w:t xml:space="preserve"> with value </w:t>
      </w:r>
      <w:r>
        <w:rPr>
          <w:rFonts w:ascii="Times New Roman"/>
          <w:i/>
          <w:iCs/>
          <w:sz w:val="24"/>
          <w:szCs w:val="24"/>
        </w:rPr>
        <w:t>a</w:t>
      </w:r>
      <w:r>
        <w:rPr>
          <w:rFonts w:ascii="Times New Roman"/>
          <w:sz w:val="24"/>
          <w:szCs w:val="24"/>
        </w:rPr>
        <w:t xml:space="preserve">; on the right of expression, 3 and 4 is a </w:t>
      </w:r>
      <w:r>
        <w:rPr>
          <w:rFonts w:ascii="Times New Roman"/>
          <w:i/>
          <w:iCs/>
          <w:sz w:val="24"/>
          <w:szCs w:val="24"/>
        </w:rPr>
        <w:t>Numeric</w:t>
      </w:r>
      <w:r>
        <w:rPr>
          <w:rFonts w:ascii="Times New Roman"/>
          <w:sz w:val="24"/>
          <w:szCs w:val="24"/>
        </w:rPr>
        <w:t xml:space="preserve"> type with integrate value. All the operators is classified as </w:t>
      </w:r>
      <w:r>
        <w:rPr>
          <w:rFonts w:ascii="Times New Roman"/>
          <w:i/>
          <w:iCs/>
          <w:sz w:val="24"/>
          <w:szCs w:val="24"/>
        </w:rPr>
        <w:t>Punctuator</w:t>
      </w:r>
      <w:r>
        <w:rPr>
          <w:rFonts w:ascii="Times New Roman"/>
          <w:sz w:val="24"/>
          <w:szCs w:val="24"/>
        </w:rPr>
        <w:t xml:space="preserve">. Figure 4.1(b) gives syntax information of the code in JavaScript. </w:t>
      </w:r>
    </w:p>
    <w:p w14:paraId="4AE9A160" w14:textId="77777777" w:rsidR="00B513FC" w:rsidRDefault="00B513FC">
      <w:pPr>
        <w:widowControl w:val="0"/>
        <w:tabs>
          <w:tab w:val="left" w:pos="5460"/>
        </w:tabs>
        <w:spacing w:afterLines="50" w:after="120" w:line="276" w:lineRule="auto"/>
        <w:jc w:val="both"/>
        <w:rPr>
          <w:rFonts w:ascii="Times New Roman"/>
          <w:sz w:val="24"/>
          <w:szCs w:val="24"/>
        </w:rPr>
      </w:pPr>
    </w:p>
    <w:p w14:paraId="7FE0C83F" w14:textId="77777777" w:rsidR="00B513FC" w:rsidRDefault="004F4D39">
      <w:pPr>
        <w:widowControl w:val="0"/>
        <w:spacing w:afterLines="50" w:after="120" w:line="276" w:lineRule="auto"/>
        <w:jc w:val="both"/>
        <w:rPr>
          <w:rFonts w:ascii="Times New Roman" w:eastAsia="Times New Roman" w:hAnsi="Times New Roman"/>
          <w:color w:val="222222"/>
          <w:sz w:val="24"/>
          <w:szCs w:val="24"/>
          <w:u w:color="222222"/>
          <w:shd w:val="clear" w:color="auto" w:fill="FFFFFF"/>
        </w:rPr>
      </w:pPr>
      <w:r>
        <w:rPr>
          <w:rFonts w:ascii="Times New Roman"/>
          <w:color w:val="222222"/>
          <w:sz w:val="24"/>
          <w:szCs w:val="24"/>
          <w:u w:color="222222"/>
          <w:shd w:val="clear" w:color="auto" w:fill="FFFFFF"/>
        </w:rPr>
        <w:lastRenderedPageBreak/>
        <w:t xml:space="preserve">     </w:t>
      </w:r>
      <w:r w:rsidR="0057338F">
        <w:rPr>
          <w:rFonts w:ascii="Times New Roman" w:eastAsia="Times New Roman" w:hAnsi="Times New Roman"/>
          <w:color w:val="222222"/>
          <w:kern w:val="2"/>
          <w:sz w:val="24"/>
          <w:szCs w:val="24"/>
          <w:u w:color="222222"/>
          <w:shd w:val="clear" w:color="auto" w:fill="FFFFFF"/>
          <w:lang w:eastAsia="en-US"/>
        </w:rPr>
        <w:pict w14:anchorId="3C10F5FA">
          <v:shape id="Picture_x0020_136" o:spid="_x0000_i1158" type="#_x0000_t75" style="width:134pt;height:274pt">
            <v:imagedata r:id="rId143" o:title="" croptop="742f" cropbottom="7265f" cropleft="613f" cropright="32510f"/>
          </v:shape>
        </w:pict>
      </w:r>
      <w:r>
        <w:rPr>
          <w:rFonts w:ascii="Times New Roman"/>
          <w:color w:val="222222"/>
          <w:sz w:val="24"/>
          <w:szCs w:val="24"/>
          <w:u w:color="222222"/>
          <w:shd w:val="clear" w:color="auto" w:fill="FFFFFF"/>
        </w:rPr>
        <w:t xml:space="preserve">         </w:t>
      </w:r>
      <w:r w:rsidR="0057338F">
        <w:rPr>
          <w:rFonts w:ascii="Times New Roman" w:eastAsia="Times New Roman" w:hAnsi="Times New Roman"/>
          <w:color w:val="222222"/>
          <w:kern w:val="2"/>
          <w:sz w:val="24"/>
          <w:szCs w:val="24"/>
          <w:u w:color="222222"/>
          <w:shd w:val="clear" w:color="auto" w:fill="FFFFFF"/>
          <w:lang w:eastAsia="en-US"/>
        </w:rPr>
        <w:pict w14:anchorId="71B9575A">
          <v:shape id="Picture_x0020_137" o:spid="_x0000_i1159" type="#_x0000_t75" style="width:183.35pt;height:270.65pt">
            <v:imagedata r:id="rId144" o:title="" croptop="541f" cropleft="1328f" cropright="12293f"/>
          </v:shape>
        </w:pict>
      </w:r>
    </w:p>
    <w:p w14:paraId="6D6F1A10" w14:textId="77777777" w:rsidR="00B513FC" w:rsidRDefault="004F4D39">
      <w:pPr>
        <w:widowControl w:val="0"/>
        <w:numPr>
          <w:ilvl w:val="0"/>
          <w:numId w:val="10"/>
        </w:numPr>
        <w:tabs>
          <w:tab w:val="clear" w:pos="3846"/>
          <w:tab w:val="left" w:pos="2039"/>
          <w:tab w:val="bar" w:pos="24068"/>
        </w:tabs>
        <w:spacing w:afterLines="50" w:after="120" w:line="276" w:lineRule="auto"/>
        <w:ind w:left="1175" w:firstLine="505"/>
        <w:jc w:val="both"/>
        <w:rPr>
          <w:rFonts w:ascii="Times New Roman" w:eastAsia="Times New Roman" w:hAnsi="Times New Roman"/>
          <w:sz w:val="21"/>
          <w:szCs w:val="21"/>
        </w:rPr>
      </w:pPr>
      <w:r>
        <w:rPr>
          <w:rFonts w:ascii="Times New Roman" w:eastAsia="Times New Roman" w:hAnsi="Times New Roman"/>
          <w:sz w:val="21"/>
          <w:szCs w:val="21"/>
        </w:rPr>
        <w:tab/>
      </w:r>
      <w:r>
        <w:rPr>
          <w:rFonts w:ascii="Times New Roman" w:eastAsia="Times New Roman" w:hAnsi="Times New Roman"/>
          <w:sz w:val="21"/>
          <w:szCs w:val="21"/>
        </w:rPr>
        <w:tab/>
      </w:r>
      <w:r>
        <w:rPr>
          <w:rFonts w:ascii="Times New Roman" w:eastAsia="Times New Roman" w:hAnsi="Times New Roman"/>
          <w:sz w:val="21"/>
          <w:szCs w:val="21"/>
        </w:rPr>
        <w:tab/>
      </w:r>
      <w:r>
        <w:rPr>
          <w:rFonts w:ascii="Times New Roman" w:eastAsia="Times New Roman" w:hAnsi="Times New Roman"/>
          <w:sz w:val="21"/>
          <w:szCs w:val="21"/>
        </w:rPr>
        <w:tab/>
      </w:r>
      <w:r>
        <w:rPr>
          <w:rFonts w:ascii="Times New Roman" w:eastAsia="Times New Roman" w:hAnsi="Times New Roman"/>
          <w:sz w:val="21"/>
          <w:szCs w:val="21"/>
        </w:rPr>
        <w:tab/>
        <w:t>(b)</w:t>
      </w:r>
    </w:p>
    <w:p w14:paraId="5A47B758" w14:textId="77777777" w:rsidR="00B513FC" w:rsidRDefault="004F4D39" w:rsidP="004F4D39">
      <w:pPr>
        <w:widowControl w:val="0"/>
        <w:spacing w:afterLines="100" w:after="240" w:line="276" w:lineRule="auto"/>
        <w:jc w:val="both"/>
        <w:rPr>
          <w:rFonts w:ascii="Times New Roman"/>
          <w:sz w:val="21"/>
          <w:szCs w:val="21"/>
        </w:rPr>
      </w:pPr>
      <w:r>
        <w:rPr>
          <w:rFonts w:ascii="Times New Roman"/>
          <w:sz w:val="21"/>
          <w:szCs w:val="21"/>
        </w:rPr>
        <w:t>Figure 4.1 (a) tokens of assignment a=3+4;; (b) syntax tree structure of assignment a=3+4;.</w:t>
      </w:r>
    </w:p>
    <w:p w14:paraId="0C519B97" w14:textId="77777777" w:rsidR="00B513FC" w:rsidRDefault="004F4D39" w:rsidP="004F4D39">
      <w:pPr>
        <w:widowControl w:val="0"/>
        <w:tabs>
          <w:tab w:val="left" w:pos="5460"/>
        </w:tabs>
        <w:spacing w:afterLines="50" w:after="120" w:line="276" w:lineRule="auto"/>
        <w:jc w:val="both"/>
        <w:rPr>
          <w:rFonts w:ascii="Times New Roman"/>
          <w:sz w:val="21"/>
          <w:szCs w:val="21"/>
        </w:rPr>
      </w:pPr>
      <w:r>
        <w:rPr>
          <w:rFonts w:ascii="Times New Roman"/>
          <w:sz w:val="24"/>
          <w:szCs w:val="24"/>
        </w:rPr>
        <w:t>After we get the parsed code, our tool invokes the abstract interpreter which implements a static analysis based on CESK-machine mechanism. Looking back to the definition we introduced in section 3.3, our CESK-machine contains four components. The control string in this interpreter is expressions. When the interpreter is launching, the CESK-machine installs</w:t>
      </w:r>
      <w:r>
        <w:rPr>
          <w:rFonts w:ascii="Times New Roman" w:hint="eastAsia"/>
          <w:sz w:val="24"/>
          <w:szCs w:val="24"/>
        </w:rPr>
        <w:t xml:space="preserve"> </w:t>
      </w:r>
      <w:r>
        <w:rPr>
          <w:rFonts w:ascii="Times New Roman"/>
          <w:sz w:val="24"/>
          <w:szCs w:val="24"/>
        </w:rPr>
        <w:t xml:space="preserve">global pointers and references. This component is used to map a variable to its address. The launching also leads to initiate storage, this component maps addresses to its value. The continuation component suffix with </w:t>
      </w:r>
      <w:r>
        <w:rPr>
          <w:rFonts w:ascii="Times New Roman"/>
          <w:i/>
          <w:iCs/>
          <w:sz w:val="24"/>
          <w:szCs w:val="24"/>
        </w:rPr>
        <w:t>Kont</w:t>
      </w:r>
      <w:r>
        <w:rPr>
          <w:rFonts w:ascii="Times New Roman" w:hint="eastAsia"/>
          <w:i/>
          <w:iCs/>
          <w:sz w:val="24"/>
          <w:szCs w:val="24"/>
        </w:rPr>
        <w:t xml:space="preserve"> </w:t>
      </w:r>
      <w:r>
        <w:rPr>
          <w:rFonts w:ascii="Times New Roman"/>
          <w:sz w:val="24"/>
          <w:szCs w:val="24"/>
        </w:rPr>
        <w:t xml:space="preserve">is the program stack to track computation and operation information of the program. </w:t>
      </w:r>
      <w:r>
        <w:rPr>
          <w:rFonts w:ascii="Times New Roman" w:hint="eastAsia"/>
          <w:sz w:val="24"/>
          <w:szCs w:val="24"/>
          <w:highlight w:val="yellow"/>
        </w:rPr>
        <w:t xml:space="preserve">For each </w:t>
      </w:r>
      <w:r>
        <w:rPr>
          <w:rFonts w:ascii="Times New Roman" w:hint="eastAsia"/>
          <w:i/>
          <w:iCs/>
          <w:sz w:val="24"/>
          <w:szCs w:val="24"/>
          <w:highlight w:val="yellow"/>
        </w:rPr>
        <w:t>Kont,</w:t>
      </w:r>
      <w:r>
        <w:rPr>
          <w:rFonts w:ascii="Times New Roman" w:hint="eastAsia"/>
          <w:sz w:val="24"/>
          <w:szCs w:val="24"/>
          <w:highlight w:val="yellow"/>
        </w:rPr>
        <w:t xml:space="preserve"> it contains two basic variable</w:t>
      </w:r>
      <w:r>
        <w:rPr>
          <w:rFonts w:ascii="Times New Roman"/>
          <w:sz w:val="24"/>
          <w:szCs w:val="24"/>
          <w:highlight w:val="yellow"/>
        </w:rPr>
        <w:t>s</w:t>
      </w:r>
      <w:r>
        <w:rPr>
          <w:rFonts w:ascii="Times New Roman" w:hint="eastAsia"/>
          <w:sz w:val="24"/>
          <w:szCs w:val="24"/>
          <w:highlight w:val="yellow"/>
        </w:rPr>
        <w:t xml:space="preserve">: </w:t>
      </w:r>
      <w:r>
        <w:rPr>
          <w:rFonts w:ascii="Times New Roman" w:hint="eastAsia"/>
          <w:i/>
          <w:iCs/>
          <w:sz w:val="24"/>
          <w:szCs w:val="24"/>
          <w:highlight w:val="yellow"/>
        </w:rPr>
        <w:t>node</w:t>
      </w:r>
      <w:r>
        <w:rPr>
          <w:rFonts w:ascii="Times New Roman" w:hint="eastAsia"/>
          <w:sz w:val="24"/>
          <w:szCs w:val="24"/>
          <w:highlight w:val="yellow"/>
        </w:rPr>
        <w:t xml:space="preserve"> and </w:t>
      </w:r>
      <w:r>
        <w:rPr>
          <w:rFonts w:ascii="Times New Roman" w:hint="eastAsia"/>
          <w:i/>
          <w:iCs/>
          <w:sz w:val="24"/>
          <w:szCs w:val="24"/>
          <w:highlight w:val="yellow"/>
        </w:rPr>
        <w:t>benva</w:t>
      </w:r>
      <w:r>
        <w:rPr>
          <w:rFonts w:ascii="Times New Roman" w:hint="eastAsia"/>
          <w:sz w:val="24"/>
          <w:szCs w:val="24"/>
          <w:highlight w:val="yellow"/>
        </w:rPr>
        <w:t xml:space="preserve">. </w:t>
      </w:r>
      <w:r>
        <w:rPr>
          <w:rFonts w:ascii="Times New Roman" w:hint="eastAsia"/>
          <w:i/>
          <w:iCs/>
          <w:sz w:val="24"/>
          <w:szCs w:val="24"/>
          <w:highlight w:val="yellow"/>
        </w:rPr>
        <w:t>Node</w:t>
      </w:r>
      <w:r>
        <w:rPr>
          <w:rFonts w:ascii="Times New Roman" w:hint="eastAsia"/>
          <w:sz w:val="24"/>
          <w:szCs w:val="24"/>
          <w:highlight w:val="yellow"/>
        </w:rPr>
        <w:t xml:space="preserve"> is the syntax and </w:t>
      </w:r>
      <w:r>
        <w:rPr>
          <w:rFonts w:ascii="Times New Roman" w:hint="eastAsia"/>
          <w:i/>
          <w:iCs/>
          <w:sz w:val="24"/>
          <w:szCs w:val="24"/>
          <w:highlight w:val="yellow"/>
        </w:rPr>
        <w:t>benva</w:t>
      </w:r>
      <w:r>
        <w:rPr>
          <w:rFonts w:ascii="Times New Roman" w:hint="eastAsia"/>
          <w:sz w:val="24"/>
          <w:szCs w:val="24"/>
          <w:highlight w:val="yellow"/>
        </w:rPr>
        <w:t xml:space="preserve"> is the address</w:t>
      </w:r>
      <w:r>
        <w:rPr>
          <w:rFonts w:ascii="Times New Roman" w:hint="eastAsia"/>
          <w:color w:val="0000FF"/>
          <w:sz w:val="24"/>
          <w:szCs w:val="24"/>
        </w:rPr>
        <w:t>.</w:t>
      </w:r>
      <w:r>
        <w:rPr>
          <w:rFonts w:ascii="Times New Roman" w:hint="eastAsia"/>
          <w:sz w:val="24"/>
          <w:szCs w:val="24"/>
        </w:rPr>
        <w:t xml:space="preserve"> </w:t>
      </w:r>
      <w:r>
        <w:rPr>
          <w:rFonts w:ascii="Times New Roman"/>
          <w:sz w:val="24"/>
          <w:szCs w:val="24"/>
        </w:rPr>
        <w:t xml:space="preserve">This component is also used to associate the scope information of variables and a continuation of the current continuation. The resume of an execution in this interpreter is kept by </w:t>
      </w:r>
      <w:r>
        <w:rPr>
          <w:rFonts w:ascii="Times New Roman"/>
          <w:i/>
          <w:iCs/>
          <w:sz w:val="24"/>
          <w:szCs w:val="24"/>
        </w:rPr>
        <w:t>body stack (BodyKont)</w:t>
      </w:r>
      <w:r>
        <w:rPr>
          <w:rFonts w:ascii="Times New Roman"/>
          <w:sz w:val="24"/>
          <w:szCs w:val="24"/>
        </w:rPr>
        <w:t xml:space="preserve">. The functions suffix with </w:t>
      </w:r>
      <w:r>
        <w:rPr>
          <w:rFonts w:ascii="Times New Roman"/>
          <w:i/>
          <w:iCs/>
          <w:sz w:val="24"/>
          <w:szCs w:val="24"/>
        </w:rPr>
        <w:t>State</w:t>
      </w:r>
      <w:r>
        <w:rPr>
          <w:rFonts w:ascii="Times New Roman"/>
          <w:sz w:val="24"/>
          <w:szCs w:val="24"/>
        </w:rPr>
        <w:t xml:space="preserve"> is associated to calculate state transitions. Then apply static analysis on CESK-machine to get </w:t>
      </w:r>
      <w:r>
        <w:rPr>
          <w:rFonts w:ascii="Times New Roman"/>
          <w:i/>
          <w:iCs/>
          <w:sz w:val="24"/>
          <w:szCs w:val="24"/>
        </w:rPr>
        <w:t>halt</w:t>
      </w:r>
      <w:r>
        <w:rPr>
          <w:rFonts w:ascii="Times New Roman"/>
          <w:sz w:val="24"/>
          <w:szCs w:val="24"/>
        </w:rPr>
        <w:t xml:space="preserve">, </w:t>
      </w:r>
      <w:r>
        <w:rPr>
          <w:rFonts w:ascii="Times New Roman"/>
          <w:i/>
          <w:iCs/>
          <w:sz w:val="24"/>
          <w:szCs w:val="24"/>
        </w:rPr>
        <w:t>push</w:t>
      </w:r>
      <w:r>
        <w:rPr>
          <w:rFonts w:ascii="Times New Roman"/>
          <w:sz w:val="24"/>
          <w:szCs w:val="24"/>
        </w:rPr>
        <w:t xml:space="preserve"> and </w:t>
      </w:r>
      <w:r>
        <w:rPr>
          <w:rFonts w:ascii="Times New Roman"/>
          <w:i/>
          <w:iCs/>
          <w:sz w:val="24"/>
          <w:szCs w:val="24"/>
        </w:rPr>
        <w:t>pop</w:t>
      </w:r>
      <w:r>
        <w:rPr>
          <w:rFonts w:ascii="Times New Roman"/>
          <w:sz w:val="24"/>
          <w:szCs w:val="24"/>
        </w:rPr>
        <w:t xml:space="preserve"> edges with address information in the state graph to reflect behavior of the program. </w:t>
      </w:r>
    </w:p>
    <w:p w14:paraId="31CAA38F" w14:textId="77777777" w:rsidR="00B513FC" w:rsidRDefault="0057338F">
      <w:pPr>
        <w:widowControl w:val="0"/>
        <w:tabs>
          <w:tab w:val="left" w:pos="5460"/>
        </w:tabs>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689DDF67">
          <v:group id="Group_x0020_198" o:spid="_x0000_s1226" style="width:11.6pt;height:41.1pt;mso-position-horizontal-relative:char;mso-position-vertical-relative:line" coordsize="232,822">
            <v:rect id="Shape_x0020_1073742002" o:spid="_x0000_s1227" style="position:absolute;width:232;height:822;flip:x" o:preferrelative="t" stroked="f"/>
            <v:rect id="Shape_x0020_1073742003" o:spid="_x0000_s1228" style="position:absolute;width:232;height:822" o:preferrelative="t" filled="f" stroked="f">
              <v:textbox inset="3.6pt,,3.6pt">
                <w:txbxContent>
                  <w:p w14:paraId="16F0DE4E" w14:textId="77777777" w:rsidR="0057338F" w:rsidRDefault="0057338F">
                    <w:pPr>
                      <w:spacing w:line="240" w:lineRule="auto"/>
                    </w:pPr>
                    <w:r>
                      <w:t>1</w:t>
                    </w:r>
                  </w:p>
                  <w:p w14:paraId="318D1B45" w14:textId="77777777" w:rsidR="0057338F" w:rsidRDefault="0057338F">
                    <w:pPr>
                      <w:spacing w:line="240" w:lineRule="auto"/>
                    </w:pPr>
                    <w:r>
                      <w:t>2</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3E6A9C5E">
          <v:group id="Group_x0020_201" o:spid="_x0000_s1229" style="width:333.65pt;height:40.3pt;mso-position-horizontal-relative:char;mso-position-vertical-relative:line" coordsize="6673,806">
            <v:rect id="Shape_x0020_1073742005" o:spid="_x0000_s1230" style="position:absolute;width:6673;height:806" o:preferrelative="t">
              <v:stroke miterlimit="2"/>
            </v:rect>
            <v:rect id="Shape_x0020_1073742006" o:spid="_x0000_s1231" style="position:absolute;width:6673;height:806" o:preferrelative="t" filled="f" stroked="f">
              <v:textbox inset="3.6pt,,3.6pt">
                <w:txbxContent>
                  <w:p w14:paraId="1E1631B7" w14:textId="77777777" w:rsidR="0057338F" w:rsidRDefault="0057338F">
                    <w:pPr>
                      <w:widowControl w:val="0"/>
                      <w:spacing w:line="240" w:lineRule="auto"/>
                      <w:rPr>
                        <w:rFonts w:ascii="Courier New" w:eastAsia="Courier New" w:hAnsi="Courier New" w:cs="Courier New"/>
                        <w:sz w:val="21"/>
                        <w:szCs w:val="21"/>
                      </w:rPr>
                    </w:pPr>
                    <w:r>
                      <w:rPr>
                        <w:rFonts w:ascii="Courier New"/>
                        <w:sz w:val="21"/>
                        <w:szCs w:val="21"/>
                      </w:rPr>
                      <w:t>var a=1;</w:t>
                    </w:r>
                  </w:p>
                  <w:p w14:paraId="547DEBE8" w14:textId="77777777" w:rsidR="0057338F" w:rsidRDefault="0057338F">
                    <w:pPr>
                      <w:widowControl w:val="0"/>
                      <w:spacing w:line="240" w:lineRule="auto"/>
                    </w:pPr>
                    <w:r>
                      <w:rPr>
                        <w:rFonts w:ascii="Courier New"/>
                        <w:sz w:val="21"/>
                        <w:szCs w:val="21"/>
                      </w:rPr>
                      <w:t>var b=a+1;</w:t>
                    </w:r>
                  </w:p>
                </w:txbxContent>
              </v:textbox>
            </v:rect>
            <w10:wrap type="none"/>
            <w10:anchorlock/>
          </v:group>
        </w:pict>
      </w:r>
    </w:p>
    <w:p w14:paraId="45F1652A" w14:textId="77777777" w:rsidR="00B513FC" w:rsidRDefault="004F4D39" w:rsidP="004F4D39">
      <w:pPr>
        <w:widowControl w:val="0"/>
        <w:tabs>
          <w:tab w:val="left" w:pos="5460"/>
        </w:tabs>
        <w:spacing w:afterLines="100" w:after="240" w:line="276" w:lineRule="auto"/>
        <w:jc w:val="center"/>
        <w:rPr>
          <w:rFonts w:ascii="Times New Roman"/>
          <w:sz w:val="21"/>
          <w:szCs w:val="21"/>
        </w:rPr>
      </w:pPr>
      <w:r>
        <w:rPr>
          <w:rFonts w:ascii="Times New Roman"/>
          <w:sz w:val="21"/>
          <w:szCs w:val="21"/>
        </w:rPr>
        <w:t>Figure 4.2 Example code</w:t>
      </w:r>
    </w:p>
    <w:p w14:paraId="58C2C948" w14:textId="77777777" w:rsidR="00B513FC" w:rsidRDefault="004F4D39" w:rsidP="004F4D39">
      <w:pPr>
        <w:widowControl w:val="0"/>
        <w:tabs>
          <w:tab w:val="left" w:pos="5460"/>
        </w:tabs>
        <w:spacing w:afterLines="50" w:after="120" w:line="276" w:lineRule="auto"/>
        <w:jc w:val="both"/>
        <w:rPr>
          <w:rFonts w:ascii="Times New Roman"/>
          <w:sz w:val="24"/>
          <w:szCs w:val="24"/>
        </w:rPr>
      </w:pPr>
      <w:r>
        <w:rPr>
          <w:rFonts w:ascii="Times New Roman"/>
          <w:sz w:val="24"/>
          <w:szCs w:val="24"/>
        </w:rPr>
        <w:t>Figure 4.3 shows the analysis result derived by the above code. From the figure we can see that the node in the state graph is either an element of  the syntax tree or a node containing one or more statements. The digit in parentheses on the edges is the edges</w:t>
      </w:r>
      <w:r>
        <w:rPr>
          <w:rFonts w:hAnsi="Times New Roman"/>
          <w:sz w:val="24"/>
          <w:szCs w:val="24"/>
        </w:rPr>
        <w:t>’</w:t>
      </w:r>
      <w:r>
        <w:rPr>
          <w:rFonts w:hAnsi="Times New Roman"/>
          <w:sz w:val="24"/>
          <w:szCs w:val="24"/>
        </w:rPr>
        <w:t xml:space="preserve"> </w:t>
      </w:r>
      <w:r>
        <w:rPr>
          <w:rFonts w:ascii="Times New Roman"/>
          <w:sz w:val="24"/>
          <w:szCs w:val="24"/>
        </w:rPr>
        <w:t xml:space="preserve">number. Each edge also contains stack information of the abstract interpreter. This consists of a </w:t>
      </w:r>
      <w:r>
        <w:rPr>
          <w:rFonts w:ascii="Times New Roman"/>
          <w:i/>
          <w:iCs/>
          <w:sz w:val="24"/>
          <w:szCs w:val="24"/>
        </w:rPr>
        <w:t xml:space="preserve">tag </w:t>
      </w:r>
      <w:r>
        <w:rPr>
          <w:rFonts w:ascii="Times New Roman"/>
          <w:sz w:val="24"/>
          <w:szCs w:val="24"/>
        </w:rPr>
        <w:t>of a</w:t>
      </w:r>
      <w:r>
        <w:rPr>
          <w:rFonts w:ascii="Times New Roman" w:hint="eastAsia"/>
          <w:sz w:val="24"/>
          <w:szCs w:val="24"/>
        </w:rPr>
        <w:t xml:space="preserve"> </w:t>
      </w:r>
      <w:r>
        <w:rPr>
          <w:rFonts w:ascii="Times New Roman"/>
          <w:sz w:val="24"/>
          <w:szCs w:val="24"/>
        </w:rPr>
        <w:t xml:space="preserve">node. This </w:t>
      </w:r>
      <w:r>
        <w:rPr>
          <w:rFonts w:ascii="Times New Roman"/>
          <w:i/>
          <w:iCs/>
          <w:sz w:val="24"/>
          <w:szCs w:val="24"/>
        </w:rPr>
        <w:t>tag</w:t>
      </w:r>
      <w:r>
        <w:rPr>
          <w:rFonts w:ascii="Times New Roman"/>
          <w:sz w:val="24"/>
          <w:szCs w:val="24"/>
        </w:rPr>
        <w:t xml:space="preserve"> can be seen as an </w:t>
      </w:r>
      <w:r>
        <w:rPr>
          <w:rFonts w:ascii="Times New Roman"/>
          <w:i/>
          <w:iCs/>
          <w:sz w:val="24"/>
          <w:szCs w:val="24"/>
        </w:rPr>
        <w:t>id</w:t>
      </w:r>
      <w:r>
        <w:rPr>
          <w:rFonts w:ascii="Times New Roman"/>
          <w:sz w:val="24"/>
          <w:szCs w:val="24"/>
        </w:rPr>
        <w:t xml:space="preserve"> of each </w:t>
      </w:r>
      <w:r>
        <w:rPr>
          <w:rFonts w:ascii="Times New Roman"/>
          <w:i/>
          <w:iCs/>
          <w:sz w:val="24"/>
          <w:szCs w:val="24"/>
        </w:rPr>
        <w:t>block</w:t>
      </w:r>
      <w:r>
        <w:rPr>
          <w:rFonts w:ascii="Times New Roman"/>
          <w:sz w:val="24"/>
          <w:szCs w:val="24"/>
        </w:rPr>
        <w:t xml:space="preserve">. The </w:t>
      </w:r>
      <w:r>
        <w:rPr>
          <w:rFonts w:ascii="Times New Roman"/>
          <w:i/>
          <w:iCs/>
          <w:sz w:val="24"/>
          <w:szCs w:val="24"/>
        </w:rPr>
        <w:t>block</w:t>
      </w:r>
      <w:r>
        <w:rPr>
          <w:rFonts w:ascii="Times New Roman"/>
          <w:sz w:val="24"/>
          <w:szCs w:val="24"/>
        </w:rPr>
        <w:t xml:space="preserve"> in a state graph is the node between corresponding positive and negative edges. This node may be a function declaration or an operand in code. A number of </w:t>
      </w:r>
      <w:r>
        <w:rPr>
          <w:rFonts w:ascii="Times New Roman"/>
          <w:i/>
          <w:iCs/>
          <w:sz w:val="24"/>
          <w:szCs w:val="24"/>
        </w:rPr>
        <w:t>blocks</w:t>
      </w:r>
      <w:r>
        <w:rPr>
          <w:rFonts w:ascii="Times New Roman"/>
          <w:sz w:val="24"/>
          <w:szCs w:val="24"/>
        </w:rPr>
        <w:t xml:space="preserve"> compose more complex semantics, such as variable declaration, function call. For examp-le, statement in first line is identified with two </w:t>
      </w:r>
      <w:r>
        <w:rPr>
          <w:rFonts w:ascii="Times New Roman"/>
          <w:i/>
          <w:iCs/>
          <w:sz w:val="24"/>
          <w:szCs w:val="24"/>
        </w:rPr>
        <w:t>blocks</w:t>
      </w:r>
      <w:r>
        <w:rPr>
          <w:rFonts w:ascii="Times New Roman"/>
          <w:sz w:val="24"/>
          <w:szCs w:val="24"/>
        </w:rPr>
        <w:t>: node between edge +1 and -1 identify the value of variable, then edge +2 and -2 identify variable declaration statement. For some edges, it also contains reference and scope information such as the 8</w:t>
      </w:r>
      <w:r>
        <w:rPr>
          <w:rFonts w:ascii="Times New Roman"/>
          <w:sz w:val="24"/>
          <w:szCs w:val="24"/>
          <w:vertAlign w:val="superscript"/>
        </w:rPr>
        <w:t>th</w:t>
      </w:r>
      <w:r>
        <w:rPr>
          <w:rFonts w:ascii="Times New Roman"/>
          <w:sz w:val="24"/>
          <w:szCs w:val="24"/>
        </w:rPr>
        <w:t xml:space="preserve"> edge. 8</w:t>
      </w:r>
      <w:r>
        <w:rPr>
          <w:rFonts w:ascii="Times New Roman"/>
          <w:sz w:val="24"/>
          <w:szCs w:val="24"/>
          <w:vertAlign w:val="superscript"/>
        </w:rPr>
        <w:t>th</w:t>
      </w:r>
      <w:r>
        <w:rPr>
          <w:rFonts w:ascii="Times New Roman"/>
          <w:sz w:val="24"/>
          <w:szCs w:val="24"/>
        </w:rPr>
        <w:t xml:space="preserve"> edge tells us, this node refers to an identifier whose value is </w:t>
      </w:r>
      <w:r>
        <w:rPr>
          <w:rFonts w:ascii="Times New Roman"/>
          <w:i/>
          <w:iCs/>
          <w:sz w:val="24"/>
          <w:szCs w:val="24"/>
        </w:rPr>
        <w:t>a</w:t>
      </w:r>
      <w:r>
        <w:rPr>
          <w:rFonts w:ascii="Times New Roman"/>
          <w:sz w:val="24"/>
          <w:szCs w:val="24"/>
        </w:rPr>
        <w:t xml:space="preserve">, and the scope of </w:t>
      </w:r>
      <w:r>
        <w:rPr>
          <w:rFonts w:ascii="Times New Roman"/>
          <w:i/>
          <w:iCs/>
          <w:sz w:val="24"/>
          <w:szCs w:val="24"/>
        </w:rPr>
        <w:t>a</w:t>
      </w:r>
      <w:r>
        <w:rPr>
          <w:rFonts w:ascii="Times New Roman"/>
          <w:sz w:val="24"/>
          <w:szCs w:val="24"/>
        </w:rPr>
        <w:t xml:space="preserve"> is point to global variable. The edges labeled with positive digit denote for the operation of </w:t>
      </w:r>
      <w:r>
        <w:rPr>
          <w:rFonts w:ascii="Times New Roman"/>
          <w:i/>
          <w:iCs/>
          <w:sz w:val="24"/>
          <w:szCs w:val="24"/>
        </w:rPr>
        <w:t>push stack</w:t>
      </w:r>
      <w:r>
        <w:rPr>
          <w:rFonts w:ascii="Times New Roman"/>
          <w:sz w:val="24"/>
          <w:szCs w:val="24"/>
        </w:rPr>
        <w:t xml:space="preserve">; on contrast, negative digit denotes for operation of </w:t>
      </w:r>
      <w:r>
        <w:rPr>
          <w:rFonts w:ascii="Times New Roman"/>
          <w:i/>
          <w:iCs/>
          <w:sz w:val="24"/>
          <w:szCs w:val="24"/>
        </w:rPr>
        <w:t>pop stack</w:t>
      </w:r>
      <w:r>
        <w:rPr>
          <w:rFonts w:ascii="Times New Roman"/>
          <w:sz w:val="24"/>
          <w:szCs w:val="24"/>
        </w:rPr>
        <w:t xml:space="preserve">. In our CESK-machine, </w:t>
      </w:r>
      <w:r>
        <w:rPr>
          <w:rFonts w:ascii="Times New Roman"/>
          <w:i/>
          <w:iCs/>
          <w:sz w:val="24"/>
          <w:szCs w:val="24"/>
        </w:rPr>
        <w:t>push stack</w:t>
      </w:r>
      <w:r>
        <w:rPr>
          <w:rFonts w:ascii="Times New Roman"/>
          <w:sz w:val="24"/>
          <w:szCs w:val="24"/>
        </w:rPr>
        <w:t xml:space="preserve"> indicates the start of evaluation of an identifier or a statement; </w:t>
      </w:r>
      <w:r>
        <w:rPr>
          <w:rFonts w:ascii="Times New Roman"/>
          <w:i/>
          <w:iCs/>
          <w:sz w:val="24"/>
          <w:szCs w:val="24"/>
        </w:rPr>
        <w:t xml:space="preserve">pop stack </w:t>
      </w:r>
      <w:r>
        <w:rPr>
          <w:rFonts w:ascii="Times New Roman"/>
          <w:sz w:val="24"/>
          <w:szCs w:val="24"/>
        </w:rPr>
        <w:t xml:space="preserve">indicates the evaluation is terminated. Each corresponding positive and negative digit pair is used to identify semantics of the program. </w:t>
      </w:r>
    </w:p>
    <w:p w14:paraId="43B0C4DE" w14:textId="77777777" w:rsidR="00B513FC" w:rsidRDefault="00B513FC">
      <w:pPr>
        <w:widowControl w:val="0"/>
        <w:spacing w:afterLines="50" w:after="120" w:line="276" w:lineRule="auto"/>
        <w:jc w:val="center"/>
        <w:rPr>
          <w:rFonts w:ascii="Times New Roman" w:hAnsi="Times New Roman"/>
          <w:sz w:val="24"/>
          <w:szCs w:val="24"/>
        </w:rPr>
      </w:pPr>
    </w:p>
    <w:p w14:paraId="6F7D6032" w14:textId="77777777" w:rsidR="00B513FC" w:rsidRDefault="00B513FC">
      <w:pPr>
        <w:widowControl w:val="0"/>
        <w:spacing w:afterLines="50" w:after="120" w:line="276" w:lineRule="auto"/>
        <w:jc w:val="center"/>
        <w:rPr>
          <w:rFonts w:ascii="Times New Roman" w:hAnsi="Times New Roman"/>
          <w:sz w:val="24"/>
          <w:szCs w:val="24"/>
        </w:rPr>
      </w:pPr>
    </w:p>
    <w:p w14:paraId="37E05F6B" w14:textId="77777777" w:rsidR="00B513FC" w:rsidRDefault="004F4D39">
      <w:pPr>
        <w:widowControl w:val="0"/>
        <w:spacing w:afterLines="50" w:after="120" w:line="276" w:lineRule="auto"/>
        <w:jc w:val="both"/>
        <w:outlineLvl w:val="2"/>
        <w:rPr>
          <w:rFonts w:ascii="Times New Roman" w:eastAsia="Times New Roman" w:hAnsi="Times New Roman"/>
          <w:sz w:val="28"/>
          <w:szCs w:val="28"/>
        </w:rPr>
      </w:pPr>
      <w:bookmarkStart w:id="447" w:name="_Toc24285"/>
      <w:r>
        <w:rPr>
          <w:rFonts w:ascii="Times New Roman"/>
          <w:sz w:val="28"/>
          <w:szCs w:val="28"/>
        </w:rPr>
        <w:t>4.1.2 Constructing PDG on top of state graph</w:t>
      </w:r>
      <w:bookmarkEnd w:id="447"/>
    </w:p>
    <w:p w14:paraId="35B94C16"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The  PDG in the tier splitting tool is based on a classic PDG augmented with summary edges. The summary edges are added between input actual parameter to output actual parameter if a path between the corresponding formal input to formal output exists. The constructing process is impleme-nted by the notion of </w:t>
      </w:r>
      <w:r>
        <w:rPr>
          <w:rFonts w:ascii="Times New Roman"/>
          <w:i/>
          <w:iCs/>
          <w:sz w:val="24"/>
          <w:szCs w:val="24"/>
        </w:rPr>
        <w:t>an evaluator</w:t>
      </w:r>
      <w:r>
        <w:rPr>
          <w:rFonts w:ascii="Times New Roman"/>
          <w:sz w:val="24"/>
          <w:szCs w:val="24"/>
        </w:rPr>
        <w:t xml:space="preserve"> we introduced in section 3.4. By using the </w:t>
      </w:r>
      <w:r>
        <w:rPr>
          <w:rFonts w:ascii="Times New Roman"/>
          <w:i/>
          <w:iCs/>
          <w:sz w:val="24"/>
          <w:szCs w:val="24"/>
        </w:rPr>
        <w:t>evaluato</w:t>
      </w:r>
      <w:r>
        <w:rPr>
          <w:rFonts w:ascii="Times New Roman"/>
          <w:sz w:val="24"/>
          <w:szCs w:val="24"/>
        </w:rPr>
        <w:t xml:space="preserve">r to estimate the type of nodes in the state graph, the abstract interpreter will result in corresponding adding operation of node as well as the connection with its predecessors and successors in PDG. The type of node in PDG is identified by corresponding positive and negative digit pair of edge in state graph. </w:t>
      </w:r>
    </w:p>
    <w:p w14:paraId="20A8B505" w14:textId="77777777" w:rsidR="00B513FC" w:rsidRDefault="0057338F">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lastRenderedPageBreak/>
        <w:pict w14:anchorId="1AFD91A6">
          <v:shape id="Picture_x0020_138" o:spid="_x0000_i1162" type="#_x0000_t75" style="width:128pt;height:588.65pt">
            <v:imagedata r:id="rId145" o:title="" croptop="80f" cropbottom="179f" cropleft="929f" cropright="1370f"/>
          </v:shape>
        </w:pict>
      </w:r>
    </w:p>
    <w:p w14:paraId="0335502B" w14:textId="77777777" w:rsidR="00B513FC" w:rsidRDefault="004F4D39">
      <w:pPr>
        <w:widowControl w:val="0"/>
        <w:spacing w:afterLines="50" w:after="120" w:line="276" w:lineRule="auto"/>
        <w:jc w:val="center"/>
        <w:rPr>
          <w:rFonts w:ascii="Times New Roman"/>
          <w:sz w:val="21"/>
          <w:szCs w:val="21"/>
        </w:rPr>
      </w:pPr>
      <w:r>
        <w:rPr>
          <w:rFonts w:ascii="Times New Roman"/>
          <w:sz w:val="21"/>
          <w:szCs w:val="21"/>
        </w:rPr>
        <w:t xml:space="preserve">Figure 4.3 Corresponding </w:t>
      </w:r>
      <w:r>
        <w:rPr>
          <w:rFonts w:ascii="Times New Roman"/>
          <w:sz w:val="24"/>
          <w:szCs w:val="24"/>
        </w:rPr>
        <w:t>state graph</w:t>
      </w:r>
      <w:r>
        <w:rPr>
          <w:rFonts w:ascii="Times New Roman"/>
          <w:sz w:val="21"/>
          <w:szCs w:val="21"/>
        </w:rPr>
        <w:t xml:space="preserve"> of code in figure 4.2.</w:t>
      </w:r>
    </w:p>
    <w:p w14:paraId="2F5142CF"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lastRenderedPageBreak/>
        <w:t xml:space="preserve">For example, in figure 4.3, the edge labeled </w:t>
      </w:r>
      <w:r>
        <w:rPr>
          <w:rFonts w:ascii="Times New Roman"/>
          <w:i/>
          <w:iCs/>
          <w:sz w:val="24"/>
          <w:szCs w:val="24"/>
        </w:rPr>
        <w:t>+2</w:t>
      </w:r>
      <w:r>
        <w:rPr>
          <w:rFonts w:ascii="Times New Roman"/>
          <w:sz w:val="24"/>
          <w:szCs w:val="24"/>
        </w:rPr>
        <w:t xml:space="preserve"> and </w:t>
      </w:r>
      <w:r>
        <w:rPr>
          <w:rFonts w:ascii="Times New Roman"/>
          <w:i/>
          <w:iCs/>
          <w:sz w:val="24"/>
          <w:szCs w:val="24"/>
        </w:rPr>
        <w:t>-2</w:t>
      </w:r>
      <w:r>
        <w:rPr>
          <w:rFonts w:ascii="Times New Roman"/>
          <w:sz w:val="24"/>
          <w:szCs w:val="24"/>
        </w:rPr>
        <w:t xml:space="preserve"> is stamped with string </w:t>
      </w:r>
      <w:r>
        <w:rPr>
          <w:rFonts w:ascii="Times New Roman"/>
          <w:i/>
          <w:iCs/>
          <w:sz w:val="24"/>
          <w:szCs w:val="24"/>
        </w:rPr>
        <w:t>vrator</w:t>
      </w:r>
      <w:r>
        <w:rPr>
          <w:rFonts w:ascii="Times New Roman"/>
          <w:sz w:val="24"/>
          <w:szCs w:val="24"/>
        </w:rPr>
        <w:t xml:space="preserve">, this string indicates the node between these edges is in </w:t>
      </w:r>
      <w:r>
        <w:rPr>
          <w:rFonts w:ascii="Times New Roman"/>
          <w:i/>
          <w:iCs/>
          <w:sz w:val="24"/>
          <w:szCs w:val="24"/>
        </w:rPr>
        <w:t>variable declaration stack (VariableDeclarationKont)</w:t>
      </w:r>
      <w:r>
        <w:rPr>
          <w:rFonts w:ascii="Times New Roman"/>
          <w:sz w:val="24"/>
          <w:szCs w:val="24"/>
        </w:rPr>
        <w:t xml:space="preserve">. The corresponding edges in </w:t>
      </w:r>
      <w:r>
        <w:rPr>
          <w:rFonts w:ascii="Times New Roman"/>
          <w:i/>
          <w:iCs/>
          <w:sz w:val="24"/>
          <w:szCs w:val="24"/>
        </w:rPr>
        <w:t>body stack</w:t>
      </w:r>
      <w:r>
        <w:rPr>
          <w:rFonts w:ascii="Times New Roman"/>
          <w:sz w:val="24"/>
          <w:szCs w:val="24"/>
        </w:rPr>
        <w:t xml:space="preserve"> identify the first variable declaration statement in code and outgoing edge to second line. The </w:t>
      </w:r>
      <w:r>
        <w:rPr>
          <w:rFonts w:ascii="Times New Roman"/>
          <w:i/>
          <w:iCs/>
          <w:sz w:val="24"/>
          <w:szCs w:val="24"/>
        </w:rPr>
        <w:t>evaluator</w:t>
      </w:r>
      <w:r>
        <w:rPr>
          <w:rFonts w:ascii="Times New Roman"/>
          <w:sz w:val="24"/>
          <w:szCs w:val="24"/>
        </w:rPr>
        <w:t xml:space="preserve"> in STIP.js handles this information from state graph and makes a statement node for a variable declaration in the PDG.</w:t>
      </w:r>
      <w:r>
        <w:rPr>
          <w:sz w:val="24"/>
          <w:szCs w:val="24"/>
        </w:rPr>
        <w:t xml:space="preserve"> </w:t>
      </w:r>
      <w:r>
        <w:rPr>
          <w:rFonts w:ascii="Times New Roman"/>
          <w:sz w:val="24"/>
          <w:szCs w:val="24"/>
        </w:rPr>
        <w:t>The data dependence in figure 4.3, is identified with scope information in 8</w:t>
      </w:r>
      <w:r>
        <w:rPr>
          <w:rFonts w:ascii="Times New Roman"/>
          <w:sz w:val="24"/>
          <w:szCs w:val="24"/>
          <w:vertAlign w:val="superscript"/>
        </w:rPr>
        <w:t>th</w:t>
      </w:r>
      <w:r>
        <w:rPr>
          <w:rFonts w:ascii="Times New Roman"/>
          <w:sz w:val="24"/>
          <w:szCs w:val="24"/>
        </w:rPr>
        <w:t xml:space="preserve"> edge. Following two figures show the PDG out of STIP.js. To get slices, the program slicing algorithm is backward traversal as we discussed in section 2.2.</w:t>
      </w:r>
    </w:p>
    <w:p w14:paraId="5B7CDA17" w14:textId="77777777" w:rsidR="00B513FC" w:rsidRDefault="0057338F">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0CC95C6F">
          <v:shape id="Picture_x0020_139" o:spid="_x0000_i1163" type="#_x0000_t75" style="width:159.35pt;height:131.35pt">
            <v:imagedata r:id="rId146" o:title=""/>
          </v:shape>
        </w:pict>
      </w:r>
    </w:p>
    <w:p w14:paraId="5FC77B7F"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4.4 Corresponding PDG of code in figure 4.2.</w:t>
      </w:r>
    </w:p>
    <w:p w14:paraId="02D99A7F" w14:textId="77777777" w:rsidR="00B513FC" w:rsidRDefault="00B513FC">
      <w:pPr>
        <w:widowControl w:val="0"/>
        <w:spacing w:afterLines="50" w:after="120" w:line="276" w:lineRule="auto"/>
        <w:jc w:val="center"/>
        <w:rPr>
          <w:rFonts w:ascii="Times New Roman" w:eastAsia="Times New Roman" w:hAnsi="Times New Roman"/>
          <w:sz w:val="21"/>
          <w:szCs w:val="21"/>
        </w:rPr>
      </w:pPr>
    </w:p>
    <w:p w14:paraId="7108A811" w14:textId="77777777" w:rsidR="00B513FC" w:rsidRDefault="0057338F">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23EBBA9C">
          <v:shape id="Picture_x0020_140" o:spid="_x0000_i1164" type="#_x0000_t75" style="width:359.35pt;height:124.65pt">
            <v:imagedata r:id="rId147" o:title=""/>
          </v:shape>
        </w:pict>
      </w:r>
    </w:p>
    <w:p w14:paraId="74247B47"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4.5 Corresponding PDG of code in figure 2.1(a).</w:t>
      </w:r>
    </w:p>
    <w:p w14:paraId="369A4150"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56C870E7"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62A03BC3" w14:textId="77777777" w:rsidR="00B513FC" w:rsidRDefault="004F4D39">
      <w:pPr>
        <w:widowControl w:val="0"/>
        <w:spacing w:afterLines="100" w:after="240" w:line="276" w:lineRule="auto"/>
        <w:jc w:val="both"/>
        <w:outlineLvl w:val="1"/>
        <w:rPr>
          <w:rFonts w:ascii="Times New Roman" w:eastAsia="Times New Roman" w:hAnsi="Times New Roman"/>
          <w:b/>
          <w:bCs/>
          <w:sz w:val="28"/>
          <w:szCs w:val="28"/>
        </w:rPr>
      </w:pPr>
      <w:bookmarkStart w:id="448" w:name="_Toc10100"/>
      <w:r>
        <w:rPr>
          <w:rFonts w:ascii="Times New Roman"/>
          <w:b/>
          <w:bCs/>
          <w:sz w:val="28"/>
          <w:szCs w:val="28"/>
        </w:rPr>
        <w:t>4.2 Case study on state transition graph</w:t>
      </w:r>
      <w:bookmarkEnd w:id="448"/>
    </w:p>
    <w:p w14:paraId="38218C9F" w14:textId="77777777" w:rsidR="00B513FC" w:rsidRDefault="004F4D39">
      <w:pPr>
        <w:pStyle w:val="11"/>
        <w:widowControl w:val="0"/>
        <w:spacing w:afterLines="50" w:after="120" w:line="276" w:lineRule="auto"/>
        <w:jc w:val="both"/>
        <w:rPr>
          <w:rFonts w:ascii="Times New Roman" w:eastAsia="Times New Roman" w:hAnsi="Times New Roman"/>
          <w:sz w:val="24"/>
          <w:szCs w:val="24"/>
          <w:u w:color="000000"/>
        </w:rPr>
      </w:pPr>
      <w:r>
        <w:rPr>
          <w:rFonts w:ascii="Times New Roman"/>
          <w:sz w:val="24"/>
          <w:szCs w:val="24"/>
        </w:rPr>
        <w:t xml:space="preserve">Beside semantic links between nodes, the predecessors and successors of each node are linked depending on data and control dependences when we construct the dependence graph. So when we find the slicing node that </w:t>
      </w:r>
      <w:r>
        <w:rPr>
          <w:rFonts w:ascii="Times New Roman"/>
          <w:sz w:val="24"/>
          <w:szCs w:val="24"/>
        </w:rPr>
        <w:lastRenderedPageBreak/>
        <w:t xml:space="preserve">corresponds to the slicing criterion, we can simply get all nodes related to it by performing a backward traversal from this node to the entry node. Since the state graph is also a graph representation of the program code, slicing via Jipda also needs to locate nodes related to the slicing criterion by traversal on the graph. </w:t>
      </w:r>
    </w:p>
    <w:p w14:paraId="7A1C6EFF" w14:textId="77777777" w:rsidR="00B513FC" w:rsidRDefault="004F4D39">
      <w:pPr>
        <w:widowControl w:val="0"/>
        <w:spacing w:afterLines="50" w:after="120" w:line="276" w:lineRule="auto"/>
        <w:jc w:val="both"/>
        <w:rPr>
          <w:rFonts w:ascii="Times New Roman"/>
          <w:sz w:val="24"/>
          <w:szCs w:val="24"/>
        </w:rPr>
      </w:pPr>
      <w:r>
        <w:rPr>
          <w:rFonts w:ascii="Times New Roman"/>
          <w:sz w:val="24"/>
          <w:szCs w:val="24"/>
        </w:rPr>
        <w:t xml:space="preserve">     </w:t>
      </w:r>
    </w:p>
    <w:p w14:paraId="2FDB3887" w14:textId="77777777" w:rsidR="00B513FC" w:rsidRDefault="00B513FC">
      <w:pPr>
        <w:widowControl w:val="0"/>
        <w:spacing w:afterLines="50" w:after="120" w:line="276" w:lineRule="auto"/>
        <w:jc w:val="both"/>
        <w:rPr>
          <w:rFonts w:ascii="Times New Roman"/>
          <w:sz w:val="24"/>
          <w:szCs w:val="24"/>
        </w:rPr>
      </w:pPr>
    </w:p>
    <w:p w14:paraId="081471AE" w14:textId="77777777" w:rsidR="00B513FC" w:rsidRDefault="004F4D39">
      <w:pPr>
        <w:widowControl w:val="0"/>
        <w:spacing w:afterLines="50" w:after="120" w:line="276" w:lineRule="auto"/>
        <w:jc w:val="both"/>
        <w:outlineLvl w:val="2"/>
        <w:rPr>
          <w:rFonts w:ascii="Times New Roman" w:eastAsia="Times New Roman" w:hAnsi="Times New Roman"/>
          <w:sz w:val="28"/>
          <w:szCs w:val="28"/>
        </w:rPr>
      </w:pPr>
      <w:bookmarkStart w:id="449" w:name="_Toc13788"/>
      <w:r>
        <w:rPr>
          <w:rFonts w:ascii="Times New Roman"/>
          <w:sz w:val="28"/>
          <w:szCs w:val="28"/>
        </w:rPr>
        <w:t>4.2.1 Assumption</w:t>
      </w:r>
      <w:bookmarkEnd w:id="449"/>
    </w:p>
    <w:p w14:paraId="1359E380"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By observing figure 4.3 and 4.4, we can set the state graph apart from the PDG by two points. The first one is, a node in a PDG represents one corresponding statement, however, a node in a STG represent identifiers in the state graph. The second one, the edges in a PDG identify the type of relationship between each node. Looking at figure 4.3, edges store semantic information linked with the interpreter in the state graph. A statement is identified by a sequence of edges in the state graph. Based on the characteristics of the state graph we observed in figure 4.3 and 4.4, we make an assumption that by point out an interested line to slice on program, if this line does not contain an identifier then this line isn</w:t>
      </w:r>
      <w:r>
        <w:rPr>
          <w:rFonts w:hAnsi="Times New Roman"/>
          <w:sz w:val="24"/>
          <w:szCs w:val="24"/>
        </w:rPr>
        <w:t>’</w:t>
      </w:r>
      <w:r>
        <w:rPr>
          <w:rFonts w:ascii="Times New Roman"/>
          <w:sz w:val="24"/>
          <w:szCs w:val="24"/>
        </w:rPr>
        <w:t xml:space="preserve">t data dependent on other code; otherwise, locating the value of identifier from top to this line. In this case, the first step to drive slicing algorithm is calculate the range of interested line to get all corresponding nodes in state graph. Then, from the start of the range, we examine each node to confirm data dependences. In order to illustrate our assumption, we make an observation of instances below.   </w:t>
      </w:r>
    </w:p>
    <w:p w14:paraId="7A795D51" w14:textId="77777777" w:rsidR="00B513FC" w:rsidRDefault="0057338F">
      <w:pPr>
        <w:widowControl w:val="0"/>
        <w:spacing w:afterLines="50" w:after="120" w:line="276" w:lineRule="auto"/>
        <w:jc w:val="center"/>
        <w:rPr>
          <w:rFonts w:ascii="Times New Roman" w:eastAsia="Times New Roman" w:hAnsi="Times New Roman"/>
          <w:color w:val="000000"/>
          <w:kern w:val="2"/>
          <w:sz w:val="24"/>
          <w:szCs w:val="24"/>
          <w:u w:color="000000"/>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568F5A53">
          <v:group id="Group_x0020_207" o:spid="_x0000_s1235" style="width:24.1pt;height:56.4pt;mso-position-horizontal-relative:char;mso-position-vertical-relative:line" coordsize="482,1128">
            <v:rect id="Shape_x0020_1073742011" o:spid="_x0000_s1236" style="position:absolute;width:482;height:1128" o:preferrelative="t" stroked="f"/>
            <v:rect id="Shape_x0020_1073742012" o:spid="_x0000_s1237" style="position:absolute;width:482;height:1128" o:preferrelative="t" filled="f" stroked="f">
              <v:textbox inset="3.6pt,,3.6pt">
                <w:txbxContent>
                  <w:p w14:paraId="3095AFC5" w14:textId="77777777" w:rsidR="0057338F" w:rsidRDefault="0057338F">
                    <w:pPr>
                      <w:spacing w:line="20" w:lineRule="atLeast"/>
                      <w:jc w:val="right"/>
                      <w:rPr>
                        <w:rFonts w:ascii="Courier New" w:eastAsia="Courier New" w:hAnsi="Courier New" w:cs="Courier New"/>
                        <w:sz w:val="21"/>
                        <w:szCs w:val="21"/>
                      </w:rPr>
                    </w:pPr>
                    <w:r>
                      <w:rPr>
                        <w:rFonts w:ascii="Courier New"/>
                        <w:sz w:val="21"/>
                        <w:szCs w:val="21"/>
                      </w:rPr>
                      <w:t>1</w:t>
                    </w:r>
                  </w:p>
                  <w:p w14:paraId="7984E19E" w14:textId="77777777" w:rsidR="0057338F" w:rsidRDefault="0057338F">
                    <w:pPr>
                      <w:spacing w:line="20" w:lineRule="atLeast"/>
                      <w:jc w:val="right"/>
                      <w:rPr>
                        <w:rFonts w:ascii="Courier New" w:eastAsia="Courier New" w:hAnsi="Courier New" w:cs="Courier New"/>
                        <w:sz w:val="21"/>
                        <w:szCs w:val="21"/>
                      </w:rPr>
                    </w:pPr>
                    <w:r>
                      <w:rPr>
                        <w:rFonts w:ascii="Courier New"/>
                        <w:sz w:val="21"/>
                        <w:szCs w:val="21"/>
                      </w:rPr>
                      <w:t>2</w:t>
                    </w:r>
                  </w:p>
                  <w:p w14:paraId="79D06E6B" w14:textId="77777777" w:rsidR="0057338F" w:rsidRDefault="0057338F">
                    <w:pPr>
                      <w:spacing w:line="20" w:lineRule="atLeast"/>
                      <w:jc w:val="right"/>
                      <w:rPr>
                        <w:rFonts w:ascii="Courier New" w:eastAsia="Courier New" w:hAnsi="Courier New" w:cs="Courier New"/>
                        <w:sz w:val="21"/>
                        <w:szCs w:val="21"/>
                      </w:rPr>
                    </w:pPr>
                    <w:r>
                      <w:rPr>
                        <w:rFonts w:ascii="Courier New"/>
                        <w:sz w:val="21"/>
                        <w:szCs w:val="21"/>
                      </w:rPr>
                      <w:t>3</w:t>
                    </w:r>
                  </w:p>
                  <w:p w14:paraId="4C29012C" w14:textId="77777777" w:rsidR="0057338F" w:rsidRDefault="0057338F">
                    <w:pPr>
                      <w:spacing w:line="20" w:lineRule="atLeast"/>
                      <w:jc w:val="right"/>
                    </w:pPr>
                    <w:r>
                      <w:rPr>
                        <w:rFonts w:ascii="Courier New"/>
                        <w:sz w:val="21"/>
                        <w:szCs w:val="21"/>
                      </w:rPr>
                      <w:t>4</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2A963EA4">
          <v:group id="Group_x0020_210" o:spid="_x0000_s1238" style="width:321pt;height:56.5pt;mso-position-horizontal-relative:char;mso-position-vertical-relative:line" coordsize="6420,1130">
            <v:rect id="Shape_x0020_1073742014" o:spid="_x0000_s1239" style="position:absolute;width:6420;height:1130" o:preferrelative="t">
              <v:stroke miterlimit="2"/>
            </v:rect>
            <v:rect id="Shape_x0020_1073742015" o:spid="_x0000_s1240" style="position:absolute;width:6420;height:1130" o:preferrelative="t" filled="f" stroked="f">
              <v:textbox inset="3.6pt,,3.6pt">
                <w:txbxContent>
                  <w:p w14:paraId="24394E9A" w14:textId="77777777" w:rsidR="0057338F" w:rsidRDefault="0057338F">
                    <w:pPr>
                      <w:spacing w:line="20" w:lineRule="atLeast"/>
                      <w:rPr>
                        <w:rFonts w:ascii="Courier New" w:eastAsia="Courier New" w:hAnsi="Courier New" w:cs="Courier New"/>
                        <w:sz w:val="21"/>
                        <w:szCs w:val="21"/>
                      </w:rPr>
                    </w:pPr>
                    <w:r>
                      <w:rPr>
                        <w:rFonts w:ascii="Courier New"/>
                        <w:sz w:val="21"/>
                        <w:szCs w:val="21"/>
                      </w:rPr>
                      <w:t>var a=1;</w:t>
                    </w:r>
                  </w:p>
                  <w:p w14:paraId="45893E8A" w14:textId="77777777" w:rsidR="0057338F" w:rsidRDefault="0057338F">
                    <w:pPr>
                      <w:spacing w:line="20" w:lineRule="atLeast"/>
                      <w:rPr>
                        <w:rFonts w:ascii="Courier New" w:eastAsia="Courier New" w:hAnsi="Courier New" w:cs="Courier New"/>
                        <w:sz w:val="21"/>
                        <w:szCs w:val="21"/>
                      </w:rPr>
                    </w:pPr>
                    <w:r>
                      <w:rPr>
                        <w:rFonts w:ascii="Courier New"/>
                        <w:sz w:val="21"/>
                        <w:szCs w:val="21"/>
                      </w:rPr>
                      <w:t>var b=2;</w:t>
                    </w:r>
                  </w:p>
                  <w:p w14:paraId="3D3110BF" w14:textId="77777777" w:rsidR="0057338F" w:rsidRDefault="0057338F">
                    <w:pPr>
                      <w:spacing w:line="20" w:lineRule="atLeast"/>
                      <w:rPr>
                        <w:rFonts w:ascii="Courier New" w:eastAsia="Courier New" w:hAnsi="Courier New" w:cs="Courier New"/>
                        <w:sz w:val="21"/>
                        <w:szCs w:val="21"/>
                      </w:rPr>
                    </w:pPr>
                    <w:r>
                      <w:rPr>
                        <w:rFonts w:ascii="Courier New"/>
                        <w:sz w:val="21"/>
                        <w:szCs w:val="21"/>
                      </w:rPr>
                      <w:t>var c=a+1;</w:t>
                    </w:r>
                  </w:p>
                  <w:p w14:paraId="1E5C3659" w14:textId="77777777" w:rsidR="0057338F" w:rsidRDefault="0057338F">
                    <w:pPr>
                      <w:spacing w:line="20" w:lineRule="atLeast"/>
                    </w:pPr>
                    <w:r>
                      <w:rPr>
                        <w:rFonts w:ascii="Courier New"/>
                        <w:sz w:val="21"/>
                        <w:szCs w:val="21"/>
                      </w:rPr>
                      <w:t>var d=b-1;</w:t>
                    </w:r>
                  </w:p>
                </w:txbxContent>
              </v:textbox>
            </v:rect>
            <w10:wrap type="none"/>
            <w10:anchorlock/>
          </v:group>
        </w:pict>
      </w:r>
    </w:p>
    <w:p w14:paraId="1CFDF8FE" w14:textId="77777777" w:rsidR="00B513FC" w:rsidRDefault="004F4D39">
      <w:pPr>
        <w:widowControl w:val="0"/>
        <w:spacing w:afterLines="50" w:after="120" w:line="276" w:lineRule="auto"/>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The corresponding </w:t>
      </w:r>
      <w:r>
        <w:rPr>
          <w:rFonts w:ascii="Times New Roman"/>
          <w:sz w:val="24"/>
          <w:szCs w:val="24"/>
        </w:rPr>
        <w:t>state graph</w:t>
      </w:r>
      <w:r>
        <w:rPr>
          <w:rFonts w:ascii="Times New Roman"/>
          <w:color w:val="000000"/>
          <w:kern w:val="2"/>
          <w:sz w:val="24"/>
          <w:szCs w:val="24"/>
          <w:u w:color="000000"/>
        </w:rPr>
        <w:t xml:space="preserve"> of this experimental code from Jipda framework is shown in figure 4.6. We know variable </w:t>
      </w:r>
      <w:r>
        <w:rPr>
          <w:rFonts w:ascii="Times New Roman"/>
          <w:i/>
          <w:iCs/>
          <w:color w:val="000000"/>
          <w:kern w:val="2"/>
          <w:sz w:val="24"/>
          <w:szCs w:val="24"/>
          <w:u w:color="000000"/>
        </w:rPr>
        <w:t>a</w:t>
      </w:r>
      <w:r>
        <w:rPr>
          <w:rFonts w:ascii="Times New Roman"/>
          <w:color w:val="000000"/>
          <w:kern w:val="2"/>
          <w:sz w:val="24"/>
          <w:szCs w:val="24"/>
          <w:u w:color="000000"/>
        </w:rPr>
        <w:t xml:space="preserve"> directly influences variable </w:t>
      </w:r>
      <w:r>
        <w:rPr>
          <w:rFonts w:ascii="Times New Roman"/>
          <w:i/>
          <w:iCs/>
          <w:color w:val="000000"/>
          <w:kern w:val="2"/>
          <w:sz w:val="24"/>
          <w:szCs w:val="24"/>
          <w:u w:color="000000"/>
        </w:rPr>
        <w:t>c</w:t>
      </w:r>
      <w:r>
        <w:rPr>
          <w:rFonts w:ascii="Times New Roman"/>
          <w:color w:val="000000"/>
          <w:kern w:val="2"/>
          <w:sz w:val="24"/>
          <w:szCs w:val="24"/>
          <w:u w:color="000000"/>
        </w:rPr>
        <w:t xml:space="preserve">; and variable </w:t>
      </w:r>
      <w:r>
        <w:rPr>
          <w:rFonts w:ascii="Times New Roman"/>
          <w:i/>
          <w:iCs/>
          <w:color w:val="000000"/>
          <w:kern w:val="2"/>
          <w:sz w:val="24"/>
          <w:szCs w:val="24"/>
          <w:u w:color="000000"/>
        </w:rPr>
        <w:t>b</w:t>
      </w:r>
      <w:r>
        <w:rPr>
          <w:rFonts w:ascii="Times New Roman"/>
          <w:color w:val="000000"/>
          <w:kern w:val="2"/>
          <w:sz w:val="24"/>
          <w:szCs w:val="24"/>
          <w:u w:color="000000"/>
        </w:rPr>
        <w:t xml:space="preserve"> is a direct influence on variable </w:t>
      </w:r>
      <w:r>
        <w:rPr>
          <w:rFonts w:ascii="Times New Roman"/>
          <w:i/>
          <w:iCs/>
          <w:color w:val="000000"/>
          <w:kern w:val="2"/>
          <w:sz w:val="24"/>
          <w:szCs w:val="24"/>
          <w:u w:color="000000"/>
        </w:rPr>
        <w:t>d</w:t>
      </w:r>
      <w:r>
        <w:rPr>
          <w:rFonts w:ascii="Times New Roman"/>
          <w:color w:val="000000"/>
          <w:kern w:val="2"/>
          <w:sz w:val="24"/>
          <w:szCs w:val="24"/>
          <w:u w:color="000000"/>
        </w:rPr>
        <w:t xml:space="preserve">. This code can be divided into two slices. The first slice can be obtained by slicing on criterion </w:t>
      </w:r>
      <w:r>
        <w:rPr>
          <w:rFonts w:ascii="Times New Roman"/>
          <w:i/>
          <w:iCs/>
          <w:color w:val="000000"/>
          <w:kern w:val="2"/>
          <w:sz w:val="24"/>
          <w:szCs w:val="24"/>
          <w:u w:color="000000"/>
        </w:rPr>
        <w:t>&lt; 3, {c} &gt;</w:t>
      </w:r>
      <w:r>
        <w:rPr>
          <w:rFonts w:ascii="Times New Roman"/>
          <w:color w:val="000000"/>
          <w:kern w:val="2"/>
          <w:sz w:val="24"/>
          <w:szCs w:val="24"/>
          <w:u w:color="000000"/>
        </w:rPr>
        <w:t xml:space="preserve"> is:</w:t>
      </w:r>
    </w:p>
    <w:p w14:paraId="5645F8D2" w14:textId="77777777" w:rsidR="00B513FC" w:rsidRDefault="0057338F">
      <w:pPr>
        <w:widowControl w:val="0"/>
        <w:spacing w:afterLines="50" w:after="120" w:line="276" w:lineRule="auto"/>
        <w:jc w:val="center"/>
        <w:rPr>
          <w:rFonts w:ascii="Times New Roman" w:eastAsia="Times New Roman" w:hAnsi="Times New Roman"/>
          <w:color w:val="000000"/>
          <w:kern w:val="2"/>
          <w:sz w:val="24"/>
          <w:szCs w:val="24"/>
          <w:u w:color="000000"/>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1F087671">
          <v:group id="Group_x0020_213" o:spid="_x0000_s1241" style="width:22.85pt;height:30.65pt;mso-position-horizontal-relative:char;mso-position-vertical-relative:line" coordsize="457,613">
            <v:rect id="Shape_x0020_1073742017" o:spid="_x0000_s1242" style="position:absolute;width:457;height:613" o:preferrelative="t" stroked="f"/>
            <v:rect id="Shape_x0020_1073742018" o:spid="_x0000_s1243" style="position:absolute;width:457;height:613" o:preferrelative="t" filled="f" stroked="f">
              <v:textbox inset="3.6pt,,3.6pt">
                <w:txbxContent>
                  <w:p w14:paraId="054FA0F8" w14:textId="77777777" w:rsidR="0057338F" w:rsidRDefault="0057338F">
                    <w:pPr>
                      <w:spacing w:line="20" w:lineRule="atLeast"/>
                      <w:jc w:val="right"/>
                      <w:rPr>
                        <w:rFonts w:ascii="Courier New" w:eastAsia="Courier New" w:hAnsi="Courier New" w:cs="Courier New"/>
                        <w:sz w:val="21"/>
                        <w:szCs w:val="21"/>
                      </w:rPr>
                    </w:pPr>
                    <w:r>
                      <w:rPr>
                        <w:rFonts w:ascii="Courier New"/>
                        <w:sz w:val="21"/>
                        <w:szCs w:val="21"/>
                      </w:rPr>
                      <w:t>1</w:t>
                    </w:r>
                  </w:p>
                  <w:p w14:paraId="5ADF06A2" w14:textId="77777777" w:rsidR="0057338F" w:rsidRDefault="0057338F">
                    <w:pPr>
                      <w:spacing w:line="20" w:lineRule="atLeast"/>
                      <w:jc w:val="right"/>
                    </w:pPr>
                    <w:r>
                      <w:rPr>
                        <w:rFonts w:ascii="Courier New"/>
                        <w:sz w:val="21"/>
                        <w:szCs w:val="21"/>
                      </w:rPr>
                      <w:t>2</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014371C3">
          <v:group id="Group_x0020_216" o:spid="_x0000_s1244" style="width:321.7pt;height:30.05pt;mso-position-horizontal-relative:char;mso-position-vertical-relative:line" coordsize="6434,601">
            <v:rect id="Shape_x0020_1073742020" o:spid="_x0000_s1245" style="position:absolute;width:6434;height:601" o:preferrelative="t">
              <v:stroke miterlimit="2"/>
            </v:rect>
            <v:rect id="Shape_x0020_1073742021" o:spid="_x0000_s1246" style="position:absolute;width:6434;height:601" o:preferrelative="t" filled="f" stroked="f">
              <v:textbox inset="3.6pt,,3.6pt">
                <w:txbxContent>
                  <w:p w14:paraId="79547B46" w14:textId="77777777" w:rsidR="0057338F" w:rsidRDefault="0057338F">
                    <w:pPr>
                      <w:spacing w:line="20" w:lineRule="atLeast"/>
                      <w:rPr>
                        <w:rFonts w:ascii="Courier New" w:eastAsia="Courier New" w:hAnsi="Courier New" w:cs="Courier New"/>
                        <w:sz w:val="21"/>
                        <w:szCs w:val="21"/>
                      </w:rPr>
                    </w:pPr>
                    <w:r>
                      <w:rPr>
                        <w:rFonts w:ascii="Courier New"/>
                        <w:sz w:val="21"/>
                        <w:szCs w:val="21"/>
                      </w:rPr>
                      <w:t>var a=1;</w:t>
                    </w:r>
                  </w:p>
                  <w:p w14:paraId="390A27FD" w14:textId="77777777" w:rsidR="0057338F" w:rsidRDefault="0057338F">
                    <w:pPr>
                      <w:spacing w:line="20" w:lineRule="atLeast"/>
                    </w:pPr>
                    <w:r>
                      <w:rPr>
                        <w:rFonts w:ascii="Courier New"/>
                        <w:sz w:val="21"/>
                        <w:szCs w:val="21"/>
                      </w:rPr>
                      <w:t>var c=a+1;</w:t>
                    </w:r>
                  </w:p>
                </w:txbxContent>
              </v:textbox>
            </v:rect>
            <w10:wrap type="none"/>
            <w10:anchorlock/>
          </v:group>
        </w:pict>
      </w:r>
    </w:p>
    <w:p w14:paraId="5567743E" w14:textId="77777777" w:rsidR="00B513FC" w:rsidRDefault="004F4D39">
      <w:pPr>
        <w:widowControl w:val="0"/>
        <w:spacing w:afterLines="50" w:after="120" w:line="276" w:lineRule="auto"/>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The second slice result from slicing criterion </w:t>
      </w:r>
      <w:r>
        <w:rPr>
          <w:rFonts w:ascii="Times New Roman"/>
          <w:i/>
          <w:iCs/>
          <w:color w:val="000000"/>
          <w:kern w:val="2"/>
          <w:sz w:val="24"/>
          <w:szCs w:val="24"/>
          <w:u w:color="000000"/>
        </w:rPr>
        <w:t>&lt; 4, {d} &gt;</w:t>
      </w:r>
      <w:r>
        <w:rPr>
          <w:rFonts w:ascii="Times New Roman"/>
          <w:color w:val="000000"/>
          <w:kern w:val="2"/>
          <w:sz w:val="24"/>
          <w:szCs w:val="24"/>
          <w:u w:color="000000"/>
        </w:rPr>
        <w:t xml:space="preserve"> is:</w:t>
      </w:r>
    </w:p>
    <w:p w14:paraId="7CE35433" w14:textId="77777777" w:rsidR="00B513FC" w:rsidRDefault="0057338F">
      <w:pPr>
        <w:widowControl w:val="0"/>
        <w:spacing w:afterLines="50" w:after="120" w:line="276" w:lineRule="auto"/>
        <w:jc w:val="center"/>
        <w:rPr>
          <w:rFonts w:ascii="Times New Roman" w:eastAsia="Times New Roman" w:hAnsi="Times New Roman"/>
          <w:color w:val="000000"/>
          <w:kern w:val="2"/>
          <w:sz w:val="24"/>
          <w:szCs w:val="24"/>
          <w:u w:color="000000"/>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4AC1FE54">
          <v:group id="Group_x0020_219" o:spid="_x0000_s1247" style="width:20.85pt;height:30.65pt;mso-position-horizontal-relative:char;mso-position-vertical-relative:line" coordsize="417,613">
            <v:rect id="Shape_x0020_1073742023" o:spid="_x0000_s1248" style="position:absolute;width:417;height:613" o:preferrelative="t" stroked="f"/>
            <v:rect id="Shape_x0020_1073742024" o:spid="_x0000_s1249" style="position:absolute;width:417;height:613" o:preferrelative="t" filled="f" stroked="f">
              <v:textbox inset="3.6pt,,3.6pt">
                <w:txbxContent>
                  <w:p w14:paraId="63986CB8" w14:textId="77777777" w:rsidR="0057338F" w:rsidRDefault="0057338F">
                    <w:pPr>
                      <w:spacing w:line="20" w:lineRule="atLeast"/>
                      <w:jc w:val="right"/>
                      <w:rPr>
                        <w:rFonts w:ascii="Courier New" w:eastAsia="Courier New" w:hAnsi="Courier New" w:cs="Courier New"/>
                        <w:sz w:val="21"/>
                        <w:szCs w:val="21"/>
                      </w:rPr>
                    </w:pPr>
                    <w:r>
                      <w:rPr>
                        <w:rFonts w:ascii="Courier New"/>
                        <w:sz w:val="21"/>
                        <w:szCs w:val="21"/>
                      </w:rPr>
                      <w:t>1</w:t>
                    </w:r>
                  </w:p>
                  <w:p w14:paraId="698FA815" w14:textId="77777777" w:rsidR="0057338F" w:rsidRDefault="0057338F">
                    <w:pPr>
                      <w:spacing w:line="20" w:lineRule="atLeast"/>
                      <w:jc w:val="right"/>
                    </w:pPr>
                    <w:r>
                      <w:rPr>
                        <w:rFonts w:ascii="Courier New"/>
                        <w:sz w:val="21"/>
                        <w:szCs w:val="21"/>
                      </w:rPr>
                      <w:t>2</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29C120BF">
          <v:group id="Group_x0020_222" o:spid="_x0000_s1250" style="width:321.8pt;height:30.05pt;mso-position-horizontal-relative:char;mso-position-vertical-relative:line" coordsize="6436,601">
            <v:rect id="Shape_x0020_1073742026" o:spid="_x0000_s1251" style="position:absolute;width:6436;height:601" o:preferrelative="t">
              <v:stroke miterlimit="2"/>
            </v:rect>
            <v:rect id="Shape_x0020_1073742027" o:spid="_x0000_s1252" style="position:absolute;width:6436;height:601" o:preferrelative="t" filled="f" stroked="f">
              <v:textbox inset="3.6pt,,3.6pt">
                <w:txbxContent>
                  <w:p w14:paraId="1A86E227" w14:textId="77777777" w:rsidR="0057338F" w:rsidRDefault="0057338F">
                    <w:pPr>
                      <w:spacing w:line="20" w:lineRule="atLeast"/>
                      <w:rPr>
                        <w:rFonts w:ascii="Courier New" w:eastAsia="Courier New" w:hAnsi="Courier New" w:cs="Courier New"/>
                        <w:sz w:val="21"/>
                        <w:szCs w:val="21"/>
                      </w:rPr>
                    </w:pPr>
                    <w:r>
                      <w:rPr>
                        <w:rFonts w:ascii="Courier New"/>
                        <w:sz w:val="21"/>
                        <w:szCs w:val="21"/>
                      </w:rPr>
                      <w:t>var b=2;</w:t>
                    </w:r>
                  </w:p>
                  <w:p w14:paraId="439EBD65" w14:textId="77777777" w:rsidR="0057338F" w:rsidRDefault="0057338F">
                    <w:pPr>
                      <w:spacing w:line="20" w:lineRule="atLeast"/>
                    </w:pPr>
                    <w:r>
                      <w:rPr>
                        <w:rFonts w:ascii="Courier New"/>
                        <w:sz w:val="21"/>
                        <w:szCs w:val="21"/>
                      </w:rPr>
                      <w:t>var d=b-1;</w:t>
                    </w:r>
                  </w:p>
                </w:txbxContent>
              </v:textbox>
            </v:rect>
            <w10:wrap type="none"/>
            <w10:anchorlock/>
          </v:group>
        </w:pict>
      </w:r>
    </w:p>
    <w:p w14:paraId="38221506" w14:textId="77777777" w:rsidR="00B513FC" w:rsidRDefault="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Checking the first slice on the state graph with regard to our assumption, we locate the range of the 3</w:t>
      </w:r>
      <w:r>
        <w:rPr>
          <w:rFonts w:ascii="Times New Roman"/>
          <w:sz w:val="24"/>
          <w:szCs w:val="24"/>
          <w:vertAlign w:val="superscript"/>
        </w:rPr>
        <w:t>th</w:t>
      </w:r>
      <w:r>
        <w:rPr>
          <w:rFonts w:ascii="Times New Roman"/>
          <w:sz w:val="24"/>
          <w:szCs w:val="24"/>
        </w:rPr>
        <w:t xml:space="preserve"> statement in the source code between edge 9 to 16. While going through this range, we receive identifier reference at edge number 12. Then looking up this identifier from the top to 9, the variable declaration matching with this identifier is between edge 1</w:t>
      </w:r>
      <w:r>
        <w:rPr>
          <w:rFonts w:ascii="Times New Roman"/>
          <w:sz w:val="24"/>
          <w:szCs w:val="24"/>
          <w:vertAlign w:val="superscript"/>
        </w:rPr>
        <w:t xml:space="preserve"> </w:t>
      </w:r>
      <w:r>
        <w:rPr>
          <w:rFonts w:ascii="Times New Roman"/>
          <w:sz w:val="24"/>
          <w:szCs w:val="24"/>
        </w:rPr>
        <w:t>to edge 4. Therefore, we can add these nodes to the slice. And return to range of 3</w:t>
      </w:r>
      <w:r>
        <w:rPr>
          <w:rFonts w:ascii="Times New Roman"/>
          <w:sz w:val="24"/>
          <w:szCs w:val="24"/>
          <w:vertAlign w:val="superscript"/>
        </w:rPr>
        <w:t>th</w:t>
      </w:r>
      <w:r>
        <w:rPr>
          <w:rFonts w:ascii="Times New Roman"/>
          <w:sz w:val="24"/>
          <w:szCs w:val="24"/>
        </w:rPr>
        <w:t xml:space="preserve"> statement to go on querying. When reaching the end of the range, we accomplish program slicing. We can get the second slice by same method of query on state graph.</w:t>
      </w:r>
      <w:r>
        <w:rPr>
          <w:sz w:val="24"/>
          <w:szCs w:val="24"/>
        </w:rPr>
        <w:t xml:space="preserve">  </w:t>
      </w:r>
    </w:p>
    <w:p w14:paraId="0E8D619F" w14:textId="77777777" w:rsidR="00B513FC" w:rsidRDefault="0057338F">
      <w:pPr>
        <w:widowControl w:val="0"/>
        <w:spacing w:before="157" w:afterLines="50" w:after="120" w:line="276" w:lineRule="auto"/>
        <w:jc w:val="center"/>
        <w:rPr>
          <w:sz w:val="24"/>
          <w:szCs w:val="24"/>
        </w:rPr>
      </w:pPr>
      <w:r>
        <w:rPr>
          <w:rFonts w:eastAsia="Arial Unicode MS" w:hAnsi="Arial Unicode MS" w:cs="Arial Unicode MS"/>
          <w:color w:val="000000"/>
          <w:sz w:val="24"/>
          <w:szCs w:val="24"/>
          <w:u w:color="000000"/>
          <w:lang w:eastAsia="en-US"/>
        </w:rPr>
        <w:pict w14:anchorId="71120DAF">
          <v:shape id="Picture_x0020_141" o:spid="_x0000_i1171" type="#_x0000_t75" style="width:108pt;height:376.65pt">
            <v:imagedata r:id="rId148" o:title="" cropbottom="43722f" cropleft="322f" cropright="15721f"/>
          </v:shape>
        </w:pict>
      </w:r>
      <w:r>
        <w:rPr>
          <w:rFonts w:eastAsia="Arial Unicode MS" w:hAnsi="Arial Unicode MS" w:cs="Arial Unicode MS"/>
          <w:color w:val="000000"/>
          <w:sz w:val="24"/>
          <w:szCs w:val="24"/>
          <w:u w:color="000000"/>
          <w:lang w:eastAsia="en-US"/>
        </w:rPr>
        <w:pict w14:anchorId="5CA3EBA8">
          <v:shape id="Picture_x0020_142" o:spid="_x0000_i1172" type="#_x0000_t75" style="width:124pt;height:372.65pt">
            <v:imagedata r:id="rId148" o:title="" croptop="21879f" cropbottom="21823f" cropleft="4930f" cropright="2981f"/>
          </v:shape>
        </w:pict>
      </w:r>
      <w:r>
        <w:rPr>
          <w:rFonts w:eastAsia="Arial Unicode MS" w:hAnsi="Arial Unicode MS" w:cs="Arial Unicode MS"/>
          <w:color w:val="000000"/>
          <w:sz w:val="24"/>
          <w:szCs w:val="24"/>
          <w:u w:color="000000"/>
          <w:lang w:eastAsia="en-US"/>
        </w:rPr>
        <w:pict w14:anchorId="17947A41">
          <v:shape id="Picture_x0020_143" o:spid="_x0000_i1173" type="#_x0000_t75" style="width:128pt;height:373.35pt">
            <v:imagedata r:id="rId148" o:title="" croptop="43589f" cropbottom="151f" cropleft="4979f" cropright="881f"/>
          </v:shape>
        </w:pict>
      </w:r>
    </w:p>
    <w:p w14:paraId="60E6CD74" w14:textId="77777777" w:rsidR="00B513FC" w:rsidRDefault="004F4D39">
      <w:pPr>
        <w:widowControl w:val="0"/>
        <w:spacing w:afterLines="50" w:after="120" w:line="276" w:lineRule="auto"/>
        <w:jc w:val="center"/>
        <w:rPr>
          <w:rFonts w:ascii="Times New Roman" w:eastAsia="Times New Roman" w:hAnsi="Times New Roman"/>
          <w:sz w:val="18"/>
          <w:szCs w:val="18"/>
        </w:rPr>
      </w:pPr>
      <w:r>
        <w:rPr>
          <w:rFonts w:ascii="Times New Roman"/>
          <w:sz w:val="18"/>
          <w:szCs w:val="18"/>
        </w:rPr>
        <w:t>Figure 4.6 State graph of experimental code</w:t>
      </w:r>
    </w:p>
    <w:p w14:paraId="1164B9EE"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We use the same method of observation to find possible solution to get control dependency. The experimental code is in below:</w:t>
      </w:r>
    </w:p>
    <w:p w14:paraId="603D8A51" w14:textId="77777777" w:rsidR="00B513FC" w:rsidRDefault="0057338F" w:rsidP="004F4D39">
      <w:pPr>
        <w:widowControl w:val="0"/>
        <w:spacing w:afterLines="100" w:after="240" w:line="276" w:lineRule="auto"/>
        <w:jc w:val="both"/>
        <w:rPr>
          <w:sz w:val="24"/>
          <w:szCs w:val="24"/>
        </w:rPr>
      </w:pPr>
      <w:r>
        <w:rPr>
          <w:rFonts w:eastAsia="Arial Unicode MS" w:hAnsi="Arial Unicode MS" w:cs="Arial Unicode MS"/>
          <w:color w:val="000000"/>
          <w:sz w:val="24"/>
          <w:szCs w:val="24"/>
          <w:u w:color="000000"/>
          <w:lang w:eastAsia="en-US"/>
        </w:rPr>
      </w:r>
      <w:r>
        <w:rPr>
          <w:rFonts w:eastAsia="Arial Unicode MS" w:hAnsi="Arial Unicode MS" w:cs="Arial Unicode MS"/>
          <w:color w:val="000000"/>
          <w:sz w:val="24"/>
          <w:szCs w:val="24"/>
          <w:u w:color="000000"/>
          <w:lang w:eastAsia="en-US"/>
        </w:rPr>
        <w:pict w14:anchorId="6FBFAE39">
          <v:group id="Group_x0020_228" o:spid="_x0000_s1256" style="width:31.05pt;height:93.95pt;mso-position-horizontal-relative:char;mso-position-vertical-relative:line" coordsize="621,1879">
            <v:rect id="Shape_x0020_1073742032" o:spid="_x0000_s1257" style="position:absolute;width:621;height:1879" o:preferrelative="t" stroked="f"/>
            <v:rect id="Shape_x0020_1073742033" o:spid="_x0000_s1258" style="position:absolute;width:621;height:1879" o:preferrelative="t" filled="f" stroked="f">
              <v:textbox inset="3.6pt,,3.6pt">
                <w:txbxContent>
                  <w:p w14:paraId="69FB8BC3" w14:textId="77777777" w:rsidR="0057338F" w:rsidRDefault="0057338F">
                    <w:pPr>
                      <w:spacing w:line="20" w:lineRule="atLeast"/>
                      <w:jc w:val="right"/>
                      <w:rPr>
                        <w:rFonts w:ascii="Times New Roman" w:eastAsia="Times New Roman" w:hAnsi="Times New Roman"/>
                        <w:sz w:val="21"/>
                        <w:szCs w:val="21"/>
                      </w:rPr>
                    </w:pPr>
                    <w:r>
                      <w:rPr>
                        <w:rFonts w:ascii="Times New Roman"/>
                        <w:sz w:val="21"/>
                        <w:szCs w:val="21"/>
                      </w:rPr>
                      <w:t>1</w:t>
                    </w:r>
                  </w:p>
                  <w:p w14:paraId="722DB019" w14:textId="77777777" w:rsidR="0057338F" w:rsidRDefault="0057338F">
                    <w:pPr>
                      <w:spacing w:line="20" w:lineRule="atLeast"/>
                      <w:jc w:val="right"/>
                      <w:rPr>
                        <w:rFonts w:ascii="Times New Roman" w:eastAsia="Times New Roman" w:hAnsi="Times New Roman"/>
                        <w:sz w:val="21"/>
                        <w:szCs w:val="21"/>
                      </w:rPr>
                    </w:pPr>
                    <w:r>
                      <w:rPr>
                        <w:rFonts w:ascii="Times New Roman"/>
                        <w:sz w:val="21"/>
                        <w:szCs w:val="21"/>
                      </w:rPr>
                      <w:t>2</w:t>
                    </w:r>
                  </w:p>
                  <w:p w14:paraId="5DC99D60" w14:textId="77777777" w:rsidR="0057338F" w:rsidRDefault="0057338F">
                    <w:pPr>
                      <w:spacing w:line="20" w:lineRule="atLeast"/>
                      <w:jc w:val="right"/>
                      <w:rPr>
                        <w:rFonts w:ascii="Times New Roman" w:eastAsia="Times New Roman" w:hAnsi="Times New Roman"/>
                        <w:sz w:val="21"/>
                        <w:szCs w:val="21"/>
                      </w:rPr>
                    </w:pPr>
                    <w:r>
                      <w:rPr>
                        <w:rFonts w:ascii="Times New Roman"/>
                        <w:sz w:val="21"/>
                        <w:szCs w:val="21"/>
                      </w:rPr>
                      <w:t>3</w:t>
                    </w:r>
                  </w:p>
                  <w:p w14:paraId="1AA7541A" w14:textId="77777777" w:rsidR="0057338F" w:rsidRDefault="0057338F">
                    <w:pPr>
                      <w:spacing w:line="20" w:lineRule="atLeast"/>
                      <w:jc w:val="right"/>
                      <w:rPr>
                        <w:rFonts w:ascii="Times New Roman" w:eastAsia="Times New Roman" w:hAnsi="Times New Roman"/>
                        <w:sz w:val="21"/>
                        <w:szCs w:val="21"/>
                      </w:rPr>
                    </w:pPr>
                    <w:r>
                      <w:rPr>
                        <w:rFonts w:ascii="Times New Roman"/>
                        <w:sz w:val="21"/>
                        <w:szCs w:val="21"/>
                      </w:rPr>
                      <w:t>4</w:t>
                    </w:r>
                  </w:p>
                  <w:p w14:paraId="20523653" w14:textId="77777777" w:rsidR="0057338F" w:rsidRDefault="0057338F">
                    <w:pPr>
                      <w:spacing w:line="20" w:lineRule="atLeast"/>
                      <w:jc w:val="right"/>
                      <w:rPr>
                        <w:rFonts w:ascii="Times New Roman" w:eastAsia="Times New Roman" w:hAnsi="Times New Roman"/>
                        <w:sz w:val="21"/>
                        <w:szCs w:val="21"/>
                      </w:rPr>
                    </w:pPr>
                    <w:r>
                      <w:rPr>
                        <w:rFonts w:ascii="Times New Roman"/>
                        <w:sz w:val="21"/>
                        <w:szCs w:val="21"/>
                      </w:rPr>
                      <w:t>5</w:t>
                    </w:r>
                  </w:p>
                  <w:p w14:paraId="0CFACF91" w14:textId="77777777" w:rsidR="0057338F" w:rsidRDefault="0057338F">
                    <w:pPr>
                      <w:spacing w:line="20" w:lineRule="atLeast"/>
                      <w:jc w:val="right"/>
                      <w:rPr>
                        <w:rFonts w:ascii="Times New Roman" w:eastAsia="Times New Roman" w:hAnsi="Times New Roman"/>
                        <w:sz w:val="21"/>
                        <w:szCs w:val="21"/>
                      </w:rPr>
                    </w:pPr>
                    <w:r>
                      <w:rPr>
                        <w:rFonts w:ascii="Times New Roman"/>
                        <w:sz w:val="21"/>
                        <w:szCs w:val="21"/>
                      </w:rPr>
                      <w:t>6</w:t>
                    </w:r>
                  </w:p>
                  <w:p w14:paraId="0CF9B71C" w14:textId="77777777" w:rsidR="0057338F" w:rsidRDefault="0057338F">
                    <w:pPr>
                      <w:spacing w:line="20" w:lineRule="atLeast"/>
                      <w:jc w:val="right"/>
                    </w:pPr>
                    <w:r>
                      <w:rPr>
                        <w:rFonts w:ascii="Times New Roman"/>
                        <w:sz w:val="21"/>
                        <w:szCs w:val="21"/>
                      </w:rPr>
                      <w:t>7</w:t>
                    </w:r>
                  </w:p>
                </w:txbxContent>
              </v:textbox>
            </v:rect>
            <w10:wrap type="none"/>
            <w10:anchorlock/>
          </v:group>
        </w:pict>
      </w:r>
      <w:r>
        <w:rPr>
          <w:rFonts w:eastAsia="Arial Unicode MS" w:hAnsi="Arial Unicode MS" w:cs="Arial Unicode MS"/>
          <w:color w:val="000000"/>
          <w:sz w:val="24"/>
          <w:szCs w:val="24"/>
          <w:u w:color="000000"/>
          <w:lang w:eastAsia="en-US"/>
        </w:rPr>
      </w:r>
      <w:r>
        <w:rPr>
          <w:rFonts w:eastAsia="Arial Unicode MS" w:hAnsi="Arial Unicode MS" w:cs="Arial Unicode MS"/>
          <w:color w:val="000000"/>
          <w:sz w:val="24"/>
          <w:szCs w:val="24"/>
          <w:u w:color="000000"/>
          <w:lang w:eastAsia="en-US"/>
        </w:rPr>
        <w:pict w14:anchorId="33BD0720">
          <v:group id="Group_x0020_231" o:spid="_x0000_s1259" style="width:319.3pt;height:93.95pt;mso-position-horizontal-relative:char;mso-position-vertical-relative:line" coordsize="6386,1879">
            <v:rect id="Shape_x0020_1073742035" o:spid="_x0000_s1260" style="position:absolute;width:6386;height:1879" o:preferrelative="t">
              <v:stroke miterlimit="2"/>
            </v:rect>
            <v:rect id="Shape_x0020_1073742036" o:spid="_x0000_s1261" style="position:absolute;width:6386;height:1879" o:preferrelative="t" filled="f" stroked="f">
              <v:textbox inset="3.6pt,,3.6pt">
                <w:txbxContent>
                  <w:p w14:paraId="077E1177" w14:textId="77777777" w:rsidR="0057338F" w:rsidRDefault="0057338F">
                    <w:pPr>
                      <w:spacing w:line="20" w:lineRule="atLeast"/>
                      <w:rPr>
                        <w:rFonts w:ascii="Times New Roman" w:eastAsia="Times New Roman" w:hAnsi="Times New Roman"/>
                        <w:sz w:val="21"/>
                        <w:szCs w:val="21"/>
                      </w:rPr>
                    </w:pPr>
                    <w:r>
                      <w:rPr>
                        <w:rFonts w:ascii="Times New Roman"/>
                        <w:sz w:val="21"/>
                        <w:szCs w:val="21"/>
                      </w:rPr>
                      <w:t>var a=1;</w:t>
                    </w:r>
                  </w:p>
                  <w:p w14:paraId="0A70A4C7" w14:textId="77777777" w:rsidR="0057338F" w:rsidRDefault="0057338F">
                    <w:pPr>
                      <w:spacing w:line="20" w:lineRule="atLeast"/>
                      <w:rPr>
                        <w:rFonts w:ascii="Times New Roman" w:eastAsia="Times New Roman" w:hAnsi="Times New Roman"/>
                        <w:sz w:val="21"/>
                        <w:szCs w:val="21"/>
                      </w:rPr>
                    </w:pPr>
                    <w:r>
                      <w:rPr>
                        <w:rFonts w:ascii="Times New Roman"/>
                        <w:sz w:val="21"/>
                        <w:szCs w:val="21"/>
                      </w:rPr>
                      <w:t>var b=3;</w:t>
                    </w:r>
                  </w:p>
                  <w:p w14:paraId="1E6E0FA8" w14:textId="77777777" w:rsidR="0057338F" w:rsidRDefault="0057338F">
                    <w:pPr>
                      <w:spacing w:line="20" w:lineRule="atLeast"/>
                      <w:rPr>
                        <w:rFonts w:ascii="Times New Roman" w:eastAsia="Times New Roman" w:hAnsi="Times New Roman"/>
                        <w:sz w:val="21"/>
                        <w:szCs w:val="21"/>
                      </w:rPr>
                    </w:pPr>
                    <w:r>
                      <w:rPr>
                        <w:rFonts w:ascii="Times New Roman"/>
                        <w:sz w:val="21"/>
                        <w:szCs w:val="21"/>
                      </w:rPr>
                      <w:t>var c=2;</w:t>
                    </w:r>
                  </w:p>
                  <w:p w14:paraId="7F5B5DB2" w14:textId="77777777" w:rsidR="0057338F" w:rsidRDefault="0057338F">
                    <w:pPr>
                      <w:spacing w:line="20" w:lineRule="atLeast"/>
                      <w:rPr>
                        <w:rFonts w:ascii="Times New Roman" w:eastAsia="Times New Roman" w:hAnsi="Times New Roman"/>
                        <w:sz w:val="21"/>
                        <w:szCs w:val="21"/>
                      </w:rPr>
                    </w:pPr>
                    <w:r>
                      <w:rPr>
                        <w:rFonts w:ascii="Times New Roman"/>
                        <w:sz w:val="21"/>
                        <w:szCs w:val="21"/>
                      </w:rPr>
                      <w:t>var add=function(x,y){</w:t>
                    </w:r>
                  </w:p>
                  <w:p w14:paraId="6F26624F" w14:textId="77777777" w:rsidR="0057338F" w:rsidRDefault="0057338F">
                    <w:pPr>
                      <w:spacing w:line="20" w:lineRule="atLeast"/>
                      <w:rPr>
                        <w:rFonts w:ascii="Times New Roman" w:eastAsia="Times New Roman" w:hAnsi="Times New Roman"/>
                        <w:sz w:val="21"/>
                        <w:szCs w:val="21"/>
                      </w:rPr>
                    </w:pPr>
                    <w:r>
                      <w:rPr>
                        <w:rFonts w:ascii="Times New Roman"/>
                        <w:sz w:val="21"/>
                        <w:szCs w:val="21"/>
                      </w:rPr>
                      <w:t xml:space="preserve">    return x+y;</w:t>
                    </w:r>
                  </w:p>
                  <w:p w14:paraId="2E96593A" w14:textId="77777777" w:rsidR="0057338F" w:rsidRDefault="0057338F">
                    <w:pPr>
                      <w:spacing w:line="20" w:lineRule="atLeast"/>
                      <w:rPr>
                        <w:rFonts w:ascii="Times New Roman" w:eastAsia="Times New Roman" w:hAnsi="Times New Roman"/>
                        <w:sz w:val="21"/>
                        <w:szCs w:val="21"/>
                      </w:rPr>
                    </w:pPr>
                    <w:r>
                      <w:rPr>
                        <w:rFonts w:ascii="Times New Roman"/>
                        <w:sz w:val="21"/>
                        <w:szCs w:val="21"/>
                      </w:rPr>
                      <w:t xml:space="preserve">    }</w:t>
                    </w:r>
                  </w:p>
                  <w:p w14:paraId="58E9C888" w14:textId="77777777" w:rsidR="0057338F" w:rsidRDefault="0057338F">
                    <w:pPr>
                      <w:spacing w:line="20" w:lineRule="atLeast"/>
                    </w:pPr>
                    <w:r>
                      <w:rPr>
                        <w:rFonts w:ascii="Times New Roman"/>
                        <w:sz w:val="21"/>
                        <w:szCs w:val="21"/>
                      </w:rPr>
                      <w:t>var sum=add(a,b);</w:t>
                    </w:r>
                  </w:p>
                </w:txbxContent>
              </v:textbox>
            </v:rect>
            <w10:wrap type="none"/>
            <w10:anchorlock/>
          </v:group>
        </w:pict>
      </w:r>
    </w:p>
    <w:p w14:paraId="33F041BC" w14:textId="77777777" w:rsidR="00B513FC" w:rsidRDefault="004F4D39" w:rsidP="004F4D39">
      <w:pPr>
        <w:pStyle w:val="11"/>
        <w:widowControl w:val="0"/>
        <w:spacing w:beforeLines="50" w:before="120" w:afterLines="50" w:after="120" w:line="276" w:lineRule="auto"/>
        <w:jc w:val="both"/>
        <w:rPr>
          <w:rFonts w:ascii="Times New Roman" w:eastAsia="Times New Roman" w:hAnsi="Times New Roman"/>
          <w:sz w:val="24"/>
          <w:szCs w:val="24"/>
        </w:rPr>
      </w:pPr>
      <w:r>
        <w:rPr>
          <w:rFonts w:ascii="Times New Roman"/>
          <w:sz w:val="24"/>
          <w:szCs w:val="24"/>
        </w:rPr>
        <w:t>In this experimental code, slicing on line 7</w:t>
      </w:r>
      <w:r>
        <w:rPr>
          <w:rFonts w:ascii="Times New Roman"/>
          <w:sz w:val="24"/>
          <w:szCs w:val="24"/>
          <w:vertAlign w:val="superscript"/>
        </w:rPr>
        <w:t>th</w:t>
      </w:r>
      <w:r>
        <w:rPr>
          <w:rFonts w:ascii="Times New Roman"/>
          <w:sz w:val="24"/>
          <w:szCs w:val="24"/>
        </w:rPr>
        <w:t xml:space="preserve"> invokes the function add with actual parameter pass in. By querying the state graph in figure 4.7, the range of statement 7</w:t>
      </w:r>
      <w:r>
        <w:rPr>
          <w:rFonts w:ascii="Times New Roman"/>
          <w:sz w:val="24"/>
          <w:szCs w:val="24"/>
          <w:vertAlign w:val="superscript"/>
        </w:rPr>
        <w:t>th</w:t>
      </w:r>
      <w:r>
        <w:rPr>
          <w:rFonts w:ascii="Times New Roman"/>
          <w:sz w:val="24"/>
          <w:szCs w:val="24"/>
        </w:rPr>
        <w:t xml:space="preserve"> is between edge 18 to 35. As the identifier information labeled on edge 20. We know when interpreter building state graph, function referencing is recognized in the same way as variable referencing, by comparing identifier with function name, we can determine which function is called. Also the actual parameters a and b, are identified with their declaration statement. On the state graph, we can see the graph listing all states of how a program walk through into function </w:t>
      </w:r>
      <w:r>
        <w:rPr>
          <w:rFonts w:ascii="Times New Roman"/>
          <w:i/>
          <w:iCs/>
          <w:sz w:val="24"/>
          <w:szCs w:val="24"/>
        </w:rPr>
        <w:t>add</w:t>
      </w:r>
      <w:r>
        <w:rPr>
          <w:rFonts w:ascii="Times New Roman"/>
          <w:sz w:val="24"/>
          <w:szCs w:val="24"/>
        </w:rPr>
        <w:t xml:space="preserve"> after a statement pass actual parameter in that function. The final state of function returns computation result is assigned to the variable sum. The details of the state transition is not needed for the slice. We only need to involve the part of the function declaration in sliced code. To go on querying to the end edge of this statement, we receive identifier a and b subsequently, to each identifier, query from top again.</w:t>
      </w:r>
      <w:r>
        <w:rPr>
          <w:rFonts w:ascii="Times New Roman" w:hint="eastAsia"/>
          <w:sz w:val="24"/>
          <w:szCs w:val="24"/>
        </w:rPr>
        <w:t xml:space="preserve"> </w:t>
      </w:r>
      <w:r>
        <w:rPr>
          <w:rFonts w:ascii="Times New Roman"/>
          <w:sz w:val="24"/>
          <w:szCs w:val="24"/>
        </w:rPr>
        <w:t>The function declaration and the variable binding with actual parameters is directly influenced on slicing criterion.</w:t>
      </w:r>
    </w:p>
    <w:p w14:paraId="231689E3" w14:textId="77777777" w:rsidR="00B513FC" w:rsidRDefault="004F4D39" w:rsidP="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Over the sample code, we assuming variable </w:t>
      </w:r>
      <w:r>
        <w:rPr>
          <w:rFonts w:ascii="Times New Roman"/>
          <w:i/>
          <w:iCs/>
          <w:sz w:val="24"/>
          <w:szCs w:val="24"/>
        </w:rPr>
        <w:t>sum</w:t>
      </w:r>
      <w:r>
        <w:rPr>
          <w:rFonts w:ascii="Times New Roman"/>
          <w:sz w:val="24"/>
          <w:szCs w:val="24"/>
        </w:rPr>
        <w:t xml:space="preserve"> would have effect on some statements in follow-up code, such as an assignment come after the code, like:</w:t>
      </w:r>
    </w:p>
    <w:p w14:paraId="32B492F8" w14:textId="77777777" w:rsidR="00B513FC" w:rsidRDefault="004F4D39">
      <w:pPr>
        <w:widowControl w:val="0"/>
        <w:spacing w:afterLines="50" w:after="120" w:line="276" w:lineRule="auto"/>
        <w:ind w:firstLine="700"/>
        <w:jc w:val="both"/>
        <w:rPr>
          <w:rFonts w:ascii="Times New Roman" w:eastAsia="Times New Roman" w:hAnsi="Times New Roman"/>
          <w:sz w:val="24"/>
          <w:szCs w:val="24"/>
        </w:rPr>
      </w:pPr>
      <w:r>
        <w:rPr>
          <w:rFonts w:ascii="Times New Roman"/>
          <w:sz w:val="24"/>
          <w:szCs w:val="24"/>
        </w:rPr>
        <w:t>var d = sum;</w:t>
      </w:r>
    </w:p>
    <w:p w14:paraId="54771533"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This time, we have to take into account statements that are indirectly influenced by the slicing criterion. While querying on the corresponding node to this statement on state graph, we will get an identifier point to declaration of sum. After find out the start edge of sum declaration statement, we further query the corresponding end edge of it. During the query in this turn, we will first receive function identifier to search corresponding function declaration. Then we need to search data dependency on identifier a and b. When we meet the end edge of statement in second query, the process to find relative code which effect on </w:t>
      </w:r>
      <w:r>
        <w:rPr>
          <w:rFonts w:ascii="Times New Roman"/>
          <w:i/>
          <w:iCs/>
          <w:sz w:val="24"/>
          <w:szCs w:val="24"/>
        </w:rPr>
        <w:t>sum</w:t>
      </w:r>
      <w:r>
        <w:rPr>
          <w:rFonts w:ascii="Times New Roman"/>
          <w:sz w:val="24"/>
          <w:szCs w:val="24"/>
        </w:rPr>
        <w:t xml:space="preserve"> in sliced line is finished. We can draw conclusions based on the above, the </w:t>
      </w:r>
      <w:r>
        <w:rPr>
          <w:rFonts w:ascii="Times New Roman"/>
          <w:sz w:val="24"/>
          <w:szCs w:val="24"/>
        </w:rPr>
        <w:lastRenderedPageBreak/>
        <w:t>process of dependences collection is iteratively executed to find indirect dependences.</w:t>
      </w:r>
    </w:p>
    <w:p w14:paraId="77752EF3" w14:textId="77777777" w:rsidR="00B513FC" w:rsidRDefault="00B513FC">
      <w:pPr>
        <w:pStyle w:val="11"/>
        <w:widowControl w:val="0"/>
        <w:spacing w:afterLines="50" w:after="120" w:line="276" w:lineRule="auto"/>
        <w:jc w:val="both"/>
        <w:rPr>
          <w:rFonts w:ascii="Times New Roman" w:eastAsia="Times New Roman" w:hAnsi="Times New Roman"/>
          <w:sz w:val="24"/>
          <w:szCs w:val="24"/>
        </w:rPr>
      </w:pPr>
    </w:p>
    <w:p w14:paraId="65970FEB" w14:textId="77777777" w:rsidR="00B513FC" w:rsidRDefault="0057338F">
      <w:pPr>
        <w:widowControl w:val="0"/>
        <w:spacing w:afterLines="50" w:after="120" w:line="276" w:lineRule="auto"/>
        <w:jc w:val="center"/>
        <w:rPr>
          <w:rFonts w:ascii="Times New Roman" w:eastAsia="Times New Roman" w:hAnsi="Times New Roman"/>
          <w:sz w:val="24"/>
          <w:szCs w:val="24"/>
        </w:rPr>
      </w:pPr>
      <w:r>
        <w:rPr>
          <w:rFonts w:eastAsia="Arial Unicode MS" w:hAnsi="Arial Unicode MS" w:cs="Arial Unicode MS"/>
          <w:color w:val="000000"/>
          <w:u w:color="000000"/>
          <w:lang w:eastAsia="en-US"/>
        </w:rPr>
        <w:pict w14:anchorId="75C71F01">
          <v:shape id="Picture_x0020_144" o:spid="_x0000_i1176" type="#_x0000_t75" style="width:99.35pt;height:442pt">
            <v:imagedata r:id="rId149" o:title="" croptop="61f" cropbottom="43633f" cropleft="817f" cropright="17054f"/>
          </v:shape>
        </w:pict>
      </w:r>
      <w:r>
        <w:rPr>
          <w:rFonts w:eastAsia="Arial Unicode MS" w:hAnsi="Arial Unicode MS" w:cs="Arial Unicode MS"/>
          <w:color w:val="000000"/>
          <w:u w:color="000000"/>
          <w:lang w:eastAsia="en-US"/>
        </w:rPr>
        <w:pict w14:anchorId="72FD5508">
          <v:shape id="Picture_x0020_145" o:spid="_x0000_i1177" type="#_x0000_t75" style="width:124.65pt;height:438pt">
            <v:imagedata r:id="rId149" o:title="" croptop="21047f" cropbottom="22112f" cropleft="1729f" cropright="2226f"/>
          </v:shape>
        </w:pict>
      </w:r>
      <w:r>
        <w:rPr>
          <w:rFonts w:eastAsia="Arial Unicode MS" w:hAnsi="Arial Unicode MS" w:cs="Arial Unicode MS"/>
          <w:color w:val="000000"/>
          <w:u w:color="000000"/>
          <w:lang w:eastAsia="en-US"/>
        </w:rPr>
        <w:pict w14:anchorId="7BB414DB">
          <v:shape id="Picture_x0020_146" o:spid="_x0000_i1178" type="#_x0000_t75" style="width:121.35pt;height:438.65pt">
            <v:imagedata r:id="rId149" o:title="" croptop="42520f" cropleft="2716f" cropright="1370f"/>
          </v:shape>
        </w:pict>
      </w:r>
    </w:p>
    <w:p w14:paraId="6F4A9D15" w14:textId="77777777" w:rsidR="00B513FC" w:rsidRDefault="004F4D39" w:rsidP="004F4D39">
      <w:pPr>
        <w:widowControl w:val="0"/>
        <w:spacing w:afterLines="100" w:after="240" w:line="276" w:lineRule="auto"/>
        <w:jc w:val="center"/>
        <w:rPr>
          <w:rFonts w:ascii="Times New Roman" w:eastAsia="Times New Roman" w:hAnsi="Times New Roman"/>
          <w:sz w:val="21"/>
          <w:szCs w:val="21"/>
        </w:rPr>
      </w:pPr>
      <w:r>
        <w:rPr>
          <w:rFonts w:ascii="Times New Roman"/>
          <w:sz w:val="21"/>
          <w:szCs w:val="21"/>
        </w:rPr>
        <w:t>Figure 4.7 Corresponding state graph of experimental code.</w:t>
      </w:r>
    </w:p>
    <w:p w14:paraId="1C79325B" w14:textId="77777777" w:rsidR="00B513FC" w:rsidRDefault="004F4D39" w:rsidP="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For conditional statements, Jipda is able to analyse state transitions on </w:t>
      </w:r>
      <w:r>
        <w:rPr>
          <w:rFonts w:ascii="Times New Roman"/>
          <w:b/>
          <w:bCs/>
          <w:sz w:val="24"/>
          <w:szCs w:val="24"/>
        </w:rPr>
        <w:t>if-else</w:t>
      </w:r>
      <w:r>
        <w:rPr>
          <w:rFonts w:ascii="Times New Roman"/>
          <w:sz w:val="24"/>
          <w:szCs w:val="24"/>
        </w:rPr>
        <w:t xml:space="preserve"> statements. By checking on corresponding state graph of </w:t>
      </w:r>
      <w:r>
        <w:rPr>
          <w:rFonts w:ascii="Times New Roman"/>
          <w:b/>
          <w:bCs/>
          <w:sz w:val="24"/>
          <w:szCs w:val="24"/>
        </w:rPr>
        <w:t>if-else</w:t>
      </w:r>
      <w:r>
        <w:rPr>
          <w:rFonts w:ascii="Times New Roman"/>
          <w:sz w:val="24"/>
          <w:szCs w:val="24"/>
        </w:rPr>
        <w:t xml:space="preserve"> statement, we can know each predict expression has a boolean state relies on its computation result. The followed state transits into its clause only when the state</w:t>
      </w:r>
      <w:r>
        <w:rPr>
          <w:rFonts w:hAnsi="Times New Roman"/>
          <w:sz w:val="24"/>
          <w:szCs w:val="24"/>
        </w:rPr>
        <w:t>’</w:t>
      </w:r>
      <w:r>
        <w:rPr>
          <w:rFonts w:ascii="Times New Roman"/>
          <w:sz w:val="24"/>
          <w:szCs w:val="24"/>
        </w:rPr>
        <w:t xml:space="preserve">s value of predict is true. Our hypothesis to handle </w:t>
      </w:r>
      <w:r>
        <w:rPr>
          <w:rFonts w:ascii="Times New Roman"/>
          <w:sz w:val="24"/>
          <w:szCs w:val="24"/>
        </w:rPr>
        <w:lastRenderedPageBreak/>
        <w:t xml:space="preserve">conditional statement is: if a statement in the clause of false predicate, then we can say in static analysis, this code is never used. Therefore, we can replace the code in that clause with null value. If line of slicing criterion is involved in clause of </w:t>
      </w:r>
      <w:r>
        <w:rPr>
          <w:rFonts w:ascii="Times New Roman"/>
          <w:b/>
          <w:bCs/>
          <w:sz w:val="24"/>
          <w:szCs w:val="24"/>
        </w:rPr>
        <w:t>if-else</w:t>
      </w:r>
      <w:r>
        <w:rPr>
          <w:rFonts w:ascii="Times New Roman"/>
          <w:sz w:val="24"/>
          <w:szCs w:val="24"/>
        </w:rPr>
        <w:t xml:space="preserve"> statement, we say the statement in predicate is directly influence on slicing criterion; otherwise, is indirectly influence.</w:t>
      </w:r>
    </w:p>
    <w:p w14:paraId="708D8D1F" w14:textId="77777777" w:rsidR="00B513FC" w:rsidRDefault="00B513FC">
      <w:pPr>
        <w:widowControl w:val="0"/>
        <w:spacing w:afterLines="50" w:after="120" w:line="276" w:lineRule="auto"/>
        <w:jc w:val="both"/>
        <w:rPr>
          <w:rFonts w:ascii="Times New Roman" w:eastAsia="Times New Roman" w:hAnsi="Times New Roman"/>
          <w:b/>
          <w:bCs/>
          <w:sz w:val="28"/>
          <w:szCs w:val="28"/>
        </w:rPr>
      </w:pPr>
    </w:p>
    <w:p w14:paraId="016BC3B8" w14:textId="77777777" w:rsidR="00B513FC" w:rsidRDefault="00B513FC">
      <w:pPr>
        <w:widowControl w:val="0"/>
        <w:spacing w:afterLines="50" w:after="120" w:line="276" w:lineRule="auto"/>
        <w:jc w:val="both"/>
        <w:rPr>
          <w:rFonts w:ascii="Times New Roman" w:eastAsia="Times New Roman" w:hAnsi="Times New Roman"/>
          <w:b/>
          <w:bCs/>
          <w:sz w:val="28"/>
          <w:szCs w:val="28"/>
        </w:rPr>
      </w:pPr>
    </w:p>
    <w:p w14:paraId="1E401B39" w14:textId="77777777" w:rsidR="00B513FC" w:rsidRDefault="004F4D39">
      <w:pPr>
        <w:pStyle w:val="Heading3"/>
        <w:numPr>
          <w:ilvl w:val="2"/>
          <w:numId w:val="0"/>
        </w:numPr>
        <w:tabs>
          <w:tab w:val="clear" w:pos="1418"/>
        </w:tabs>
        <w:spacing w:before="0" w:afterLines="50" w:after="120" w:line="276" w:lineRule="auto"/>
        <w:rPr>
          <w:rFonts w:ascii="Times New Roman" w:eastAsia="Times New Roman" w:hAnsi="Times New Roman"/>
          <w:sz w:val="28"/>
          <w:szCs w:val="28"/>
        </w:rPr>
      </w:pPr>
      <w:bookmarkStart w:id="450" w:name="_Toc1"/>
      <w:bookmarkStart w:id="451" w:name="_Toc5902"/>
      <w:r>
        <w:rPr>
          <w:rFonts w:ascii="Times New Roman"/>
          <w:sz w:val="28"/>
          <w:szCs w:val="28"/>
        </w:rPr>
        <w:t>4.2.2 Conceive outline of interpreter</w:t>
      </w:r>
      <w:bookmarkEnd w:id="450"/>
      <w:bookmarkEnd w:id="451"/>
    </w:p>
    <w:p w14:paraId="1C612816" w14:textId="77777777" w:rsidR="00B513FC" w:rsidRDefault="004F4D39" w:rsidP="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With respect to Weiser</w:t>
      </w:r>
      <w:r>
        <w:rPr>
          <w:rFonts w:hAnsi="Times New Roman"/>
          <w:sz w:val="24"/>
          <w:szCs w:val="24"/>
        </w:rPr>
        <w:t>’</w:t>
      </w:r>
      <w:r>
        <w:rPr>
          <w:rFonts w:ascii="Times New Roman"/>
          <w:sz w:val="24"/>
          <w:szCs w:val="24"/>
        </w:rPr>
        <w:t xml:space="preserve">s theory, our JipdaSlicer requires user input in the form of  a line number and a variable name which denotes the slicing criterion or the start condition to drive the slicing algorithm. Based on our assumptions, we need a driving function to detect the range of sliced code. Then put nodes in this range into evaluator in order. The evaluator is used to detect the identifier and to launch the search function. A variable is always declared by using the reserved word </w:t>
      </w:r>
      <w:r>
        <w:rPr>
          <w:rFonts w:ascii="Times New Roman"/>
          <w:i/>
          <w:iCs/>
          <w:sz w:val="24"/>
          <w:szCs w:val="24"/>
        </w:rPr>
        <w:t>var</w:t>
      </w:r>
      <w:r>
        <w:rPr>
          <w:rFonts w:ascii="Times New Roman"/>
          <w:sz w:val="24"/>
          <w:szCs w:val="24"/>
        </w:rPr>
        <w:t xml:space="preserve">, matching a variable identifier on the state graph is always searching its </w:t>
      </w:r>
      <w:r>
        <w:rPr>
          <w:rFonts w:ascii="Times New Roman"/>
          <w:i/>
          <w:iCs/>
          <w:sz w:val="24"/>
          <w:szCs w:val="24"/>
        </w:rPr>
        <w:t>var</w:t>
      </w:r>
      <w:r>
        <w:rPr>
          <w:rFonts w:ascii="Times New Roman"/>
          <w:sz w:val="24"/>
          <w:szCs w:val="24"/>
        </w:rPr>
        <w:t xml:space="preserve"> declaration statement by comparing the variable name. For the declaration of functions, JavaScript allows definition in two ways, one is starting with </w:t>
      </w:r>
      <w:r>
        <w:rPr>
          <w:rFonts w:ascii="Times New Roman"/>
          <w:i/>
          <w:iCs/>
          <w:sz w:val="24"/>
          <w:szCs w:val="24"/>
        </w:rPr>
        <w:t>var</w:t>
      </w:r>
      <w:r>
        <w:rPr>
          <w:rFonts w:ascii="Times New Roman"/>
          <w:sz w:val="24"/>
          <w:szCs w:val="24"/>
        </w:rPr>
        <w:t>, another is function declaration with function</w:t>
      </w:r>
      <w:r>
        <w:rPr>
          <w:rFonts w:hAnsi="Times New Roman"/>
          <w:sz w:val="24"/>
          <w:szCs w:val="24"/>
        </w:rPr>
        <w:t>’</w:t>
      </w:r>
      <w:r>
        <w:rPr>
          <w:rFonts w:ascii="Times New Roman"/>
          <w:sz w:val="24"/>
          <w:szCs w:val="24"/>
        </w:rPr>
        <w:t>s name. So, there should be two methods of searching a function. The searching method, at last, identifies dependencies by comparing function name with its corresponding declaration. An iterator to get indirect dependences node of slicing criterion. Finally, there is a function to convert the set of sliced nodes into the target, generated code. Since the state graph results in boolean value of conditional statement, we can determine which statement in clause is executed by the boolean value</w:t>
      </w:r>
      <w:r>
        <w:rPr>
          <w:rFonts w:ascii="Times New Roman" w:hint="eastAsia"/>
          <w:sz w:val="24"/>
          <w:szCs w:val="24"/>
        </w:rPr>
        <w:t xml:space="preserve"> in predicate</w:t>
      </w:r>
      <w:r>
        <w:rPr>
          <w:rFonts w:ascii="Times New Roman"/>
          <w:sz w:val="24"/>
          <w:szCs w:val="24"/>
        </w:rPr>
        <w:t>. Figure 4.8 is a sketch of our conceived outline to design the algorithm. The process modeled in figure will be recursive execution until the all the node in selected line is visited.</w:t>
      </w:r>
    </w:p>
    <w:p w14:paraId="564B92D2" w14:textId="77777777" w:rsidR="00B513FC" w:rsidRDefault="0057338F">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sz w:val="24"/>
          <w:szCs w:val="24"/>
          <w:u w:color="000000"/>
          <w:lang w:eastAsia="en-US"/>
        </w:rPr>
        <w:lastRenderedPageBreak/>
        <w:pict w14:anchorId="469106A0">
          <v:shape id="Picture_x0020_147" o:spid="_x0000_i1179" type="#_x0000_t75" style="width:295.35pt;height:320.65pt">
            <v:imagedata r:id="rId150" o:title="" croptop="279f" cropbottom="269f"/>
          </v:shape>
        </w:pict>
      </w:r>
    </w:p>
    <w:p w14:paraId="2C4C54AD" w14:textId="77777777" w:rsidR="00B513FC" w:rsidRDefault="004F4D39">
      <w:pPr>
        <w:widowControl w:val="0"/>
        <w:spacing w:afterLines="50" w:after="120" w:line="276" w:lineRule="auto"/>
        <w:jc w:val="center"/>
        <w:rPr>
          <w:rFonts w:ascii="Times New Roman" w:eastAsia="Times New Roman" w:hAnsi="Times New Roman"/>
          <w:sz w:val="24"/>
          <w:szCs w:val="24"/>
        </w:rPr>
      </w:pPr>
      <w:r>
        <w:rPr>
          <w:rFonts w:ascii="Times New Roman"/>
          <w:sz w:val="21"/>
          <w:szCs w:val="21"/>
        </w:rPr>
        <w:t>Figure 4.8 Basic idea of design</w:t>
      </w:r>
    </w:p>
    <w:p w14:paraId="07592C7F"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030CA7BB"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178B6F20" w14:textId="77777777" w:rsidR="00B513FC" w:rsidRDefault="004F4D39">
      <w:pPr>
        <w:widowControl w:val="0"/>
        <w:spacing w:afterLines="100" w:after="240" w:line="276" w:lineRule="auto"/>
        <w:jc w:val="both"/>
        <w:outlineLvl w:val="1"/>
        <w:rPr>
          <w:rFonts w:ascii="Times New Roman" w:eastAsia="Times New Roman" w:hAnsi="Times New Roman"/>
          <w:b/>
          <w:bCs/>
          <w:sz w:val="28"/>
          <w:szCs w:val="28"/>
        </w:rPr>
      </w:pPr>
      <w:bookmarkStart w:id="452" w:name="_Toc16232"/>
      <w:r>
        <w:rPr>
          <w:rFonts w:ascii="Times New Roman"/>
          <w:b/>
          <w:bCs/>
          <w:sz w:val="28"/>
          <w:szCs w:val="28"/>
        </w:rPr>
        <w:t>4.3 Implementation design of JipdaSlicer</w:t>
      </w:r>
      <w:bookmarkEnd w:id="452"/>
    </w:p>
    <w:p w14:paraId="5B32EF53"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We now elaborate on the implementation of JipdaSlicer. JipdaSlicer is an extension of the Stip.js tool. So the implementation is still based on the framework of the original Stip.js. At the beginning of the program slicing, JipdaSlicer collects the nodes and edges in the state graph generated by the original version. As we mentioned above, the first step of slicing is to find the range of statement based on the input line number. The implementation of calculation is quite simple, we use </w:t>
      </w:r>
      <w:r>
        <w:rPr>
          <w:rFonts w:ascii="Times New Roman"/>
          <w:i/>
          <w:iCs/>
          <w:sz w:val="24"/>
          <w:szCs w:val="24"/>
        </w:rPr>
        <w:t>split()</w:t>
      </w:r>
      <w:r>
        <w:rPr>
          <w:rFonts w:ascii="Times New Roman"/>
          <w:sz w:val="24"/>
          <w:szCs w:val="24"/>
        </w:rPr>
        <w:t xml:space="preserve"> method of JavaScript to detect line breaks, and use </w:t>
      </w:r>
      <w:r>
        <w:rPr>
          <w:rFonts w:ascii="Times New Roman"/>
          <w:i/>
          <w:iCs/>
          <w:sz w:val="24"/>
          <w:szCs w:val="24"/>
        </w:rPr>
        <w:t>length</w:t>
      </w:r>
      <w:r>
        <w:rPr>
          <w:rFonts w:ascii="Times New Roman"/>
          <w:sz w:val="24"/>
          <w:szCs w:val="24"/>
        </w:rPr>
        <w:t xml:space="preserve"> method of array to sum total length before the selected line. This value is the start point, and along with the length of selected line, we get the end point of statement. The computation process is in below code:</w:t>
      </w:r>
    </w:p>
    <w:p w14:paraId="4C1425AF" w14:textId="77777777" w:rsidR="00B513FC" w:rsidRDefault="0057338F">
      <w:pPr>
        <w:widowControl w:val="0"/>
        <w:spacing w:afterLines="50" w:after="120" w:line="276" w:lineRule="auto"/>
        <w:jc w:val="both"/>
        <w:rPr>
          <w:rFonts w:ascii="Times New Roman" w:eastAsia="Times New Roman" w:hAnsi="Times New Roman"/>
          <w:sz w:val="24"/>
          <w:szCs w:val="24"/>
        </w:rPr>
      </w:pPr>
      <w:r>
        <w:rPr>
          <w:rFonts w:eastAsia="Arial Unicode MS" w:hAnsi="Arial Unicode MS" w:cs="Arial Unicode MS"/>
          <w:color w:val="000000"/>
          <w:sz w:val="24"/>
          <w:szCs w:val="24"/>
          <w:u w:color="000000"/>
          <w:lang w:eastAsia="en-US"/>
        </w:rPr>
      </w:r>
      <w:r>
        <w:rPr>
          <w:rFonts w:eastAsia="Arial Unicode MS" w:hAnsi="Arial Unicode MS" w:cs="Arial Unicode MS"/>
          <w:color w:val="000000"/>
          <w:sz w:val="24"/>
          <w:szCs w:val="24"/>
          <w:u w:color="000000"/>
          <w:lang w:eastAsia="en-US"/>
        </w:rPr>
        <w:pict w14:anchorId="62BFEBEF">
          <v:group id="Group_x0020_238" o:spid="_x0000_s1266" style="width:363.6pt;height:76.6pt;mso-position-horizontal-relative:char;mso-position-vertical-relative:line" coordsize="7272,1728">
            <v:rect id="Shape_x0020_1073742042" o:spid="_x0000_s1267" style="position:absolute;width:7272;height:1728" o:preferrelative="t">
              <v:stroke miterlimit="2"/>
            </v:rect>
            <v:rect id="Shape_x0020_1073742043" o:spid="_x0000_s1268" style="position:absolute;width:7272;height:1728" o:preferrelative="t" filled="f" stroked="f">
              <v:textbox inset="3.6pt,,3.6pt">
                <w:txbxContent>
                  <w:p w14:paraId="05CA51EF" w14:textId="77777777" w:rsidR="0057338F" w:rsidRDefault="0057338F">
                    <w:pPr>
                      <w:spacing w:line="276" w:lineRule="auto"/>
                      <w:rPr>
                        <w:rFonts w:ascii="Consolas" w:eastAsia="Consolas" w:hAnsi="Consolas" w:cs="Consolas"/>
                        <w:sz w:val="20"/>
                        <w:szCs w:val="20"/>
                      </w:rPr>
                    </w:pPr>
                    <w:r>
                      <w:rPr>
                        <w:rFonts w:ascii="Consolas"/>
                        <w:sz w:val="20"/>
                        <w:szCs w:val="20"/>
                      </w:rPr>
                      <w:t>var lines = (src + "\n").split('\n');</w:t>
                    </w:r>
                  </w:p>
                  <w:p w14:paraId="3DB5E3E3" w14:textId="77777777" w:rsidR="0057338F" w:rsidRDefault="0057338F">
                    <w:pPr>
                      <w:spacing w:line="276" w:lineRule="auto"/>
                      <w:rPr>
                        <w:rFonts w:ascii="Consolas" w:eastAsia="Consolas" w:hAnsi="Consolas" w:cs="Consolas"/>
                        <w:sz w:val="20"/>
                        <w:szCs w:val="20"/>
                      </w:rPr>
                    </w:pPr>
                    <w:r>
                      <w:rPr>
                        <w:rFonts w:ascii="Consolas"/>
                        <w:sz w:val="20"/>
                        <w:szCs w:val="20"/>
                      </w:rPr>
                      <w:t xml:space="preserve">  var line_range = [0, 0];</w:t>
                    </w:r>
                  </w:p>
                  <w:p w14:paraId="05F45FCC" w14:textId="77777777" w:rsidR="0057338F" w:rsidRDefault="0057338F">
                    <w:pPr>
                      <w:spacing w:line="276" w:lineRule="auto"/>
                      <w:rPr>
                        <w:rFonts w:ascii="Consolas" w:eastAsia="Consolas" w:hAnsi="Consolas" w:cs="Consolas"/>
                        <w:sz w:val="20"/>
                        <w:szCs w:val="20"/>
                      </w:rPr>
                    </w:pPr>
                    <w:r>
                      <w:rPr>
                        <w:rFonts w:ascii="Consolas"/>
                        <w:sz w:val="20"/>
                        <w:szCs w:val="20"/>
                      </w:rPr>
                      <w:t xml:space="preserve">  for(var i = 0; i &lt; line_num - 1; i++){</w:t>
                    </w:r>
                  </w:p>
                  <w:p w14:paraId="0B0BD0E8" w14:textId="77777777" w:rsidR="0057338F" w:rsidRDefault="0057338F">
                    <w:pPr>
                      <w:spacing w:line="276" w:lineRule="auto"/>
                      <w:rPr>
                        <w:rFonts w:ascii="Consolas" w:eastAsia="Consolas" w:hAnsi="Consolas" w:cs="Consolas"/>
                        <w:sz w:val="20"/>
                        <w:szCs w:val="20"/>
                      </w:rPr>
                    </w:pPr>
                    <w:r>
                      <w:rPr>
                        <w:rFonts w:ascii="Consolas"/>
                        <w:sz w:val="20"/>
                        <w:szCs w:val="20"/>
                      </w:rPr>
                      <w:t xml:space="preserve">    line_range[0] = line_range[0] + lines[i].length + 1; }</w:t>
                    </w:r>
                  </w:p>
                  <w:p w14:paraId="5F5A05CF" w14:textId="77777777" w:rsidR="0057338F" w:rsidRDefault="0057338F">
                    <w:pPr>
                      <w:spacing w:line="276" w:lineRule="auto"/>
                    </w:pPr>
                    <w:r>
                      <w:rPr>
                        <w:rFonts w:ascii="Consolas"/>
                        <w:sz w:val="20"/>
                        <w:szCs w:val="20"/>
                      </w:rPr>
                      <w:t>line_range[1] = line_range[0] + lines[line_num - 1].length - 1;</w:t>
                    </w:r>
                  </w:p>
                </w:txbxContent>
              </v:textbox>
            </v:rect>
            <w10:wrap type="none"/>
            <w10:anchorlock/>
          </v:group>
        </w:pict>
      </w:r>
    </w:p>
    <w:p w14:paraId="3BF67EF2" w14:textId="77777777" w:rsidR="00B513FC" w:rsidRDefault="004F4D39">
      <w:pPr>
        <w:widowControl w:val="0"/>
        <w:spacing w:afterLines="50" w:after="120" w:line="276" w:lineRule="auto"/>
        <w:jc w:val="center"/>
        <w:rPr>
          <w:rFonts w:ascii="Times New Roman" w:eastAsia="Times New Roman" w:hAnsi="Times New Roman"/>
          <w:sz w:val="22"/>
          <w:szCs w:val="22"/>
        </w:rPr>
      </w:pPr>
      <w:r>
        <w:rPr>
          <w:rFonts w:ascii="Times New Roman"/>
          <w:sz w:val="22"/>
          <w:szCs w:val="22"/>
        </w:rPr>
        <w:t>Listing 4.1 Range calculator</w:t>
      </w:r>
    </w:p>
    <w:p w14:paraId="7A70D19E" w14:textId="77777777" w:rsidR="00B513FC" w:rsidRDefault="004F4D39">
      <w:pPr>
        <w:pStyle w:val="11"/>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Then we pass the edges and nodes in this line to the </w:t>
      </w:r>
      <w:r>
        <w:rPr>
          <w:rFonts w:ascii="Times New Roman"/>
          <w:i/>
          <w:iCs/>
          <w:sz w:val="24"/>
          <w:szCs w:val="24"/>
        </w:rPr>
        <w:t>collect_dep</w:t>
      </w:r>
      <w:r>
        <w:rPr>
          <w:rFonts w:ascii="Times New Roman"/>
          <w:sz w:val="24"/>
          <w:szCs w:val="24"/>
        </w:rPr>
        <w:t xml:space="preserve"> function. This function is responsible for collection data or control dependences via searching corresponding identifier. By comparing the value of </w:t>
      </w:r>
      <w:r>
        <w:rPr>
          <w:rFonts w:ascii="Times New Roman"/>
          <w:i/>
          <w:iCs/>
          <w:sz w:val="24"/>
          <w:szCs w:val="24"/>
        </w:rPr>
        <w:t>tag</w:t>
      </w:r>
      <w:r>
        <w:rPr>
          <w:rFonts w:ascii="Times New Roman"/>
          <w:sz w:val="24"/>
          <w:szCs w:val="24"/>
        </w:rPr>
        <w:t xml:space="preserve"> on edges we can get corresponding end edge of each </w:t>
      </w:r>
      <w:r>
        <w:rPr>
          <w:rFonts w:ascii="Times New Roman"/>
          <w:i/>
          <w:iCs/>
          <w:sz w:val="24"/>
          <w:szCs w:val="24"/>
        </w:rPr>
        <w:t>block</w:t>
      </w:r>
      <w:r>
        <w:rPr>
          <w:rFonts w:ascii="Times New Roman"/>
          <w:sz w:val="24"/>
          <w:szCs w:val="24"/>
        </w:rPr>
        <w:t xml:space="preserve">. Then the evaluation of current identifier is end. The code start </w:t>
      </w:r>
      <w:r>
        <w:rPr>
          <w:rFonts w:ascii="Times New Roman"/>
          <w:i/>
          <w:iCs/>
          <w:sz w:val="24"/>
          <w:szCs w:val="24"/>
        </w:rPr>
        <w:t>collect_dep</w:t>
      </w:r>
      <w:r>
        <w:rPr>
          <w:rFonts w:ascii="Times New Roman"/>
          <w:sz w:val="24"/>
          <w:szCs w:val="24"/>
        </w:rPr>
        <w:t xml:space="preserve"> function as below:</w:t>
      </w:r>
    </w:p>
    <w:p w14:paraId="55269415" w14:textId="77777777" w:rsidR="00B513FC" w:rsidRDefault="004F4D39">
      <w:pPr>
        <w:pBdr>
          <w:top w:val="single" w:sz="4" w:space="0" w:color="000000"/>
          <w:left w:val="single" w:sz="4" w:space="0" w:color="000000"/>
          <w:bottom w:val="single" w:sz="4" w:space="0" w:color="000000"/>
          <w:right w:val="single" w:sz="4" w:space="0" w:color="000000"/>
        </w:pBdr>
        <w:spacing w:afterLines="50" w:after="120" w:line="276" w:lineRule="auto"/>
        <w:rPr>
          <w:rFonts w:ascii="Consolas" w:eastAsia="Consolas" w:hAnsi="Consolas" w:cs="Consolas"/>
          <w:sz w:val="20"/>
          <w:szCs w:val="20"/>
        </w:rPr>
      </w:pPr>
      <w:r>
        <w:rPr>
          <w:rFonts w:ascii="Consolas"/>
          <w:b/>
          <w:bCs/>
          <w:sz w:val="20"/>
          <w:szCs w:val="20"/>
        </w:rPr>
        <w:t xml:space="preserve">  </w:t>
      </w:r>
      <w:r>
        <w:rPr>
          <w:rFonts w:ascii="Consolas"/>
          <w:b/>
          <w:bCs/>
          <w:i/>
          <w:iCs/>
          <w:sz w:val="20"/>
          <w:szCs w:val="20"/>
        </w:rPr>
        <w:t>for</w:t>
      </w:r>
      <w:r>
        <w:rPr>
          <w:rFonts w:ascii="Consolas"/>
          <w:sz w:val="20"/>
          <w:szCs w:val="20"/>
        </w:rPr>
        <w:t xml:space="preserve"> each node </w:t>
      </w:r>
      <w:r>
        <w:rPr>
          <w:rFonts w:ascii="Consolas"/>
          <w:b/>
          <w:bCs/>
          <w:i/>
          <w:iCs/>
          <w:sz w:val="20"/>
          <w:szCs w:val="20"/>
        </w:rPr>
        <w:t>in</w:t>
      </w:r>
      <w:r>
        <w:rPr>
          <w:rFonts w:ascii="Consolas"/>
          <w:sz w:val="20"/>
          <w:szCs w:val="20"/>
        </w:rPr>
        <w:t xml:space="preserve"> select line_range[0,1]</w:t>
      </w:r>
    </w:p>
    <w:p w14:paraId="440BC2DE" w14:textId="77777777" w:rsidR="00B513FC" w:rsidRDefault="004F4D39">
      <w:pPr>
        <w:pBdr>
          <w:top w:val="single" w:sz="4" w:space="0" w:color="000000"/>
          <w:left w:val="single" w:sz="4" w:space="0" w:color="000000"/>
          <w:bottom w:val="single" w:sz="4" w:space="0" w:color="000000"/>
          <w:right w:val="single" w:sz="4" w:space="0" w:color="000000"/>
        </w:pBdr>
        <w:spacing w:afterLines="50" w:after="120" w:line="276" w:lineRule="auto"/>
        <w:rPr>
          <w:rFonts w:ascii="Consolas" w:eastAsia="Consolas" w:hAnsi="Consolas" w:cs="Consolas"/>
          <w:sz w:val="20"/>
          <w:szCs w:val="20"/>
        </w:rPr>
      </w:pPr>
      <w:r>
        <w:rPr>
          <w:rFonts w:ascii="Consolas"/>
          <w:sz w:val="20"/>
          <w:szCs w:val="20"/>
        </w:rPr>
        <w:t xml:space="preserve">  {</w:t>
      </w:r>
    </w:p>
    <w:p w14:paraId="123FA54E" w14:textId="77777777" w:rsidR="00B513FC" w:rsidRDefault="004F4D39">
      <w:pPr>
        <w:pBdr>
          <w:top w:val="single" w:sz="4" w:space="0" w:color="000000"/>
          <w:left w:val="single" w:sz="4" w:space="0" w:color="000000"/>
          <w:bottom w:val="single" w:sz="4" w:space="0" w:color="000000"/>
          <w:right w:val="single" w:sz="4" w:space="0" w:color="000000"/>
        </w:pBdr>
        <w:spacing w:afterLines="50" w:after="120" w:line="276" w:lineRule="auto"/>
        <w:rPr>
          <w:rFonts w:ascii="Consolas" w:eastAsia="Consolas" w:hAnsi="Consolas" w:cs="Consolas"/>
          <w:sz w:val="20"/>
          <w:szCs w:val="20"/>
        </w:rPr>
      </w:pPr>
      <w:r>
        <w:rPr>
          <w:rFonts w:ascii="Consolas"/>
          <w:b/>
          <w:bCs/>
          <w:sz w:val="20"/>
          <w:szCs w:val="20"/>
        </w:rPr>
        <w:t xml:space="preserve">    </w:t>
      </w:r>
      <w:r>
        <w:rPr>
          <w:rFonts w:ascii="Consolas"/>
          <w:b/>
          <w:bCs/>
          <w:i/>
          <w:iCs/>
          <w:sz w:val="20"/>
          <w:szCs w:val="20"/>
        </w:rPr>
        <w:t>collect_dep</w:t>
      </w:r>
      <w:r>
        <w:rPr>
          <w:rFonts w:ascii="Consolas"/>
          <w:sz w:val="20"/>
          <w:szCs w:val="20"/>
        </w:rPr>
        <w:t xml:space="preserve">(stg_node, program, edges,stg_nodes,slicing_nodes) </w:t>
      </w:r>
    </w:p>
    <w:p w14:paraId="2EB54EF8" w14:textId="77777777" w:rsidR="00B513FC" w:rsidRDefault="004F4D39" w:rsidP="004F4D39">
      <w:pPr>
        <w:pBdr>
          <w:top w:val="single" w:sz="4" w:space="0" w:color="000000"/>
          <w:left w:val="single" w:sz="4" w:space="0" w:color="000000"/>
          <w:bottom w:val="single" w:sz="4" w:space="0" w:color="000000"/>
          <w:right w:val="single" w:sz="4" w:space="0" w:color="000000"/>
        </w:pBdr>
        <w:spacing w:afterLines="100" w:after="240" w:line="276" w:lineRule="auto"/>
        <w:rPr>
          <w:rFonts w:ascii="Consolas" w:eastAsia="Consolas" w:hAnsi="Consolas" w:cs="Consolas"/>
          <w:sz w:val="20"/>
          <w:szCs w:val="20"/>
        </w:rPr>
      </w:pPr>
      <w:r>
        <w:rPr>
          <w:rFonts w:ascii="Consolas"/>
          <w:sz w:val="20"/>
          <w:szCs w:val="20"/>
        </w:rPr>
        <w:t xml:space="preserve">  }</w:t>
      </w:r>
    </w:p>
    <w:p w14:paraId="7CA34B52" w14:textId="77777777" w:rsidR="00B513FC" w:rsidRDefault="004F4D39" w:rsidP="004F4D39">
      <w:pPr>
        <w:widowControl w:val="0"/>
        <w:spacing w:beforeLines="50" w:before="120" w:afterLines="50" w:after="120" w:line="276" w:lineRule="auto"/>
        <w:jc w:val="both"/>
        <w:rPr>
          <w:rFonts w:ascii="Times New Roman"/>
          <w:sz w:val="24"/>
          <w:szCs w:val="24"/>
        </w:rPr>
      </w:pPr>
      <w:r>
        <w:rPr>
          <w:rFonts w:ascii="Times New Roman"/>
          <w:sz w:val="24"/>
          <w:szCs w:val="24"/>
        </w:rPr>
        <w:t xml:space="preserve">The definition of </w:t>
      </w:r>
      <w:r>
        <w:rPr>
          <w:rFonts w:ascii="Times New Roman"/>
          <w:i/>
          <w:iCs/>
          <w:sz w:val="24"/>
          <w:szCs w:val="24"/>
        </w:rPr>
        <w:t>collect_dep</w:t>
      </w:r>
      <w:r>
        <w:rPr>
          <w:rFonts w:ascii="Times New Roman"/>
          <w:sz w:val="24"/>
          <w:szCs w:val="24"/>
        </w:rPr>
        <w:t xml:space="preserve"> function is in listing 4.2, the meaning of each formal parameter in list 4.2 is: </w:t>
      </w:r>
      <w:r>
        <w:rPr>
          <w:rFonts w:ascii="Times New Roman"/>
          <w:i/>
          <w:iCs/>
          <w:sz w:val="24"/>
          <w:szCs w:val="24"/>
        </w:rPr>
        <w:t>stg_node</w:t>
      </w:r>
      <w:r>
        <w:rPr>
          <w:rFonts w:ascii="Times New Roman"/>
          <w:sz w:val="24"/>
          <w:szCs w:val="24"/>
        </w:rPr>
        <w:t xml:space="preserve"> is every single node in selected line, </w:t>
      </w:r>
      <w:r>
        <w:rPr>
          <w:rFonts w:ascii="Times New Roman"/>
          <w:i/>
          <w:iCs/>
          <w:sz w:val="24"/>
          <w:szCs w:val="24"/>
        </w:rPr>
        <w:t>program</w:t>
      </w:r>
      <w:r>
        <w:rPr>
          <w:rFonts w:ascii="Times New Roman"/>
          <w:sz w:val="24"/>
          <w:szCs w:val="24"/>
        </w:rPr>
        <w:t xml:space="preserve"> is an array used to keep sliced nodes, </w:t>
      </w:r>
      <w:r>
        <w:rPr>
          <w:rFonts w:ascii="Times New Roman"/>
          <w:i/>
          <w:iCs/>
          <w:sz w:val="24"/>
          <w:szCs w:val="24"/>
        </w:rPr>
        <w:t>edges</w:t>
      </w:r>
      <w:r>
        <w:rPr>
          <w:rFonts w:ascii="Times New Roman"/>
          <w:sz w:val="24"/>
          <w:szCs w:val="24"/>
        </w:rPr>
        <w:t xml:space="preserve"> is all the edge on state graph, and the last two are represent for all nodes in state graph. In order to avoid repeat query nodes in selected line, we set </w:t>
      </w:r>
      <w:r>
        <w:rPr>
          <w:rFonts w:ascii="Times New Roman"/>
          <w:i/>
          <w:iCs/>
          <w:sz w:val="24"/>
          <w:szCs w:val="24"/>
        </w:rPr>
        <w:t>skip</w:t>
      </w:r>
      <w:r>
        <w:rPr>
          <w:rFonts w:ascii="Times New Roman"/>
          <w:sz w:val="24"/>
          <w:szCs w:val="24"/>
        </w:rPr>
        <w:t xml:space="preserve"> as a span value, to skip the nodes in the same </w:t>
      </w:r>
      <w:r>
        <w:rPr>
          <w:rFonts w:ascii="Times New Roman"/>
          <w:i/>
          <w:iCs/>
          <w:sz w:val="24"/>
          <w:szCs w:val="24"/>
        </w:rPr>
        <w:t xml:space="preserve">block </w:t>
      </w:r>
      <w:r>
        <w:rPr>
          <w:rFonts w:ascii="Times New Roman"/>
          <w:sz w:val="24"/>
          <w:szCs w:val="24"/>
        </w:rPr>
        <w:t xml:space="preserve">with the identifier which the </w:t>
      </w:r>
      <w:r>
        <w:rPr>
          <w:rFonts w:ascii="Times New Roman"/>
          <w:i/>
          <w:iCs/>
          <w:sz w:val="24"/>
          <w:szCs w:val="24"/>
        </w:rPr>
        <w:t>collect_dep</w:t>
      </w:r>
      <w:r>
        <w:rPr>
          <w:rFonts w:ascii="Times New Roman"/>
          <w:sz w:val="24"/>
          <w:szCs w:val="24"/>
        </w:rPr>
        <w:t xml:space="preserve"> function has finished to evaluate. This value can improve efficiency when the selected line includes a function call. As we checked in last section on state graph, the state only go into function</w:t>
      </w:r>
      <w:r>
        <w:rPr>
          <w:rFonts w:hAnsi="Times New Roman"/>
          <w:sz w:val="24"/>
          <w:szCs w:val="24"/>
        </w:rPr>
        <w:t>’</w:t>
      </w:r>
      <w:r>
        <w:rPr>
          <w:rFonts w:ascii="Times New Roman"/>
          <w:sz w:val="24"/>
          <w:szCs w:val="24"/>
        </w:rPr>
        <w:t xml:space="preserve">s body when that function is called by actual parameter pass in. So all state inside function invocation occurs in selected line. When the algorithm starts to evaluate the first identifier in the line, the iterator will go through all nodes encapsulated in the function call to reach the corresponding end edge. So when the algorithm returns back to fetch the next node in the selected line, we can step over all nodes in function call </w:t>
      </w:r>
      <w:r>
        <w:rPr>
          <w:rFonts w:ascii="Times New Roman"/>
          <w:i/>
          <w:iCs/>
          <w:sz w:val="24"/>
          <w:szCs w:val="24"/>
        </w:rPr>
        <w:t>block</w:t>
      </w:r>
      <w:r>
        <w:rPr>
          <w:rFonts w:ascii="Times New Roman"/>
          <w:sz w:val="24"/>
          <w:szCs w:val="24"/>
        </w:rPr>
        <w:t>.</w:t>
      </w:r>
    </w:p>
    <w:p w14:paraId="1F8D70B8" w14:textId="77777777" w:rsidR="00B513FC" w:rsidRDefault="00B513FC">
      <w:pPr>
        <w:pBdr>
          <w:top w:val="single" w:sz="4" w:space="0" w:color="auto"/>
          <w:left w:val="single" w:sz="4" w:space="0" w:color="auto"/>
          <w:bottom w:val="single" w:sz="4" w:space="0" w:color="auto"/>
          <w:right w:val="single" w:sz="4" w:space="0" w:color="auto"/>
        </w:pBdr>
        <w:spacing w:line="276" w:lineRule="auto"/>
        <w:rPr>
          <w:rFonts w:ascii="Consolas"/>
          <w:sz w:val="20"/>
          <w:szCs w:val="20"/>
        </w:rPr>
      </w:pPr>
    </w:p>
    <w:p w14:paraId="1029F3ED"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function collect_dep(stg_node, program, edges,stg_nodes,slicing_nodes){</w:t>
      </w:r>
    </w:p>
    <w:p w14:paraId="347F7D9A"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i = 0; i &lt; edges.length; i++){</w:t>
      </w:r>
    </w:p>
    <w:p w14:paraId="1A0240C2"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j = i + 1; j &lt; edges.length; j++){</w:t>
      </w:r>
    </w:p>
    <w:p w14:paraId="637B14B6"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r>
        <w:rPr>
          <w:rFonts w:ascii="Consolas"/>
          <w:i/>
          <w:iCs/>
          <w:sz w:val="20"/>
          <w:szCs w:val="20"/>
        </w:rPr>
        <w:t xml:space="preserve"> </w:t>
      </w:r>
      <w:r>
        <w:rPr>
          <w:rFonts w:ascii="Consolas"/>
          <w:b/>
          <w:bCs/>
          <w:i/>
          <w:iCs/>
          <w:sz w:val="20"/>
          <w:szCs w:val="20"/>
        </w:rPr>
        <w:t>dep_var</w:t>
      </w:r>
      <w:r>
        <w:rPr>
          <w:rFonts w:ascii="Consolas"/>
          <w:sz w:val="20"/>
          <w:szCs w:val="20"/>
        </w:rPr>
        <w:t xml:space="preserve"> is the variable name contains in node;</w:t>
      </w:r>
    </w:p>
    <w:p w14:paraId="03D679D7"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lastRenderedPageBreak/>
        <w:t xml:space="preserve">          </w:t>
      </w:r>
      <w:r>
        <w:rPr>
          <w:rFonts w:ascii="Consolas"/>
          <w:b/>
          <w:bCs/>
          <w:i/>
          <w:iCs/>
          <w:sz w:val="20"/>
          <w:szCs w:val="20"/>
        </w:rPr>
        <w:t>base</w:t>
      </w:r>
      <w:r>
        <w:rPr>
          <w:rFonts w:ascii="Consolas"/>
          <w:sz w:val="20"/>
          <w:szCs w:val="20"/>
        </w:rPr>
        <w:t xml:space="preserve"> is scope   </w:t>
      </w:r>
    </w:p>
    <w:p w14:paraId="560CD9E9"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1"/>
          <w:szCs w:val="21"/>
        </w:rPr>
      </w:pPr>
      <w:r>
        <w:rPr>
          <w:rFonts w:ascii="Consolas"/>
          <w:sz w:val="20"/>
          <w:szCs w:val="20"/>
        </w:rPr>
        <w:t xml:space="preserve">         </w:t>
      </w:r>
      <w:r>
        <w:rPr>
          <w:rFonts w:ascii="Consolas"/>
          <w:sz w:val="21"/>
          <w:szCs w:val="21"/>
        </w:rPr>
        <w:t xml:space="preserve"> </w:t>
      </w:r>
      <w:r>
        <w:rPr>
          <w:rFonts w:ascii="Consolas"/>
          <w:b/>
          <w:bCs/>
          <w:sz w:val="21"/>
          <w:szCs w:val="21"/>
        </w:rPr>
        <w:t>dep_node</w:t>
      </w:r>
      <w:r>
        <w:rPr>
          <w:rFonts w:ascii="Consolas"/>
          <w:sz w:val="21"/>
          <w:szCs w:val="21"/>
        </w:rPr>
        <w:t xml:space="preserve"> is the dependent node we are searching for</w:t>
      </w:r>
    </w:p>
    <w:p w14:paraId="4610B150" w14:textId="77777777" w:rsidR="00B513FC" w:rsidRDefault="00B513FC">
      <w:pPr>
        <w:pBdr>
          <w:top w:val="single" w:sz="4" w:space="0" w:color="auto"/>
          <w:left w:val="single" w:sz="4" w:space="0" w:color="auto"/>
          <w:bottom w:val="single" w:sz="4" w:space="0" w:color="auto"/>
          <w:right w:val="single" w:sz="4" w:space="0" w:color="auto"/>
        </w:pBdr>
        <w:spacing w:line="276" w:lineRule="auto"/>
        <w:ind w:firstLine="700"/>
        <w:rPr>
          <w:rFonts w:ascii="Consolas"/>
          <w:sz w:val="21"/>
          <w:szCs w:val="21"/>
        </w:rPr>
      </w:pPr>
    </w:p>
    <w:p w14:paraId="096F1299" w14:textId="77777777" w:rsidR="00B513FC" w:rsidRDefault="004F4D39">
      <w:pPr>
        <w:pBdr>
          <w:top w:val="single" w:sz="4" w:space="0" w:color="auto"/>
          <w:left w:val="single" w:sz="4" w:space="0" w:color="auto"/>
          <w:bottom w:val="single" w:sz="4" w:space="0" w:color="auto"/>
          <w:right w:val="single" w:sz="4" w:space="0" w:color="auto"/>
        </w:pBdr>
        <w:spacing w:line="276" w:lineRule="auto"/>
        <w:ind w:firstLine="700"/>
        <w:rPr>
          <w:rFonts w:ascii="Consolas" w:eastAsia="Consolas" w:hAnsi="Consolas" w:cs="Consolas"/>
          <w:sz w:val="21"/>
          <w:szCs w:val="21"/>
        </w:rPr>
      </w:pPr>
      <w:r>
        <w:rPr>
          <w:rFonts w:ascii="Consolas"/>
          <w:sz w:val="21"/>
          <w:szCs w:val="21"/>
        </w:rPr>
        <w:t>Step 1:</w:t>
      </w:r>
    </w:p>
    <w:p w14:paraId="05292478" w14:textId="77777777" w:rsidR="00B513FC" w:rsidRDefault="004F4D39">
      <w:pPr>
        <w:pBdr>
          <w:top w:val="single" w:sz="4" w:space="0" w:color="auto"/>
          <w:left w:val="single" w:sz="4" w:space="0" w:color="auto"/>
          <w:bottom w:val="single" w:sz="4" w:space="0" w:color="auto"/>
          <w:right w:val="single" w:sz="4" w:space="0" w:color="auto"/>
        </w:pBdr>
        <w:tabs>
          <w:tab w:val="left" w:pos="1471"/>
        </w:tabs>
        <w:spacing w:line="276" w:lineRule="auto"/>
        <w:rPr>
          <w:rFonts w:ascii="Consolas" w:eastAsia="Consolas" w:hAnsi="Consolas" w:cs="Consolas"/>
          <w:sz w:val="21"/>
          <w:szCs w:val="21"/>
        </w:rPr>
      </w:pPr>
      <w:r>
        <w:rPr>
          <w:rFonts w:ascii="Consolas" w:hint="eastAsia"/>
          <w:sz w:val="21"/>
          <w:szCs w:val="21"/>
        </w:rPr>
        <w:tab/>
      </w:r>
      <w:r>
        <w:rPr>
          <w:rFonts w:ascii="Consolas" w:hint="eastAsia"/>
          <w:sz w:val="21"/>
          <w:szCs w:val="21"/>
        </w:rPr>
        <w:sym w:font="Wingdings" w:char="F081"/>
      </w:r>
      <w:r>
        <w:rPr>
          <w:rFonts w:ascii="Consolas" w:hint="eastAsia"/>
          <w:sz w:val="21"/>
          <w:szCs w:val="21"/>
        </w:rPr>
        <w:t xml:space="preserve"> </w:t>
      </w:r>
      <w:r>
        <w:rPr>
          <w:rFonts w:ascii="Consolas"/>
          <w:sz w:val="21"/>
          <w:szCs w:val="21"/>
        </w:rPr>
        <w:t xml:space="preserve">First look up </w:t>
      </w:r>
      <w:r>
        <w:rPr>
          <w:rFonts w:ascii="Consolas"/>
          <w:b/>
          <w:bCs/>
          <w:sz w:val="21"/>
          <w:szCs w:val="21"/>
        </w:rPr>
        <w:t>dep_node</w:t>
      </w:r>
      <w:r>
        <w:rPr>
          <w:rFonts w:ascii="Consolas"/>
          <w:sz w:val="21"/>
          <w:szCs w:val="21"/>
        </w:rPr>
        <w:t xml:space="preserve"> by </w:t>
      </w:r>
      <w:r>
        <w:rPr>
          <w:rFonts w:ascii="Consolas"/>
          <w:b/>
          <w:bCs/>
          <w:sz w:val="21"/>
          <w:szCs w:val="21"/>
        </w:rPr>
        <w:t>var</w:t>
      </w:r>
      <w:r>
        <w:rPr>
          <w:rFonts w:ascii="Consolas"/>
          <w:sz w:val="21"/>
          <w:szCs w:val="21"/>
        </w:rPr>
        <w:t xml:space="preserve"> declaration</w:t>
      </w:r>
    </w:p>
    <w:p w14:paraId="1668BB81" w14:textId="77777777" w:rsidR="00B513FC" w:rsidRDefault="004F4D39">
      <w:pPr>
        <w:pBdr>
          <w:top w:val="single" w:sz="4" w:space="0" w:color="auto"/>
          <w:left w:val="single" w:sz="4" w:space="0" w:color="auto"/>
          <w:bottom w:val="single" w:sz="4" w:space="0" w:color="auto"/>
          <w:right w:val="single" w:sz="4" w:space="0" w:color="auto"/>
        </w:pBdr>
        <w:tabs>
          <w:tab w:val="left" w:pos="1471"/>
        </w:tabs>
        <w:spacing w:line="276" w:lineRule="auto"/>
        <w:rPr>
          <w:rFonts w:ascii="Consolas" w:eastAsia="Consolas" w:hAnsi="Consolas" w:cs="Consolas"/>
          <w:sz w:val="21"/>
          <w:szCs w:val="21"/>
        </w:rPr>
      </w:pPr>
      <w:r>
        <w:rPr>
          <w:rFonts w:ascii="Consolas" w:hint="eastAsia"/>
          <w:sz w:val="21"/>
          <w:szCs w:val="21"/>
        </w:rPr>
        <w:tab/>
      </w:r>
      <w:r>
        <w:rPr>
          <w:rFonts w:ascii="Consolas" w:hint="eastAsia"/>
          <w:sz w:val="21"/>
          <w:szCs w:val="21"/>
        </w:rPr>
        <w:sym w:font="Wingdings" w:char="F082"/>
      </w:r>
      <w:r>
        <w:rPr>
          <w:rFonts w:ascii="Consolas" w:hint="eastAsia"/>
          <w:sz w:val="21"/>
          <w:szCs w:val="21"/>
        </w:rPr>
        <w:t xml:space="preserve"> </w:t>
      </w:r>
      <w:r>
        <w:rPr>
          <w:rFonts w:ascii="Consolas"/>
          <w:sz w:val="21"/>
          <w:szCs w:val="21"/>
        </w:rPr>
        <w:t xml:space="preserve">If </w:t>
      </w:r>
      <w:r>
        <w:rPr>
          <w:rFonts w:ascii="Consolas"/>
          <w:b/>
          <w:bCs/>
          <w:sz w:val="21"/>
          <w:szCs w:val="21"/>
        </w:rPr>
        <w:t>dep_node</w:t>
      </w:r>
      <w:r>
        <w:rPr>
          <w:rFonts w:ascii="Consolas"/>
          <w:sz w:val="21"/>
          <w:szCs w:val="21"/>
        </w:rPr>
        <w:t xml:space="preserve"> is not found in 1, then look up </w:t>
      </w:r>
      <w:r>
        <w:rPr>
          <w:rFonts w:ascii="Consolas" w:hint="eastAsia"/>
          <w:sz w:val="21"/>
          <w:szCs w:val="21"/>
        </w:rPr>
        <w:tab/>
      </w:r>
      <w:r>
        <w:rPr>
          <w:rFonts w:ascii="Consolas" w:hint="eastAsia"/>
          <w:sz w:val="21"/>
          <w:szCs w:val="21"/>
        </w:rPr>
        <w:tab/>
        <w:t xml:space="preserve">   </w:t>
      </w:r>
      <w:r>
        <w:rPr>
          <w:rFonts w:ascii="Consolas"/>
          <w:b/>
          <w:bCs/>
          <w:sz w:val="21"/>
          <w:szCs w:val="21"/>
        </w:rPr>
        <w:t>dep_node</w:t>
      </w:r>
      <w:r>
        <w:rPr>
          <w:rFonts w:ascii="Consolas"/>
          <w:sz w:val="21"/>
          <w:szCs w:val="21"/>
        </w:rPr>
        <w:t xml:space="preserve"> by </w:t>
      </w:r>
      <w:r>
        <w:rPr>
          <w:rFonts w:ascii="Consolas"/>
          <w:b/>
          <w:bCs/>
          <w:sz w:val="21"/>
          <w:szCs w:val="21"/>
        </w:rPr>
        <w:t>function</w:t>
      </w:r>
      <w:r>
        <w:rPr>
          <w:rFonts w:ascii="Consolas"/>
          <w:sz w:val="21"/>
          <w:szCs w:val="21"/>
        </w:rPr>
        <w:t xml:space="preserve"> declaration</w:t>
      </w:r>
    </w:p>
    <w:p w14:paraId="4AEE0846" w14:textId="77777777" w:rsidR="00B513FC" w:rsidRDefault="00B513FC">
      <w:pPr>
        <w:pBdr>
          <w:top w:val="single" w:sz="4" w:space="0" w:color="auto"/>
          <w:left w:val="single" w:sz="4" w:space="0" w:color="auto"/>
          <w:bottom w:val="single" w:sz="4" w:space="0" w:color="auto"/>
          <w:right w:val="single" w:sz="4" w:space="0" w:color="auto"/>
        </w:pBdr>
        <w:spacing w:line="276" w:lineRule="auto"/>
        <w:ind w:firstLine="700"/>
        <w:rPr>
          <w:rFonts w:ascii="Consolas"/>
          <w:sz w:val="21"/>
          <w:szCs w:val="21"/>
        </w:rPr>
      </w:pPr>
    </w:p>
    <w:p w14:paraId="28C0390D" w14:textId="77777777" w:rsidR="00B513FC" w:rsidRDefault="004F4D39">
      <w:pPr>
        <w:pBdr>
          <w:top w:val="single" w:sz="4" w:space="0" w:color="auto"/>
          <w:left w:val="single" w:sz="4" w:space="0" w:color="auto"/>
          <w:bottom w:val="single" w:sz="4" w:space="0" w:color="auto"/>
          <w:right w:val="single" w:sz="4" w:space="0" w:color="auto"/>
        </w:pBdr>
        <w:spacing w:line="276" w:lineRule="auto"/>
        <w:ind w:firstLine="700"/>
        <w:rPr>
          <w:rFonts w:ascii="Consolas" w:eastAsia="Consolas" w:hAnsi="Consolas" w:cs="Consolas"/>
          <w:sz w:val="21"/>
          <w:szCs w:val="21"/>
        </w:rPr>
      </w:pPr>
      <w:r>
        <w:rPr>
          <w:rFonts w:ascii="Consolas"/>
          <w:sz w:val="21"/>
          <w:szCs w:val="21"/>
        </w:rPr>
        <w:t>Step 2:</w:t>
      </w:r>
    </w:p>
    <w:p w14:paraId="71597678" w14:textId="77777777" w:rsidR="00B513FC" w:rsidRDefault="004F4D39">
      <w:pPr>
        <w:pBdr>
          <w:top w:val="single" w:sz="4" w:space="0" w:color="auto"/>
          <w:left w:val="single" w:sz="4" w:space="0" w:color="auto"/>
          <w:bottom w:val="single" w:sz="4" w:space="0" w:color="auto"/>
          <w:right w:val="single" w:sz="4" w:space="0" w:color="auto"/>
        </w:pBdr>
        <w:spacing w:line="276" w:lineRule="auto"/>
        <w:ind w:firstLine="700"/>
        <w:rPr>
          <w:rFonts w:ascii="Consolas"/>
          <w:sz w:val="21"/>
          <w:szCs w:val="21"/>
        </w:rPr>
      </w:pPr>
      <w:r>
        <w:rPr>
          <w:rFonts w:ascii="Consolas"/>
          <w:sz w:val="21"/>
          <w:szCs w:val="21"/>
        </w:rPr>
        <w:t xml:space="preserve">    </w:t>
      </w:r>
      <w:r>
        <w:rPr>
          <w:rFonts w:ascii="Consolas"/>
          <w:b/>
          <w:bCs/>
          <w:i/>
          <w:iCs/>
          <w:sz w:val="21"/>
          <w:szCs w:val="21"/>
        </w:rPr>
        <w:t xml:space="preserve">If </w:t>
      </w:r>
      <w:r>
        <w:rPr>
          <w:rFonts w:ascii="Consolas"/>
          <w:sz w:val="21"/>
          <w:szCs w:val="21"/>
        </w:rPr>
        <w:t>(</w:t>
      </w:r>
      <w:r>
        <w:rPr>
          <w:rFonts w:ascii="Consolas"/>
          <w:b/>
          <w:bCs/>
          <w:sz w:val="21"/>
          <w:szCs w:val="21"/>
        </w:rPr>
        <w:t>dep_node</w:t>
      </w:r>
      <w:r>
        <w:rPr>
          <w:rFonts w:ascii="Consolas"/>
          <w:sz w:val="21"/>
          <w:szCs w:val="21"/>
        </w:rPr>
        <w:t xml:space="preserve"> is found after execute </w:t>
      </w:r>
      <w:r>
        <w:rPr>
          <w:rFonts w:ascii="Consolas"/>
          <w:sz w:val="21"/>
          <w:szCs w:val="21"/>
        </w:rPr>
        <w:sym w:font="Wingdings" w:char="F081"/>
      </w:r>
      <w:r>
        <w:rPr>
          <w:rFonts w:ascii="Consolas"/>
          <w:sz w:val="21"/>
          <w:szCs w:val="21"/>
        </w:rPr>
        <w:t xml:space="preserve"> and </w:t>
      </w:r>
      <w:r>
        <w:rPr>
          <w:rFonts w:ascii="Consolas"/>
          <w:sz w:val="21"/>
          <w:szCs w:val="21"/>
        </w:rPr>
        <w:sym w:font="Wingdings" w:char="F082"/>
      </w:r>
      <w:r>
        <w:rPr>
          <w:rFonts w:ascii="Consolas"/>
          <w:sz w:val="21"/>
          <w:szCs w:val="21"/>
        </w:rPr>
        <w:t xml:space="preserve"> in </w:t>
      </w:r>
    </w:p>
    <w:p w14:paraId="1022D621" w14:textId="77777777" w:rsidR="00B513FC" w:rsidRDefault="004F4D39">
      <w:pPr>
        <w:pBdr>
          <w:top w:val="single" w:sz="4" w:space="0" w:color="auto"/>
          <w:left w:val="single" w:sz="4" w:space="0" w:color="auto"/>
          <w:bottom w:val="single" w:sz="4" w:space="0" w:color="auto"/>
          <w:right w:val="single" w:sz="4" w:space="0" w:color="auto"/>
        </w:pBdr>
        <w:spacing w:line="276" w:lineRule="auto"/>
        <w:ind w:firstLine="700"/>
        <w:rPr>
          <w:rFonts w:ascii="Consolas" w:eastAsia="Consolas" w:hAnsi="Consolas" w:cs="Consolas"/>
          <w:sz w:val="21"/>
          <w:szCs w:val="21"/>
        </w:rPr>
      </w:pPr>
      <w:r>
        <w:rPr>
          <w:rFonts w:ascii="Consolas" w:hint="eastAsia"/>
          <w:sz w:val="21"/>
          <w:szCs w:val="21"/>
        </w:rPr>
        <w:t xml:space="preserve">         </w:t>
      </w:r>
      <w:r>
        <w:rPr>
          <w:rFonts w:ascii="Consolas"/>
          <w:sz w:val="21"/>
          <w:szCs w:val="21"/>
        </w:rPr>
        <w:t>step 1){</w:t>
      </w:r>
    </w:p>
    <w:p w14:paraId="237D5F45" w14:textId="77777777" w:rsidR="00B513FC" w:rsidRDefault="004F4D39">
      <w:pPr>
        <w:pBdr>
          <w:top w:val="single" w:sz="4" w:space="0" w:color="auto"/>
          <w:left w:val="single" w:sz="4" w:space="0" w:color="auto"/>
          <w:bottom w:val="single" w:sz="4" w:space="0" w:color="auto"/>
          <w:right w:val="single" w:sz="4" w:space="0" w:color="auto"/>
        </w:pBdr>
        <w:spacing w:line="276" w:lineRule="auto"/>
        <w:ind w:firstLine="700"/>
        <w:rPr>
          <w:rFonts w:ascii="Consolas" w:eastAsia="Consolas" w:hAnsi="Consolas" w:cs="Consolas"/>
          <w:sz w:val="21"/>
          <w:szCs w:val="21"/>
        </w:rPr>
      </w:pPr>
      <w:r>
        <w:rPr>
          <w:rFonts w:ascii="Consolas" w:hint="eastAsia"/>
          <w:sz w:val="21"/>
          <w:szCs w:val="21"/>
        </w:rPr>
        <w:t xml:space="preserve">     </w:t>
      </w:r>
      <w:r>
        <w:rPr>
          <w:rFonts w:ascii="Consolas"/>
          <w:sz w:val="21"/>
          <w:szCs w:val="21"/>
        </w:rPr>
        <w:t xml:space="preserve">Put </w:t>
      </w:r>
      <w:r>
        <w:rPr>
          <w:rFonts w:ascii="Consolas"/>
          <w:b/>
          <w:bCs/>
          <w:sz w:val="21"/>
          <w:szCs w:val="21"/>
        </w:rPr>
        <w:t>dep_node</w:t>
      </w:r>
      <w:r>
        <w:rPr>
          <w:rFonts w:ascii="Consolas"/>
          <w:sz w:val="21"/>
          <w:szCs w:val="21"/>
        </w:rPr>
        <w:t xml:space="preserve"> with necessary information to iterator </w:t>
      </w:r>
      <w:r>
        <w:rPr>
          <w:rFonts w:ascii="Consolas" w:hint="eastAsia"/>
          <w:sz w:val="21"/>
          <w:szCs w:val="21"/>
        </w:rPr>
        <w:tab/>
        <w:t xml:space="preserve">     </w:t>
      </w:r>
      <w:r>
        <w:rPr>
          <w:rFonts w:ascii="Consolas"/>
          <w:sz w:val="21"/>
          <w:szCs w:val="21"/>
        </w:rPr>
        <w:t xml:space="preserve">in order to find other code dependent on </w:t>
      </w:r>
      <w:r>
        <w:rPr>
          <w:rFonts w:ascii="Consolas"/>
          <w:b/>
          <w:bCs/>
          <w:sz w:val="21"/>
          <w:szCs w:val="21"/>
        </w:rPr>
        <w:t>dep_node</w:t>
      </w:r>
      <w:r>
        <w:rPr>
          <w:rFonts w:ascii="Consolas"/>
          <w:sz w:val="21"/>
          <w:szCs w:val="21"/>
        </w:rPr>
        <w:t>.</w:t>
      </w:r>
    </w:p>
    <w:p w14:paraId="1BBCA526" w14:textId="77777777" w:rsidR="00B513FC" w:rsidRDefault="004F4D39">
      <w:pPr>
        <w:pBdr>
          <w:top w:val="single" w:sz="4" w:space="0" w:color="auto"/>
          <w:left w:val="single" w:sz="4" w:space="0" w:color="auto"/>
          <w:bottom w:val="single" w:sz="4" w:space="0" w:color="auto"/>
          <w:right w:val="single" w:sz="4" w:space="0" w:color="auto"/>
        </w:pBdr>
        <w:spacing w:line="276" w:lineRule="auto"/>
        <w:ind w:firstLine="700"/>
        <w:rPr>
          <w:rFonts w:ascii="Consolas" w:eastAsia="Consolas" w:hAnsi="Consolas" w:cs="Consolas"/>
          <w:sz w:val="21"/>
          <w:szCs w:val="21"/>
        </w:rPr>
      </w:pPr>
      <w:r>
        <w:rPr>
          <w:rFonts w:ascii="Consolas"/>
          <w:sz w:val="21"/>
          <w:szCs w:val="21"/>
        </w:rPr>
        <w:t xml:space="preserve">} </w:t>
      </w:r>
    </w:p>
    <w:p w14:paraId="2F18566F" w14:textId="77777777" w:rsidR="00B513FC" w:rsidRDefault="00B513FC">
      <w:pPr>
        <w:pBdr>
          <w:top w:val="single" w:sz="4" w:space="0" w:color="auto"/>
          <w:left w:val="single" w:sz="4" w:space="0" w:color="auto"/>
          <w:bottom w:val="single" w:sz="4" w:space="0" w:color="auto"/>
          <w:right w:val="single" w:sz="4" w:space="0" w:color="auto"/>
        </w:pBdr>
        <w:spacing w:line="276" w:lineRule="auto"/>
        <w:ind w:firstLine="700"/>
        <w:rPr>
          <w:rFonts w:ascii="Consolas"/>
          <w:sz w:val="21"/>
          <w:szCs w:val="21"/>
        </w:rPr>
      </w:pPr>
    </w:p>
    <w:p w14:paraId="53B89992" w14:textId="77777777" w:rsidR="00B513FC" w:rsidRDefault="004F4D39">
      <w:pPr>
        <w:pBdr>
          <w:top w:val="single" w:sz="4" w:space="0" w:color="auto"/>
          <w:left w:val="single" w:sz="4" w:space="0" w:color="auto"/>
          <w:bottom w:val="single" w:sz="4" w:space="0" w:color="auto"/>
          <w:right w:val="single" w:sz="4" w:space="0" w:color="auto"/>
        </w:pBdr>
        <w:spacing w:line="276" w:lineRule="auto"/>
        <w:ind w:firstLine="700"/>
        <w:rPr>
          <w:rFonts w:ascii="Consolas" w:eastAsia="Consolas" w:hAnsi="Consolas" w:cs="Consolas"/>
          <w:sz w:val="21"/>
          <w:szCs w:val="21"/>
        </w:rPr>
      </w:pPr>
      <w:r>
        <w:rPr>
          <w:rFonts w:ascii="Consolas"/>
          <w:sz w:val="21"/>
          <w:szCs w:val="21"/>
        </w:rPr>
        <w:t xml:space="preserve">Step 3: Looking for corresponding end edge. </w:t>
      </w:r>
    </w:p>
    <w:p w14:paraId="6BE8472F" w14:textId="77777777" w:rsidR="00B513FC" w:rsidRDefault="004F4D39">
      <w:pPr>
        <w:pBdr>
          <w:top w:val="single" w:sz="4" w:space="0" w:color="auto"/>
          <w:left w:val="single" w:sz="4" w:space="0" w:color="auto"/>
          <w:bottom w:val="single" w:sz="4" w:space="0" w:color="auto"/>
          <w:right w:val="single" w:sz="4" w:space="0" w:color="auto"/>
        </w:pBdr>
        <w:spacing w:line="276" w:lineRule="auto"/>
        <w:ind w:firstLine="700"/>
        <w:rPr>
          <w:rFonts w:ascii="Consolas" w:eastAsia="Consolas" w:hAnsi="Consolas" w:cs="Consolas"/>
          <w:sz w:val="21"/>
          <w:szCs w:val="21"/>
        </w:rPr>
      </w:pPr>
      <w:r>
        <w:rPr>
          <w:rFonts w:ascii="Consolas" w:hint="eastAsia"/>
          <w:sz w:val="21"/>
          <w:szCs w:val="21"/>
        </w:rPr>
        <w:t xml:space="preserve">        </w:t>
      </w:r>
      <w:r>
        <w:rPr>
          <w:rFonts w:ascii="Consolas"/>
          <w:sz w:val="21"/>
          <w:szCs w:val="21"/>
        </w:rPr>
        <w:t xml:space="preserve">Set </w:t>
      </w:r>
      <w:r>
        <w:rPr>
          <w:rFonts w:ascii="Consolas"/>
          <w:b/>
          <w:bCs/>
          <w:sz w:val="21"/>
          <w:szCs w:val="21"/>
        </w:rPr>
        <w:t xml:space="preserve">skip </w:t>
      </w:r>
      <w:r>
        <w:rPr>
          <w:rFonts w:ascii="Consolas"/>
          <w:sz w:val="21"/>
          <w:szCs w:val="21"/>
        </w:rPr>
        <w:t xml:space="preserve">= index_of_end_edge - </w:t>
      </w:r>
      <w:r>
        <w:rPr>
          <w:rFonts w:ascii="Consolas" w:hint="eastAsia"/>
          <w:sz w:val="21"/>
          <w:szCs w:val="21"/>
        </w:rPr>
        <w:t xml:space="preserve"> </w:t>
      </w:r>
      <w:r>
        <w:rPr>
          <w:rFonts w:ascii="Consolas" w:hint="eastAsia"/>
          <w:sz w:val="21"/>
          <w:szCs w:val="21"/>
        </w:rPr>
        <w:tab/>
      </w:r>
      <w:r>
        <w:rPr>
          <w:rFonts w:ascii="Consolas" w:hint="eastAsia"/>
          <w:sz w:val="21"/>
          <w:szCs w:val="21"/>
        </w:rPr>
        <w:tab/>
      </w:r>
      <w:r>
        <w:rPr>
          <w:rFonts w:ascii="Consolas" w:hint="eastAsia"/>
          <w:sz w:val="21"/>
          <w:szCs w:val="21"/>
        </w:rPr>
        <w:tab/>
      </w:r>
      <w:r>
        <w:rPr>
          <w:rFonts w:ascii="Consolas" w:hint="eastAsia"/>
          <w:sz w:val="21"/>
          <w:szCs w:val="21"/>
        </w:rPr>
        <w:tab/>
        <w:t xml:space="preserve">                             </w:t>
      </w:r>
      <w:r>
        <w:rPr>
          <w:rFonts w:ascii="Consolas"/>
          <w:sz w:val="21"/>
          <w:szCs w:val="21"/>
        </w:rPr>
        <w:t xml:space="preserve">index_of_start_edge   </w:t>
      </w:r>
    </w:p>
    <w:p w14:paraId="48FFCB69"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1"/>
          <w:szCs w:val="21"/>
        </w:rPr>
      </w:pPr>
      <w:r>
        <w:rPr>
          <w:rFonts w:ascii="Consolas"/>
          <w:sz w:val="21"/>
          <w:szCs w:val="21"/>
        </w:rPr>
        <w:t xml:space="preserve">    }</w:t>
      </w:r>
    </w:p>
    <w:p w14:paraId="182B665F"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1"/>
          <w:szCs w:val="21"/>
        </w:rPr>
      </w:pPr>
      <w:r>
        <w:rPr>
          <w:rFonts w:ascii="Consolas"/>
          <w:sz w:val="21"/>
          <w:szCs w:val="21"/>
        </w:rPr>
        <w:t xml:space="preserve">  }</w:t>
      </w:r>
    </w:p>
    <w:p w14:paraId="5402FB37" w14:textId="77777777" w:rsidR="00B513FC" w:rsidRDefault="004F4D39">
      <w:pPr>
        <w:pBdr>
          <w:top w:val="single" w:sz="4" w:space="0" w:color="auto"/>
          <w:left w:val="single" w:sz="4" w:space="0" w:color="auto"/>
          <w:bottom w:val="single" w:sz="4" w:space="0" w:color="auto"/>
          <w:right w:val="single" w:sz="4" w:space="0" w:color="auto"/>
        </w:pBdr>
        <w:spacing w:line="276" w:lineRule="auto"/>
        <w:ind w:firstLine="700"/>
        <w:rPr>
          <w:rFonts w:ascii="Consolas" w:eastAsia="Consolas" w:hAnsi="Consolas" w:cs="Consolas"/>
          <w:sz w:val="21"/>
          <w:szCs w:val="21"/>
        </w:rPr>
      </w:pPr>
      <w:r>
        <w:rPr>
          <w:rFonts w:ascii="Consolas"/>
          <w:sz w:val="21"/>
          <w:szCs w:val="21"/>
        </w:rPr>
        <w:t xml:space="preserve">return </w:t>
      </w:r>
      <w:r>
        <w:rPr>
          <w:rFonts w:ascii="Consolas"/>
          <w:b/>
          <w:bCs/>
          <w:sz w:val="21"/>
          <w:szCs w:val="21"/>
        </w:rPr>
        <w:t>skip</w:t>
      </w:r>
      <w:r>
        <w:rPr>
          <w:rFonts w:ascii="Consolas"/>
          <w:sz w:val="21"/>
          <w:szCs w:val="21"/>
        </w:rPr>
        <w:t>;</w:t>
      </w:r>
    </w:p>
    <w:p w14:paraId="116C495F" w14:textId="77777777" w:rsidR="00B513FC" w:rsidRDefault="004F4D39" w:rsidP="004F4D39">
      <w:pPr>
        <w:pBdr>
          <w:top w:val="single" w:sz="4" w:space="0" w:color="auto"/>
          <w:left w:val="single" w:sz="4" w:space="0" w:color="auto"/>
          <w:bottom w:val="single" w:sz="4" w:space="0" w:color="auto"/>
          <w:right w:val="single" w:sz="4" w:space="0" w:color="auto"/>
        </w:pBdr>
        <w:spacing w:afterLines="50" w:after="120" w:line="276" w:lineRule="auto"/>
        <w:rPr>
          <w:sz w:val="21"/>
          <w:szCs w:val="21"/>
        </w:rPr>
      </w:pPr>
      <w:r>
        <w:rPr>
          <w:rFonts w:ascii="Consolas"/>
          <w:sz w:val="21"/>
          <w:szCs w:val="21"/>
        </w:rPr>
        <w:t>}</w:t>
      </w:r>
    </w:p>
    <w:p w14:paraId="02477391"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List 4.2 Design of function used to collection dependency.</w:t>
      </w:r>
    </w:p>
    <w:p w14:paraId="0A29420B" w14:textId="77777777" w:rsidR="00B513FC" w:rsidRDefault="004F4D39">
      <w:pPr>
        <w:pStyle w:val="11"/>
        <w:widowControl w:val="0"/>
        <w:spacing w:afterLines="50" w:after="120" w:line="276" w:lineRule="auto"/>
        <w:jc w:val="both"/>
        <w:rPr>
          <w:rFonts w:ascii="Times New Roman"/>
          <w:sz w:val="24"/>
          <w:szCs w:val="24"/>
          <w:highlight w:val="yellow"/>
        </w:rPr>
      </w:pPr>
      <w:r>
        <w:rPr>
          <w:rFonts w:ascii="Times New Roman"/>
          <w:sz w:val="24"/>
          <w:szCs w:val="24"/>
        </w:rPr>
        <w:t>As we discussed above, we need two functions to identify data and control dependencies by comparing identifiers with its scope. The function is used to look up by var declaration is in listing 4.3.</w:t>
      </w:r>
      <w:r>
        <w:rPr>
          <w:rFonts w:ascii="Times New Roman"/>
          <w:sz w:val="24"/>
          <w:szCs w:val="24"/>
          <w:highlight w:val="yellow"/>
        </w:rPr>
        <w:t xml:space="preserve"> </w:t>
      </w:r>
      <w:r>
        <w:rPr>
          <w:rFonts w:ascii="Times New Roman" w:hint="eastAsia"/>
          <w:sz w:val="24"/>
          <w:szCs w:val="24"/>
          <w:highlight w:val="yellow"/>
        </w:rPr>
        <w:t>If a function is defined start</w:t>
      </w:r>
      <w:r>
        <w:rPr>
          <w:rFonts w:ascii="Times New Roman"/>
          <w:sz w:val="24"/>
          <w:szCs w:val="24"/>
          <w:highlight w:val="yellow"/>
        </w:rPr>
        <w:t>ing</w:t>
      </w:r>
      <w:r>
        <w:rPr>
          <w:rFonts w:ascii="Times New Roman" w:hint="eastAsia"/>
          <w:sz w:val="24"/>
          <w:szCs w:val="24"/>
          <w:highlight w:val="yellow"/>
        </w:rPr>
        <w:t xml:space="preserve"> with </w:t>
      </w:r>
      <w:r>
        <w:rPr>
          <w:rFonts w:ascii="Times New Roman"/>
          <w:sz w:val="24"/>
          <w:szCs w:val="24"/>
          <w:highlight w:val="yellow"/>
        </w:rPr>
        <w:t xml:space="preserve">the </w:t>
      </w:r>
      <w:r>
        <w:rPr>
          <w:rFonts w:ascii="Times New Roman" w:hint="eastAsia"/>
          <w:sz w:val="24"/>
          <w:szCs w:val="24"/>
          <w:highlight w:val="yellow"/>
        </w:rPr>
        <w:t>reserve</w:t>
      </w:r>
      <w:r>
        <w:rPr>
          <w:rFonts w:ascii="Times New Roman"/>
          <w:sz w:val="24"/>
          <w:szCs w:val="24"/>
          <w:highlight w:val="yellow"/>
        </w:rPr>
        <w:t>d</w:t>
      </w:r>
      <w:r>
        <w:rPr>
          <w:rFonts w:ascii="Times New Roman" w:hint="eastAsia"/>
          <w:sz w:val="24"/>
          <w:szCs w:val="24"/>
          <w:highlight w:val="yellow"/>
        </w:rPr>
        <w:t xml:space="preserve"> word </w:t>
      </w:r>
      <w:r>
        <w:rPr>
          <w:rFonts w:ascii="Times New Roman" w:hint="eastAsia"/>
          <w:i/>
          <w:iCs/>
          <w:sz w:val="24"/>
          <w:szCs w:val="24"/>
          <w:highlight w:val="yellow"/>
        </w:rPr>
        <w:t>var</w:t>
      </w:r>
      <w:r>
        <w:rPr>
          <w:rFonts w:ascii="Times New Roman" w:hint="eastAsia"/>
          <w:sz w:val="24"/>
          <w:szCs w:val="24"/>
          <w:highlight w:val="yellow"/>
        </w:rPr>
        <w:t>, we process this declaration as an assignment. The body of t</w:t>
      </w:r>
      <w:r>
        <w:rPr>
          <w:rFonts w:ascii="Times New Roman"/>
          <w:sz w:val="24"/>
          <w:szCs w:val="24"/>
          <w:highlight w:val="yellow"/>
        </w:rPr>
        <w:t>he f</w:t>
      </w:r>
      <w:r>
        <w:rPr>
          <w:rFonts w:ascii="Times New Roman" w:hint="eastAsia"/>
          <w:sz w:val="24"/>
          <w:szCs w:val="24"/>
          <w:highlight w:val="yellow"/>
        </w:rPr>
        <w:t xml:space="preserve">unction acts as a variable declaration assigned to </w:t>
      </w:r>
      <w:r>
        <w:rPr>
          <w:rFonts w:ascii="Times New Roman"/>
          <w:sz w:val="24"/>
          <w:szCs w:val="24"/>
          <w:highlight w:val="yellow"/>
        </w:rPr>
        <w:t xml:space="preserve">a </w:t>
      </w:r>
      <w:r>
        <w:rPr>
          <w:rFonts w:ascii="Times New Roman" w:hint="eastAsia"/>
          <w:sz w:val="24"/>
          <w:szCs w:val="24"/>
          <w:highlight w:val="yellow"/>
        </w:rPr>
        <w:t>function name. So t</w:t>
      </w:r>
      <w:r>
        <w:rPr>
          <w:rFonts w:ascii="Times New Roman"/>
          <w:sz w:val="24"/>
          <w:szCs w:val="24"/>
          <w:highlight w:val="yellow"/>
        </w:rPr>
        <w:t xml:space="preserve">he principle to find dependent variables or function declarations is the </w:t>
      </w:r>
      <w:r>
        <w:rPr>
          <w:rFonts w:ascii="Times New Roman" w:hAnsi="Times New Roman" w:hint="eastAsia"/>
          <w:sz w:val="24"/>
          <w:szCs w:val="24"/>
          <w:highlight w:val="yellow"/>
        </w:rPr>
        <w:t xml:space="preserve">same way, </w:t>
      </w:r>
      <w:r>
        <w:rPr>
          <w:rFonts w:ascii="Times New Roman" w:hAnsi="Times New Roman"/>
          <w:sz w:val="24"/>
          <w:szCs w:val="24"/>
          <w:highlight w:val="yellow"/>
        </w:rPr>
        <w:t xml:space="preserve">by </w:t>
      </w:r>
      <w:r>
        <w:rPr>
          <w:rFonts w:ascii="Times New Roman" w:hAnsi="Times New Roman" w:hint="eastAsia"/>
          <w:sz w:val="24"/>
          <w:szCs w:val="24"/>
          <w:highlight w:val="yellow"/>
        </w:rPr>
        <w:t>just comparing the variable name or function name with every node. After the algorithm finds corresponding identifier</w:t>
      </w:r>
      <w:r>
        <w:rPr>
          <w:rFonts w:ascii="Times New Roman" w:hAnsi="Times New Roman"/>
          <w:sz w:val="24"/>
          <w:szCs w:val="24"/>
          <w:highlight w:val="yellow"/>
        </w:rPr>
        <w:t>s</w:t>
      </w:r>
      <w:r>
        <w:rPr>
          <w:rFonts w:ascii="Times New Roman" w:hAnsi="Times New Roman" w:hint="eastAsia"/>
          <w:sz w:val="24"/>
          <w:szCs w:val="24"/>
          <w:highlight w:val="yellow"/>
        </w:rPr>
        <w:t xml:space="preserve">, it then checks the length of </w:t>
      </w:r>
      <w:r>
        <w:rPr>
          <w:rFonts w:ascii="Consolas"/>
          <w:sz w:val="21"/>
          <w:szCs w:val="21"/>
          <w:highlight w:val="yellow"/>
        </w:rPr>
        <w:t>declarations</w:t>
      </w:r>
      <w:r>
        <w:rPr>
          <w:rFonts w:ascii="Times New Roman" w:hAnsi="Times New Roman" w:hint="eastAsia"/>
          <w:sz w:val="24"/>
          <w:szCs w:val="24"/>
          <w:highlight w:val="yellow"/>
        </w:rPr>
        <w:t xml:space="preserve"> in </w:t>
      </w:r>
      <w:r>
        <w:rPr>
          <w:rFonts w:ascii="Times New Roman" w:hAnsi="Times New Roman" w:hint="eastAsia"/>
          <w:i/>
          <w:iCs/>
          <w:sz w:val="24"/>
          <w:szCs w:val="24"/>
          <w:highlight w:val="yellow"/>
        </w:rPr>
        <w:t>VariableDeclarationKont</w:t>
      </w:r>
      <w:r>
        <w:rPr>
          <w:rFonts w:ascii="Times New Roman" w:hAnsi="Times New Roman" w:hint="eastAsia"/>
          <w:sz w:val="24"/>
          <w:szCs w:val="24"/>
          <w:highlight w:val="yellow"/>
        </w:rPr>
        <w:t xml:space="preserve"> to get</w:t>
      </w:r>
      <w:r>
        <w:rPr>
          <w:rFonts w:ascii="Times New Roman" w:hAnsi="Times New Roman"/>
          <w:sz w:val="24"/>
          <w:szCs w:val="24"/>
          <w:highlight w:val="yellow"/>
        </w:rPr>
        <w:t xml:space="preserve"> the</w:t>
      </w:r>
      <w:r>
        <w:rPr>
          <w:rFonts w:ascii="Times New Roman" w:hAnsi="Times New Roman" w:hint="eastAsia"/>
          <w:sz w:val="24"/>
          <w:szCs w:val="24"/>
          <w:highlight w:val="yellow"/>
        </w:rPr>
        <w:t xml:space="preserve"> full definition. Additional, we have to take </w:t>
      </w:r>
      <w:r>
        <w:rPr>
          <w:rFonts w:ascii="Times New Roman" w:hAnsi="Times New Roman"/>
          <w:sz w:val="24"/>
          <w:szCs w:val="24"/>
          <w:highlight w:val="yellow"/>
        </w:rPr>
        <w:t xml:space="preserve">the scope of each variable into </w:t>
      </w:r>
      <w:r>
        <w:rPr>
          <w:rFonts w:ascii="Times New Roman" w:hAnsi="Times New Roman" w:hint="eastAsia"/>
          <w:sz w:val="24"/>
          <w:szCs w:val="24"/>
          <w:highlight w:val="yellow"/>
        </w:rPr>
        <w:t xml:space="preserve">account, so after matching the name of identifier, the algorithm will verify the scope. The formal parameter </w:t>
      </w:r>
      <w:r>
        <w:rPr>
          <w:rFonts w:ascii="Consolas" w:eastAsia="宋体" w:hint="eastAsia"/>
          <w:color w:val="auto"/>
          <w:sz w:val="21"/>
          <w:szCs w:val="21"/>
          <w:highlight w:val="yellow"/>
        </w:rPr>
        <w:t>var_name</w:t>
      </w:r>
      <w:r>
        <w:rPr>
          <w:rFonts w:ascii="Times New Roman" w:hAnsi="Times New Roman" w:hint="eastAsia"/>
          <w:sz w:val="24"/>
          <w:szCs w:val="24"/>
          <w:highlight w:val="yellow"/>
        </w:rPr>
        <w:t xml:space="preserve"> denotes for the name of identifier, and </w:t>
      </w:r>
      <w:r>
        <w:rPr>
          <w:rFonts w:ascii="Consolas" w:eastAsia="宋体" w:hint="eastAsia"/>
          <w:color w:val="auto"/>
          <w:sz w:val="21"/>
          <w:szCs w:val="21"/>
          <w:highlight w:val="yellow"/>
        </w:rPr>
        <w:t>base</w:t>
      </w:r>
      <w:r>
        <w:rPr>
          <w:rFonts w:ascii="Times New Roman" w:hAnsi="Times New Roman" w:hint="eastAsia"/>
          <w:sz w:val="24"/>
          <w:szCs w:val="24"/>
          <w:highlight w:val="yellow"/>
        </w:rPr>
        <w:t xml:space="preserve"> is the scope.</w:t>
      </w:r>
    </w:p>
    <w:p w14:paraId="6BD75499" w14:textId="77777777" w:rsidR="00B513FC" w:rsidRDefault="004F4D39">
      <w:pPr>
        <w:pStyle w:val="11"/>
        <w:widowControl w:val="0"/>
        <w:spacing w:afterLines="50" w:after="120" w:line="276" w:lineRule="auto"/>
        <w:jc w:val="both"/>
        <w:rPr>
          <w:rFonts w:ascii="Times New Roman"/>
          <w:sz w:val="24"/>
          <w:szCs w:val="24"/>
        </w:rPr>
      </w:pPr>
      <w:r>
        <w:rPr>
          <w:rFonts w:ascii="Times New Roman"/>
          <w:sz w:val="24"/>
          <w:szCs w:val="24"/>
        </w:rPr>
        <w:t>In our assumption, we were planning to query from top to bottom, however, we found  the same effect if we query from the current node to top node.</w:t>
      </w:r>
      <w:r>
        <w:rPr>
          <w:rFonts w:ascii="Times New Roman" w:hint="eastAsia"/>
          <w:sz w:val="24"/>
          <w:szCs w:val="24"/>
        </w:rPr>
        <w:t xml:space="preserve"> </w:t>
      </w:r>
    </w:p>
    <w:p w14:paraId="3ED54FAF" w14:textId="77777777" w:rsidR="00B513FC" w:rsidRDefault="004F4D39" w:rsidP="004F4D39">
      <w:pPr>
        <w:pBdr>
          <w:top w:val="single" w:sz="4" w:space="0" w:color="auto"/>
          <w:left w:val="single" w:sz="4" w:space="0" w:color="auto"/>
          <w:bottom w:val="single" w:sz="4" w:space="0" w:color="auto"/>
          <w:right w:val="single" w:sz="4" w:space="0" w:color="auto"/>
        </w:pBdr>
        <w:spacing w:beforeLines="100" w:before="240" w:afterLines="50" w:after="120" w:line="276" w:lineRule="auto"/>
        <w:rPr>
          <w:rFonts w:ascii="Consolas" w:eastAsia="Consolas" w:hAnsi="Consolas" w:cs="Consolas"/>
          <w:sz w:val="20"/>
          <w:szCs w:val="20"/>
        </w:rPr>
      </w:pPr>
      <w:r>
        <w:rPr>
          <w:rFonts w:ascii="Consolas"/>
          <w:sz w:val="20"/>
          <w:szCs w:val="20"/>
        </w:rPr>
        <w:lastRenderedPageBreak/>
        <w:t xml:space="preserve">function lookup_dep_node_by_var(stg_nodes, start_index, var_name, </w:t>
      </w:r>
      <w:r>
        <w:rPr>
          <w:rFonts w:ascii="Consolas" w:hint="eastAsia"/>
          <w:sz w:val="20"/>
          <w:szCs w:val="20"/>
        </w:rPr>
        <w:t xml:space="preserve">  </w:t>
      </w:r>
      <w:r>
        <w:rPr>
          <w:rFonts w:ascii="Consolas" w:hint="eastAsia"/>
          <w:sz w:val="20"/>
          <w:szCs w:val="20"/>
        </w:rPr>
        <w:tab/>
      </w:r>
      <w:r>
        <w:rPr>
          <w:rFonts w:ascii="Consolas"/>
          <w:sz w:val="20"/>
          <w:szCs w:val="20"/>
        </w:rPr>
        <w:t>base){</w:t>
      </w:r>
    </w:p>
    <w:p w14:paraId="185EBCAD" w14:textId="77777777" w:rsidR="00B513FC" w:rsidRDefault="004F4D39" w:rsidP="004F4D39">
      <w:pPr>
        <w:pBdr>
          <w:top w:val="single" w:sz="4" w:space="0" w:color="auto"/>
          <w:left w:val="single" w:sz="4" w:space="0" w:color="auto"/>
          <w:bottom w:val="single" w:sz="4" w:space="0" w:color="auto"/>
          <w:right w:val="single" w:sz="4" w:space="0" w:color="auto"/>
        </w:pBdr>
        <w:spacing w:afterLines="50" w:after="120" w:line="276" w:lineRule="auto"/>
        <w:rPr>
          <w:rFonts w:ascii="Consolas" w:eastAsia="Consolas" w:hAnsi="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i = start_index; i &gt; 0; i--){</w:t>
      </w:r>
    </w:p>
    <w:p w14:paraId="0578F2FF"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(stg_nodes[i].node){</w:t>
      </w:r>
    </w:p>
    <w:p w14:paraId="0C0ED251" w14:textId="77777777" w:rsidR="00B513FC" w:rsidRDefault="004F4D39" w:rsidP="004F4D39">
      <w:pPr>
        <w:pBdr>
          <w:top w:val="single" w:sz="4" w:space="0" w:color="auto"/>
          <w:left w:val="single" w:sz="4" w:space="0" w:color="auto"/>
          <w:bottom w:val="single" w:sz="4" w:space="0" w:color="auto"/>
          <w:right w:val="single" w:sz="4" w:space="0" w:color="auto"/>
        </w:pBdr>
        <w:spacing w:afterLines="50" w:after="120" w:line="276" w:lineRule="auto"/>
        <w:rPr>
          <w:rFonts w:ascii="Consolas" w:eastAsia="Consolas" w:hAnsi="Consolas" w:cs="Consolas"/>
          <w:sz w:val="20"/>
          <w:szCs w:val="20"/>
        </w:rPr>
      </w:pPr>
      <w:r>
        <w:rPr>
          <w:rFonts w:ascii="Consolas"/>
          <w:sz w:val="20"/>
          <w:szCs w:val="20"/>
        </w:rPr>
        <w:t xml:space="preserve">      </w:t>
      </w:r>
      <w:r>
        <w:rPr>
          <w:rFonts w:ascii="Consolas"/>
          <w:b/>
          <w:bCs/>
          <w:i/>
          <w:iCs/>
          <w:sz w:val="20"/>
          <w:szCs w:val="20"/>
        </w:rPr>
        <w:t>var</w:t>
      </w:r>
      <w:r>
        <w:rPr>
          <w:rFonts w:ascii="Consolas"/>
          <w:sz w:val="20"/>
          <w:szCs w:val="20"/>
        </w:rPr>
        <w:t xml:space="preserve"> parsenode = stg_nodes[i].node;</w:t>
      </w:r>
    </w:p>
    <w:p w14:paraId="2FA73150"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(parsenode.declarations){</w:t>
      </w:r>
    </w:p>
    <w:p w14:paraId="3C1B9345"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j = 0; j &lt; parsenode.declarations.length; j++){</w:t>
      </w:r>
    </w:p>
    <w:p w14:paraId="08ED834E"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(parsenode.declarations[j].id.name == var_name){</w:t>
      </w:r>
    </w:p>
    <w:p w14:paraId="1AD2F485"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 xml:space="preserve">(stg_nodes[i].benva &amp;&amp; stg_nodes[i].benva.base == </w:t>
      </w:r>
      <w:r>
        <w:rPr>
          <w:rFonts w:ascii="Consolas" w:hint="eastAsia"/>
          <w:sz w:val="20"/>
          <w:szCs w:val="20"/>
        </w:rPr>
        <w:tab/>
      </w:r>
      <w:r>
        <w:rPr>
          <w:rFonts w:ascii="Consolas" w:hint="eastAsia"/>
          <w:sz w:val="20"/>
          <w:szCs w:val="20"/>
        </w:rPr>
        <w:tab/>
        <w:t xml:space="preserve">        </w:t>
      </w:r>
      <w:r>
        <w:rPr>
          <w:rFonts w:ascii="Consolas"/>
          <w:sz w:val="20"/>
          <w:szCs w:val="20"/>
        </w:rPr>
        <w:t xml:space="preserve">base)            </w:t>
      </w:r>
    </w:p>
    <w:p w14:paraId="29FB5A19"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r>
        <w:rPr>
          <w:rFonts w:ascii="Consolas"/>
          <w:b/>
          <w:bCs/>
          <w:i/>
          <w:iCs/>
          <w:sz w:val="20"/>
          <w:szCs w:val="20"/>
        </w:rPr>
        <w:t>return</w:t>
      </w:r>
      <w:r>
        <w:rPr>
          <w:rFonts w:ascii="Consolas"/>
          <w:sz w:val="20"/>
          <w:szCs w:val="20"/>
        </w:rPr>
        <w:t xml:space="preserve"> stg_nodes[i];</w:t>
      </w:r>
    </w:p>
    <w:p w14:paraId="2ABC4B5F"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
    <w:p w14:paraId="14A450A2"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
    <w:p w14:paraId="7EB61783"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
    <w:p w14:paraId="2AB0F36E"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p>
    <w:p w14:paraId="617779BB"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 </w:t>
      </w:r>
    </w:p>
    <w:p w14:paraId="3F85F2AB" w14:textId="77777777" w:rsidR="00B513FC" w:rsidRDefault="004F4D39">
      <w:pPr>
        <w:pBdr>
          <w:top w:val="single" w:sz="4" w:space="0" w:color="auto"/>
          <w:left w:val="single" w:sz="4" w:space="0" w:color="auto"/>
          <w:bottom w:val="single" w:sz="4" w:space="0" w:color="auto"/>
          <w:right w:val="single" w:sz="4" w:space="0" w:color="auto"/>
        </w:pBdr>
        <w:spacing w:line="276" w:lineRule="auto"/>
        <w:rPr>
          <w:rFonts w:ascii="Consolas" w:eastAsia="Consolas" w:hAnsi="Consolas" w:cs="Consolas"/>
          <w:sz w:val="20"/>
          <w:szCs w:val="20"/>
        </w:rPr>
      </w:pPr>
      <w:r>
        <w:rPr>
          <w:rFonts w:ascii="Consolas"/>
          <w:sz w:val="20"/>
          <w:szCs w:val="20"/>
        </w:rPr>
        <w:t xml:space="preserve">  </w:t>
      </w:r>
      <w:r>
        <w:rPr>
          <w:rFonts w:ascii="Consolas"/>
          <w:b/>
          <w:bCs/>
          <w:i/>
          <w:iCs/>
          <w:sz w:val="20"/>
          <w:szCs w:val="20"/>
        </w:rPr>
        <w:t>return false</w:t>
      </w:r>
      <w:r>
        <w:rPr>
          <w:rFonts w:ascii="Consolas"/>
          <w:sz w:val="20"/>
          <w:szCs w:val="20"/>
        </w:rPr>
        <w:t>;</w:t>
      </w:r>
    </w:p>
    <w:p w14:paraId="10BB6E01" w14:textId="77777777" w:rsidR="00B513FC" w:rsidRDefault="004F4D39" w:rsidP="004F4D39">
      <w:pPr>
        <w:widowControl w:val="0"/>
        <w:spacing w:beforeLines="50" w:before="120" w:afterLines="100" w:after="240" w:line="276" w:lineRule="auto"/>
        <w:jc w:val="center"/>
        <w:rPr>
          <w:rFonts w:ascii="Times New Roman" w:eastAsia="Times New Roman" w:hAnsi="Times New Roman"/>
          <w:sz w:val="21"/>
          <w:szCs w:val="21"/>
        </w:rPr>
      </w:pPr>
      <w:r>
        <w:rPr>
          <w:rFonts w:ascii="Times New Roman"/>
          <w:sz w:val="21"/>
          <w:szCs w:val="21"/>
        </w:rPr>
        <w:t xml:space="preserve">Listing 4.3 Look up dependence node by </w:t>
      </w:r>
      <w:r>
        <w:rPr>
          <w:rFonts w:ascii="Times New Roman"/>
          <w:i/>
          <w:iCs/>
          <w:sz w:val="21"/>
          <w:szCs w:val="21"/>
        </w:rPr>
        <w:t>var</w:t>
      </w:r>
      <w:r>
        <w:rPr>
          <w:rFonts w:ascii="Times New Roman"/>
          <w:sz w:val="21"/>
          <w:szCs w:val="21"/>
        </w:rPr>
        <w:t xml:space="preserve"> declaration</w:t>
      </w:r>
    </w:p>
    <w:p w14:paraId="0177D4B7" w14:textId="77777777" w:rsidR="00B513FC" w:rsidRDefault="004F4D39">
      <w:pPr>
        <w:widowControl w:val="0"/>
        <w:spacing w:afterLines="50" w:after="120" w:line="276" w:lineRule="auto"/>
        <w:jc w:val="both"/>
        <w:rPr>
          <w:sz w:val="24"/>
          <w:szCs w:val="24"/>
        </w:rPr>
      </w:pPr>
      <w:r>
        <w:rPr>
          <w:rFonts w:ascii="Times New Roman"/>
          <w:sz w:val="24"/>
          <w:szCs w:val="24"/>
        </w:rPr>
        <w:t xml:space="preserve">Looking up by </w:t>
      </w:r>
      <w:r>
        <w:rPr>
          <w:rFonts w:ascii="Times New Roman"/>
          <w:i/>
          <w:iCs/>
          <w:sz w:val="24"/>
          <w:szCs w:val="24"/>
        </w:rPr>
        <w:t>function</w:t>
      </w:r>
      <w:r>
        <w:rPr>
          <w:rFonts w:ascii="Times New Roman"/>
          <w:sz w:val="24"/>
          <w:szCs w:val="24"/>
        </w:rPr>
        <w:t xml:space="preserve"> declaration is the same principle as </w:t>
      </w:r>
      <w:r>
        <w:rPr>
          <w:rFonts w:ascii="Times New Roman"/>
          <w:i/>
          <w:iCs/>
          <w:sz w:val="24"/>
          <w:szCs w:val="24"/>
        </w:rPr>
        <w:t>variable</w:t>
      </w:r>
      <w:r>
        <w:rPr>
          <w:rFonts w:ascii="Times New Roman"/>
          <w:sz w:val="24"/>
          <w:szCs w:val="24"/>
        </w:rPr>
        <w:t xml:space="preserve"> declaration, the only different operation is, we first need to check if the type of node is a </w:t>
      </w:r>
      <w:r>
        <w:rPr>
          <w:rFonts w:hAnsi="Times New Roman"/>
          <w:i/>
          <w:iCs/>
          <w:sz w:val="24"/>
          <w:szCs w:val="24"/>
        </w:rPr>
        <w:t>“</w:t>
      </w:r>
      <w:r>
        <w:rPr>
          <w:rFonts w:ascii="Times New Roman"/>
          <w:i/>
          <w:iCs/>
          <w:sz w:val="24"/>
          <w:szCs w:val="24"/>
        </w:rPr>
        <w:t>FunctionDeclaration</w:t>
      </w:r>
      <w:r>
        <w:rPr>
          <w:rFonts w:hAnsi="Times New Roman"/>
          <w:i/>
          <w:iCs/>
          <w:sz w:val="24"/>
          <w:szCs w:val="24"/>
        </w:rPr>
        <w:t>”</w:t>
      </w:r>
      <w:r>
        <w:rPr>
          <w:rFonts w:ascii="Times New Roman"/>
          <w:sz w:val="24"/>
          <w:szCs w:val="24"/>
        </w:rPr>
        <w:t xml:space="preserve"> node</w:t>
      </w:r>
      <w:r>
        <w:rPr>
          <w:rFonts w:ascii="Times New Roman" w:hint="eastAsia"/>
          <w:sz w:val="24"/>
          <w:szCs w:val="24"/>
          <w:highlight w:val="yellow"/>
        </w:rPr>
        <w:t xml:space="preserve"> and then check on function name and its scope</w:t>
      </w:r>
      <w:r>
        <w:rPr>
          <w:rFonts w:ascii="Times New Roman"/>
          <w:sz w:val="24"/>
          <w:szCs w:val="24"/>
          <w:highlight w:val="yellow"/>
        </w:rPr>
        <w:t>.</w:t>
      </w:r>
      <w:r>
        <w:rPr>
          <w:rFonts w:ascii="Times New Roman"/>
          <w:sz w:val="24"/>
          <w:szCs w:val="24"/>
        </w:rPr>
        <w:t xml:space="preserve"> The function implementation is:</w:t>
      </w:r>
    </w:p>
    <w:p w14:paraId="6D28145E" w14:textId="77777777" w:rsidR="00B513FC" w:rsidRDefault="0057338F">
      <w:pPr>
        <w:widowControl w:val="0"/>
        <w:spacing w:afterLines="50" w:after="120" w:line="276" w:lineRule="auto"/>
        <w:jc w:val="both"/>
        <w:rPr>
          <w:sz w:val="24"/>
          <w:szCs w:val="24"/>
        </w:rPr>
      </w:pPr>
      <w:r>
        <w:rPr>
          <w:rFonts w:eastAsia="Arial Unicode MS" w:hAnsi="Arial Unicode MS" w:cs="Arial Unicode MS"/>
          <w:color w:val="000000"/>
          <w:sz w:val="24"/>
          <w:szCs w:val="24"/>
          <w:u w:color="000000"/>
          <w:lang w:eastAsia="en-US"/>
        </w:rPr>
      </w:r>
      <w:r>
        <w:rPr>
          <w:rFonts w:eastAsia="Arial Unicode MS" w:hAnsi="Arial Unicode MS" w:cs="Arial Unicode MS"/>
          <w:color w:val="000000"/>
          <w:sz w:val="24"/>
          <w:szCs w:val="24"/>
          <w:u w:color="000000"/>
          <w:lang w:eastAsia="en-US"/>
        </w:rPr>
        <w:pict w14:anchorId="46CAE790">
          <v:group id="Group_x0020_247" o:spid="_x0000_s1269" style="width:359.3pt;height:227.45pt;mso-position-horizontal-relative:char;mso-position-vertical-relative:line" coordsize="7186,3868">
            <v:rect id="Shape_x0020_1073742051" o:spid="_x0000_s1270" style="position:absolute;width:7186;height:3868" o:preferrelative="t">
              <v:stroke miterlimit="2"/>
            </v:rect>
            <v:rect id="Shape_x0020_1073742052" o:spid="_x0000_s1271" style="position:absolute;width:7186;height:3868" o:preferrelative="t" filled="f" stroked="f">
              <v:textbox inset="3.6pt,,3.6pt">
                <w:txbxContent>
                  <w:p w14:paraId="0BD61D0A" w14:textId="77777777" w:rsidR="0057338F" w:rsidRDefault="0057338F">
                    <w:pPr>
                      <w:spacing w:line="276" w:lineRule="auto"/>
                      <w:rPr>
                        <w:rFonts w:ascii="Consolas" w:eastAsia="Consolas" w:hAnsi="Consolas" w:cs="Consolas"/>
                        <w:sz w:val="20"/>
                        <w:szCs w:val="20"/>
                      </w:rPr>
                    </w:pPr>
                    <w:r>
                      <w:rPr>
                        <w:rFonts w:ascii="Consolas"/>
                        <w:sz w:val="20"/>
                        <w:szCs w:val="20"/>
                      </w:rPr>
                      <w:t>function lookup_dep_node_by_func_name(stg_nodes, start_index, var_name, base){</w:t>
                    </w:r>
                  </w:p>
                  <w:p w14:paraId="3024CD1E" w14:textId="77777777" w:rsidR="0057338F" w:rsidRDefault="0057338F">
                    <w:pPr>
                      <w:spacing w:line="276" w:lineRule="auto"/>
                      <w:rPr>
                        <w:rFonts w:ascii="Consolas" w:eastAsia="Consolas" w:hAnsi="Consolas" w:cs="Consolas"/>
                        <w:sz w:val="20"/>
                        <w:szCs w:val="20"/>
                      </w:rPr>
                    </w:pPr>
                    <w:r>
                      <w:rPr>
                        <w:rFonts w:ascii="Consolas"/>
                        <w:sz w:val="20"/>
                        <w:szCs w:val="20"/>
                      </w:rPr>
                      <w:t xml:space="preserve">  </w:t>
                    </w:r>
                    <w:r>
                      <w:rPr>
                        <w:rFonts w:ascii="Consolas"/>
                        <w:b/>
                        <w:bCs/>
                        <w:i/>
                        <w:iCs/>
                        <w:sz w:val="20"/>
                        <w:szCs w:val="20"/>
                      </w:rPr>
                      <w:t>for</w:t>
                    </w:r>
                    <w:r>
                      <w:rPr>
                        <w:rFonts w:ascii="Consolas"/>
                        <w:sz w:val="20"/>
                        <w:szCs w:val="20"/>
                      </w:rPr>
                      <w:t>(</w:t>
                    </w:r>
                    <w:r>
                      <w:rPr>
                        <w:rFonts w:ascii="Consolas"/>
                        <w:b/>
                        <w:bCs/>
                        <w:i/>
                        <w:iCs/>
                        <w:sz w:val="20"/>
                        <w:szCs w:val="20"/>
                      </w:rPr>
                      <w:t>var</w:t>
                    </w:r>
                    <w:r>
                      <w:rPr>
                        <w:rFonts w:ascii="Consolas"/>
                        <w:sz w:val="20"/>
                        <w:szCs w:val="20"/>
                      </w:rPr>
                      <w:t xml:space="preserve"> i = 0; i &lt; stg_nodes.length; i++){     </w:t>
                    </w:r>
                  </w:p>
                  <w:p w14:paraId="0EDDD27D" w14:textId="77777777" w:rsidR="0057338F" w:rsidRDefault="0057338F">
                    <w:pPr>
                      <w:spacing w:line="276" w:lineRule="auto"/>
                      <w:rPr>
                        <w:rFonts w:ascii="Consolas" w:eastAsia="Consolas" w:hAnsi="Consolas" w:cs="Consolas"/>
                        <w:sz w:val="20"/>
                        <w:szCs w:val="20"/>
                      </w:rPr>
                    </w:pPr>
                    <w:r>
                      <w:rPr>
                        <w:rFonts w:ascii="Consolas"/>
                        <w:b/>
                        <w:bCs/>
                        <w:i/>
                        <w:iCs/>
                        <w:sz w:val="20"/>
                        <w:szCs w:val="20"/>
                      </w:rPr>
                      <w:t>if</w:t>
                    </w:r>
                    <w:r>
                      <w:rPr>
                        <w:rFonts w:ascii="Consolas"/>
                        <w:sz w:val="20"/>
                        <w:szCs w:val="20"/>
                      </w:rPr>
                      <w:t>(stg_nodes[i].node){</w:t>
                    </w:r>
                  </w:p>
                  <w:p w14:paraId="6EE0D009" w14:textId="77777777" w:rsidR="0057338F" w:rsidRDefault="0057338F">
                    <w:pPr>
                      <w:spacing w:line="276" w:lineRule="auto"/>
                      <w:rPr>
                        <w:rFonts w:ascii="Consolas" w:eastAsia="Consolas" w:hAnsi="Consolas" w:cs="Consolas"/>
                        <w:sz w:val="20"/>
                        <w:szCs w:val="20"/>
                      </w:rPr>
                    </w:pPr>
                    <w:r>
                      <w:rPr>
                        <w:rFonts w:ascii="Consolas"/>
                        <w:sz w:val="20"/>
                        <w:szCs w:val="20"/>
                      </w:rPr>
                      <w:t xml:space="preserve">     </w:t>
                    </w:r>
                    <w:r>
                      <w:rPr>
                        <w:rFonts w:ascii="Consolas" w:eastAsia="Consolas" w:hAnsi="Consolas" w:cs="Consolas"/>
                        <w:sz w:val="20"/>
                        <w:szCs w:val="20"/>
                      </w:rPr>
                      <w:tab/>
                    </w:r>
                    <w:r>
                      <w:rPr>
                        <w:rFonts w:ascii="Consolas"/>
                        <w:sz w:val="20"/>
                        <w:szCs w:val="20"/>
                      </w:rPr>
                      <w:t xml:space="preserve"> </w:t>
                    </w:r>
                    <w:r>
                      <w:rPr>
                        <w:rFonts w:ascii="Consolas"/>
                        <w:b/>
                        <w:bCs/>
                        <w:i/>
                        <w:iCs/>
                        <w:sz w:val="20"/>
                        <w:szCs w:val="20"/>
                      </w:rPr>
                      <w:t>var</w:t>
                    </w:r>
                    <w:r>
                      <w:rPr>
                        <w:rFonts w:ascii="Consolas"/>
                        <w:sz w:val="20"/>
                        <w:szCs w:val="20"/>
                      </w:rPr>
                      <w:t xml:space="preserve"> parsenode = stg_nodes[i].node;</w:t>
                    </w:r>
                  </w:p>
                  <w:p w14:paraId="4199E62D" w14:textId="77777777" w:rsidR="0057338F" w:rsidRDefault="0057338F">
                    <w:pPr>
                      <w:spacing w:line="276" w:lineRule="auto"/>
                      <w:rPr>
                        <w:rFonts w:ascii="Consolas" w:eastAsia="Consolas" w:hAnsi="Consolas" w:cs="Consolas"/>
                        <w:sz w:val="20"/>
                        <w:szCs w:val="20"/>
                      </w:rPr>
                    </w:pPr>
                    <w:r>
                      <w:rPr>
                        <w:rFonts w:ascii="Consolas"/>
                        <w:sz w:val="20"/>
                        <w:szCs w:val="20"/>
                      </w:rPr>
                      <w:t xml:space="preserve">      </w:t>
                    </w:r>
                    <w:r>
                      <w:rPr>
                        <w:rFonts w:ascii="Consolas" w:eastAsia="Consolas" w:hAnsi="Consolas" w:cs="Consolas"/>
                        <w:sz w:val="20"/>
                        <w:szCs w:val="20"/>
                      </w:rPr>
                      <w:tab/>
                    </w:r>
                    <w:r>
                      <w:rPr>
                        <w:rFonts w:ascii="Consolas"/>
                        <w:b/>
                        <w:bCs/>
                        <w:i/>
                        <w:iCs/>
                        <w:sz w:val="20"/>
                        <w:szCs w:val="20"/>
                      </w:rPr>
                      <w:t>if</w:t>
                    </w:r>
                    <w:r>
                      <w:rPr>
                        <w:rFonts w:ascii="Consolas"/>
                        <w:sz w:val="20"/>
                        <w:szCs w:val="20"/>
                      </w:rPr>
                      <w:t xml:space="preserve">(parsenode.type=="FunctionDeclaration" &amp;&amp; </w:t>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eastAsia="Consolas" w:hAnsi="Consolas" w:cs="Consolas"/>
                        <w:sz w:val="20"/>
                        <w:szCs w:val="20"/>
                      </w:rPr>
                      <w:tab/>
                    </w:r>
                    <w:r>
                      <w:rPr>
                        <w:rFonts w:ascii="Consolas"/>
                        <w:sz w:val="20"/>
                        <w:szCs w:val="20"/>
                      </w:rPr>
                      <w:t>parsenode.id &amp;&amp; parsenode.id.name==var_name){</w:t>
                    </w:r>
                  </w:p>
                  <w:p w14:paraId="48201E65" w14:textId="77777777" w:rsidR="0057338F" w:rsidRDefault="0057338F">
                    <w:pPr>
                      <w:spacing w:line="276" w:lineRule="auto"/>
                      <w:rPr>
                        <w:rFonts w:ascii="Consolas" w:eastAsia="Consolas" w:hAnsi="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(stg_nodes[i].benva &amp;&amp; stg_nodes[i].benva.base == base){</w:t>
                    </w:r>
                  </w:p>
                  <w:p w14:paraId="133ADE90" w14:textId="77777777" w:rsidR="0057338F" w:rsidRDefault="0057338F">
                    <w:pPr>
                      <w:spacing w:line="276" w:lineRule="auto"/>
                      <w:rPr>
                        <w:rFonts w:ascii="Consolas" w:eastAsia="Consolas" w:hAnsi="Consolas" w:cs="Consolas"/>
                        <w:sz w:val="20"/>
                        <w:szCs w:val="20"/>
                      </w:rPr>
                    </w:pPr>
                    <w:r>
                      <w:rPr>
                        <w:rFonts w:ascii="Consolas"/>
                        <w:sz w:val="20"/>
                        <w:szCs w:val="20"/>
                      </w:rPr>
                      <w:t xml:space="preserve">        </w:t>
                    </w:r>
                    <w:r>
                      <w:rPr>
                        <w:rFonts w:ascii="Consolas"/>
                        <w:sz w:val="20"/>
                        <w:szCs w:val="20"/>
                      </w:rPr>
                      <w:tab/>
                    </w:r>
                    <w:r>
                      <w:rPr>
                        <w:rFonts w:ascii="Consolas"/>
                        <w:b/>
                        <w:bCs/>
                        <w:i/>
                        <w:iCs/>
                        <w:sz w:val="20"/>
                        <w:szCs w:val="20"/>
                      </w:rPr>
                      <w:t>return</w:t>
                    </w:r>
                    <w:r>
                      <w:rPr>
                        <w:rFonts w:ascii="Consolas"/>
                        <w:sz w:val="20"/>
                        <w:szCs w:val="20"/>
                      </w:rPr>
                      <w:t xml:space="preserve"> stg_nodes[i];</w:t>
                    </w:r>
                  </w:p>
                  <w:p w14:paraId="5478F3EE" w14:textId="77777777" w:rsidR="0057338F" w:rsidRDefault="0057338F">
                    <w:pPr>
                      <w:spacing w:line="276" w:lineRule="auto"/>
                      <w:rPr>
                        <w:rFonts w:ascii="Consolas" w:eastAsia="Consolas" w:hAnsi="Consolas" w:cs="Consolas"/>
                        <w:sz w:val="20"/>
                        <w:szCs w:val="20"/>
                      </w:rPr>
                    </w:pPr>
                    <w:r>
                      <w:rPr>
                        <w:rFonts w:ascii="Consolas"/>
                        <w:sz w:val="20"/>
                        <w:szCs w:val="20"/>
                      </w:rPr>
                      <w:t xml:space="preserve">        }            </w:t>
                    </w:r>
                  </w:p>
                  <w:p w14:paraId="3F32E573" w14:textId="77777777" w:rsidR="0057338F" w:rsidRDefault="0057338F">
                    <w:pPr>
                      <w:spacing w:line="276" w:lineRule="auto"/>
                      <w:rPr>
                        <w:rFonts w:ascii="Consolas" w:eastAsia="Consolas" w:hAnsi="Consolas" w:cs="Consolas"/>
                        <w:sz w:val="20"/>
                        <w:szCs w:val="20"/>
                      </w:rPr>
                    </w:pPr>
                    <w:r>
                      <w:rPr>
                        <w:rFonts w:ascii="Consolas"/>
                        <w:sz w:val="20"/>
                        <w:szCs w:val="20"/>
                      </w:rPr>
                      <w:t xml:space="preserve">      }</w:t>
                    </w:r>
                  </w:p>
                  <w:p w14:paraId="1E994D83" w14:textId="77777777" w:rsidR="0057338F" w:rsidRDefault="0057338F">
                    <w:pPr>
                      <w:spacing w:line="276" w:lineRule="auto"/>
                      <w:rPr>
                        <w:rFonts w:ascii="Consolas" w:eastAsia="Consolas" w:hAnsi="Consolas" w:cs="Consolas"/>
                        <w:sz w:val="20"/>
                        <w:szCs w:val="20"/>
                      </w:rPr>
                    </w:pPr>
                    <w:r>
                      <w:rPr>
                        <w:rFonts w:ascii="Consolas"/>
                        <w:sz w:val="20"/>
                        <w:szCs w:val="20"/>
                      </w:rPr>
                      <w:t xml:space="preserve">    }</w:t>
                    </w:r>
                  </w:p>
                  <w:p w14:paraId="7A3F612B" w14:textId="77777777" w:rsidR="0057338F" w:rsidRDefault="0057338F">
                    <w:pPr>
                      <w:spacing w:line="276" w:lineRule="auto"/>
                      <w:rPr>
                        <w:rFonts w:ascii="Consolas" w:eastAsia="Consolas" w:hAnsi="Consolas" w:cs="Consolas"/>
                        <w:sz w:val="20"/>
                        <w:szCs w:val="20"/>
                      </w:rPr>
                    </w:pPr>
                    <w:r>
                      <w:rPr>
                        <w:rFonts w:ascii="Consolas"/>
                        <w:sz w:val="20"/>
                        <w:szCs w:val="20"/>
                      </w:rPr>
                      <w:t xml:space="preserve">  } </w:t>
                    </w:r>
                  </w:p>
                  <w:p w14:paraId="6C7FB2DE" w14:textId="77777777" w:rsidR="0057338F" w:rsidRDefault="0057338F">
                    <w:pPr>
                      <w:spacing w:line="276" w:lineRule="auto"/>
                      <w:rPr>
                        <w:rFonts w:ascii="Consolas" w:eastAsia="Consolas" w:hAnsi="Consolas" w:cs="Consolas"/>
                        <w:sz w:val="20"/>
                        <w:szCs w:val="20"/>
                      </w:rPr>
                    </w:pPr>
                    <w:r>
                      <w:rPr>
                        <w:rFonts w:ascii="Consolas"/>
                        <w:sz w:val="20"/>
                        <w:szCs w:val="20"/>
                      </w:rPr>
                      <w:t xml:space="preserve">  </w:t>
                    </w:r>
                    <w:r>
                      <w:rPr>
                        <w:rFonts w:ascii="Consolas"/>
                        <w:b/>
                        <w:bCs/>
                        <w:i/>
                        <w:iCs/>
                        <w:sz w:val="20"/>
                        <w:szCs w:val="20"/>
                      </w:rPr>
                      <w:t>return false</w:t>
                    </w:r>
                    <w:r>
                      <w:rPr>
                        <w:rFonts w:ascii="Consolas"/>
                        <w:sz w:val="20"/>
                        <w:szCs w:val="20"/>
                      </w:rPr>
                      <w:t>;</w:t>
                    </w:r>
                  </w:p>
                  <w:p w14:paraId="79FDDF6A" w14:textId="77777777" w:rsidR="0057338F" w:rsidRDefault="0057338F">
                    <w:pPr>
                      <w:spacing w:line="276" w:lineRule="auto"/>
                    </w:pPr>
                    <w:r>
                      <w:rPr>
                        <w:rFonts w:ascii="Consolas"/>
                        <w:sz w:val="20"/>
                        <w:szCs w:val="20"/>
                      </w:rPr>
                      <w:t>}</w:t>
                    </w:r>
                  </w:p>
                </w:txbxContent>
              </v:textbox>
            </v:rect>
            <w10:wrap type="none"/>
            <w10:anchorlock/>
          </v:group>
        </w:pict>
      </w:r>
    </w:p>
    <w:p w14:paraId="35A25A94"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 xml:space="preserve">Listing 4.4 Look up dependence node by </w:t>
      </w:r>
      <w:r>
        <w:rPr>
          <w:rFonts w:ascii="Times New Roman"/>
          <w:i/>
          <w:iCs/>
          <w:sz w:val="21"/>
          <w:szCs w:val="21"/>
        </w:rPr>
        <w:t>function</w:t>
      </w:r>
      <w:r>
        <w:rPr>
          <w:rFonts w:ascii="Times New Roman"/>
          <w:sz w:val="21"/>
          <w:szCs w:val="21"/>
        </w:rPr>
        <w:t xml:space="preserve"> declaration</w:t>
      </w:r>
    </w:p>
    <w:p w14:paraId="3079AB85"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The iterator function used to find indirectly dependences is in listing 4.5. </w:t>
      </w:r>
    </w:p>
    <w:p w14:paraId="46B5D94B" w14:textId="77777777" w:rsidR="00B513FC" w:rsidRDefault="0057338F">
      <w:pPr>
        <w:widowControl w:val="0"/>
        <w:spacing w:afterLines="50" w:after="120" w:line="276" w:lineRule="auto"/>
        <w:jc w:val="both"/>
        <w:rPr>
          <w:sz w:val="21"/>
          <w:szCs w:val="21"/>
        </w:rPr>
      </w:pPr>
      <w:r>
        <w:rPr>
          <w:rFonts w:eastAsia="Arial Unicode MS" w:hAnsi="Arial Unicode MS" w:cs="Arial Unicode MS"/>
          <w:color w:val="000000"/>
          <w:sz w:val="21"/>
          <w:szCs w:val="21"/>
          <w:u w:color="000000"/>
          <w:lang w:eastAsia="en-US"/>
        </w:rPr>
      </w:r>
      <w:r>
        <w:rPr>
          <w:rFonts w:eastAsia="Arial Unicode MS" w:hAnsi="Arial Unicode MS" w:cs="Arial Unicode MS"/>
          <w:color w:val="000000"/>
          <w:sz w:val="21"/>
          <w:szCs w:val="21"/>
          <w:u w:color="000000"/>
          <w:lang w:eastAsia="en-US"/>
        </w:rPr>
        <w:pict w14:anchorId="4E07FBBC">
          <v:group id="Group_x0020_250" o:spid="_x0000_s1272" style="width:358.55pt;height:127pt;mso-position-horizontal-relative:char;mso-position-vertical-relative:line" coordsize="7171,2540">
            <v:rect id="Shape_x0020_1073742054" o:spid="_x0000_s1273" style="position:absolute;width:7171;height:2540" o:preferrelative="t">
              <v:stroke miterlimit="2"/>
            </v:rect>
            <v:rect id="Shape_x0020_1073742055" o:spid="_x0000_s1274" style="position:absolute;width:7171;height:2540" o:preferrelative="t" filled="f" stroked="f">
              <v:textbox inset="3.6pt,,3.6pt">
                <w:txbxContent>
                  <w:p w14:paraId="518BB282" w14:textId="77777777" w:rsidR="0057338F" w:rsidRDefault="0057338F">
                    <w:pPr>
                      <w:rPr>
                        <w:rFonts w:ascii="Consolas" w:eastAsia="Consolas" w:hAnsi="Consolas" w:cs="Consolas"/>
                        <w:sz w:val="20"/>
                        <w:szCs w:val="20"/>
                      </w:rPr>
                    </w:pPr>
                    <w:r>
                      <w:rPr>
                        <w:rFonts w:ascii="Consolas"/>
                        <w:sz w:val="20"/>
                        <w:szCs w:val="20"/>
                      </w:rPr>
                      <w:t xml:space="preserve">function slice_dep_node(dep_node, program, edges, stg_nodes, slicing_nodes){ </w:t>
                    </w:r>
                  </w:p>
                  <w:p w14:paraId="774BF5D9" w14:textId="77777777" w:rsidR="0057338F" w:rsidRDefault="0057338F">
                    <w:pPr>
                      <w:ind w:firstLine="700"/>
                      <w:rPr>
                        <w:rFonts w:ascii="Consolas" w:eastAsia="Consolas" w:hAnsi="Consolas" w:cs="Consolas"/>
                        <w:sz w:val="20"/>
                        <w:szCs w:val="20"/>
                      </w:rPr>
                    </w:pPr>
                    <w:r>
                      <w:rPr>
                        <w:rFonts w:ascii="Consolas"/>
                        <w:sz w:val="20"/>
                        <w:szCs w:val="20"/>
                      </w:rPr>
                      <w:t xml:space="preserve">Step 1: </w:t>
                    </w:r>
                  </w:p>
                  <w:p w14:paraId="382370C1" w14:textId="77777777" w:rsidR="0057338F" w:rsidRDefault="0057338F">
                    <w:pPr>
                      <w:ind w:left="700" w:firstLine="700"/>
                      <w:rPr>
                        <w:rFonts w:ascii="Consolas" w:eastAsia="Consolas" w:hAnsi="Consolas" w:cs="Consolas"/>
                        <w:sz w:val="20"/>
                        <w:szCs w:val="20"/>
                      </w:rPr>
                    </w:pPr>
                    <w:r>
                      <w:rPr>
                        <w:rFonts w:ascii="Consolas"/>
                        <w:sz w:val="20"/>
                        <w:szCs w:val="20"/>
                      </w:rPr>
                      <w:t xml:space="preserve">call </w:t>
                    </w:r>
                    <w:r>
                      <w:rPr>
                        <w:rFonts w:ascii="Consolas"/>
                        <w:b/>
                        <w:bCs/>
                        <w:sz w:val="20"/>
                        <w:szCs w:val="20"/>
                      </w:rPr>
                      <w:t>collect_dep</w:t>
                    </w:r>
                    <w:r>
                      <w:rPr>
                        <w:rFonts w:ascii="Consolas"/>
                        <w:sz w:val="20"/>
                        <w:szCs w:val="20"/>
                      </w:rPr>
                      <w:t xml:space="preserve"> function to find dependent nodes</w:t>
                    </w:r>
                  </w:p>
                  <w:p w14:paraId="42A97DBF" w14:textId="77777777" w:rsidR="0057338F" w:rsidRDefault="0057338F">
                    <w:pPr>
                      <w:ind w:firstLine="700"/>
                      <w:rPr>
                        <w:rFonts w:ascii="Consolas" w:eastAsia="Consolas" w:hAnsi="Consolas" w:cs="Consolas"/>
                        <w:sz w:val="20"/>
                        <w:szCs w:val="20"/>
                      </w:rPr>
                    </w:pPr>
                    <w:r>
                      <w:rPr>
                        <w:rFonts w:ascii="Consolas"/>
                        <w:sz w:val="20"/>
                        <w:szCs w:val="20"/>
                      </w:rPr>
                      <w:t xml:space="preserve">collect_dep(dep_node, program, edges, stg_nodes, slicing_nodes); </w:t>
                    </w:r>
                  </w:p>
                  <w:p w14:paraId="7B49D5DC" w14:textId="77777777" w:rsidR="0057338F" w:rsidRDefault="0057338F">
                    <w:pPr>
                      <w:ind w:firstLine="700"/>
                      <w:rPr>
                        <w:rFonts w:ascii="Consolas" w:eastAsia="Consolas" w:hAnsi="Consolas" w:cs="Consolas"/>
                        <w:sz w:val="20"/>
                        <w:szCs w:val="20"/>
                      </w:rPr>
                    </w:pPr>
                  </w:p>
                  <w:p w14:paraId="5A9E5214" w14:textId="77777777" w:rsidR="0057338F" w:rsidRDefault="0057338F">
                    <w:pPr>
                      <w:ind w:firstLine="700"/>
                      <w:rPr>
                        <w:rFonts w:ascii="Consolas" w:eastAsia="Consolas" w:hAnsi="Consolas" w:cs="Consolas"/>
                        <w:sz w:val="20"/>
                        <w:szCs w:val="20"/>
                      </w:rPr>
                    </w:pPr>
                    <w:r>
                      <w:rPr>
                        <w:rFonts w:ascii="Consolas"/>
                        <w:sz w:val="20"/>
                        <w:szCs w:val="20"/>
                      </w:rPr>
                      <w:t xml:space="preserve">Step 2: append the current node to sliced array  </w:t>
                    </w:r>
                  </w:p>
                  <w:p w14:paraId="06BFBE88" w14:textId="77777777" w:rsidR="0057338F" w:rsidRDefault="0057338F">
                    <w:r>
                      <w:rPr>
                        <w:rFonts w:ascii="Consolas"/>
                        <w:sz w:val="20"/>
                        <w:szCs w:val="20"/>
                      </w:rPr>
                      <w:t>}</w:t>
                    </w:r>
                  </w:p>
                </w:txbxContent>
              </v:textbox>
            </v:rect>
            <w10:wrap type="none"/>
            <w10:anchorlock/>
          </v:group>
        </w:pict>
      </w:r>
    </w:p>
    <w:p w14:paraId="495DF321"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Listing 4.5 Function is responsible for finding iterative dependences.</w:t>
      </w:r>
    </w:p>
    <w:p w14:paraId="34450D82"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Above algorithm is a </w:t>
      </w:r>
      <w:r>
        <w:rPr>
          <w:rFonts w:ascii="Times New Roman"/>
          <w:i/>
          <w:iCs/>
          <w:sz w:val="24"/>
          <w:szCs w:val="24"/>
        </w:rPr>
        <w:t>general pattern</w:t>
      </w:r>
      <w:r>
        <w:rPr>
          <w:rFonts w:ascii="Times New Roman"/>
          <w:sz w:val="24"/>
          <w:szCs w:val="24"/>
        </w:rPr>
        <w:t xml:space="preserve"> to find slices. This algorithm is able to append statements that have effect on the selected code into slices without reflecting the structure of an </w:t>
      </w:r>
      <w:r>
        <w:rPr>
          <w:rFonts w:ascii="Times New Roman"/>
          <w:b/>
          <w:bCs/>
          <w:sz w:val="24"/>
          <w:szCs w:val="24"/>
        </w:rPr>
        <w:t>if-else</w:t>
      </w:r>
      <w:r>
        <w:rPr>
          <w:rFonts w:ascii="Times New Roman"/>
          <w:sz w:val="24"/>
          <w:szCs w:val="24"/>
        </w:rPr>
        <w:t xml:space="preserve"> statement. In order to keep a deterministic process of the predicate, we need a function to read stack information of </w:t>
      </w:r>
      <w:r>
        <w:rPr>
          <w:rFonts w:ascii="Times New Roman"/>
          <w:b/>
          <w:bCs/>
          <w:sz w:val="24"/>
          <w:szCs w:val="24"/>
        </w:rPr>
        <w:t>if-else</w:t>
      </w:r>
      <w:r>
        <w:rPr>
          <w:rFonts w:ascii="Times New Roman"/>
          <w:sz w:val="24"/>
          <w:szCs w:val="24"/>
        </w:rPr>
        <w:t xml:space="preserve"> statements in the CESK-machine. Respecting our hypothesis in last section about </w:t>
      </w:r>
      <w:r>
        <w:rPr>
          <w:rFonts w:ascii="Times New Roman"/>
          <w:b/>
          <w:bCs/>
          <w:sz w:val="24"/>
          <w:szCs w:val="24"/>
        </w:rPr>
        <w:t>if-else</w:t>
      </w:r>
      <w:r>
        <w:rPr>
          <w:rFonts w:ascii="Times New Roman"/>
          <w:sz w:val="24"/>
          <w:szCs w:val="24"/>
        </w:rPr>
        <w:t xml:space="preserve"> statements, we first set a function to process the boolean result of predicate for each clause. The node label with same </w:t>
      </w:r>
      <w:r>
        <w:rPr>
          <w:rFonts w:ascii="Times New Roman"/>
          <w:i/>
          <w:iCs/>
          <w:sz w:val="24"/>
          <w:szCs w:val="24"/>
        </w:rPr>
        <w:t>tag</w:t>
      </w:r>
      <w:r>
        <w:rPr>
          <w:rFonts w:ascii="Times New Roman"/>
          <w:sz w:val="24"/>
          <w:szCs w:val="24"/>
        </w:rPr>
        <w:t xml:space="preserve">, is in same predicate expression. By identifying the boolean result of this expression, we can decide which branch of </w:t>
      </w:r>
      <w:r>
        <w:rPr>
          <w:rFonts w:ascii="Times New Roman"/>
          <w:b/>
          <w:bCs/>
          <w:sz w:val="24"/>
          <w:szCs w:val="24"/>
        </w:rPr>
        <w:t>if-else</w:t>
      </w:r>
      <w:r>
        <w:rPr>
          <w:rFonts w:ascii="Times New Roman"/>
          <w:sz w:val="24"/>
          <w:szCs w:val="24"/>
        </w:rPr>
        <w:t xml:space="preserve"> statement should be replaced by null. The function implementation of pre-process </w:t>
      </w:r>
      <w:r>
        <w:rPr>
          <w:rFonts w:ascii="Times New Roman"/>
          <w:b/>
          <w:bCs/>
          <w:sz w:val="24"/>
          <w:szCs w:val="24"/>
        </w:rPr>
        <w:t>if-else</w:t>
      </w:r>
      <w:r>
        <w:rPr>
          <w:rFonts w:ascii="Times New Roman"/>
          <w:sz w:val="24"/>
          <w:szCs w:val="24"/>
        </w:rPr>
        <w:t xml:space="preserve"> statement is in listing 4.6.</w:t>
      </w:r>
    </w:p>
    <w:p w14:paraId="582409DE" w14:textId="77777777" w:rsidR="00B513FC" w:rsidRDefault="0057338F">
      <w:pPr>
        <w:widowControl w:val="0"/>
        <w:spacing w:afterLines="50" w:after="120" w:line="276" w:lineRule="auto"/>
        <w:jc w:val="both"/>
        <w:rPr>
          <w:sz w:val="24"/>
          <w:szCs w:val="24"/>
        </w:rPr>
      </w:pPr>
      <w:r>
        <w:rPr>
          <w:rFonts w:eastAsia="Arial Unicode MS" w:hAnsi="Arial Unicode MS" w:cs="Arial Unicode MS"/>
          <w:color w:val="000000"/>
          <w:sz w:val="24"/>
          <w:szCs w:val="24"/>
          <w:u w:color="000000"/>
          <w:lang w:eastAsia="en-US"/>
        </w:rPr>
      </w:r>
      <w:r>
        <w:rPr>
          <w:rFonts w:eastAsia="Arial Unicode MS" w:hAnsi="Arial Unicode MS" w:cs="Arial Unicode MS"/>
          <w:color w:val="000000"/>
          <w:sz w:val="24"/>
          <w:szCs w:val="24"/>
          <w:u w:color="000000"/>
          <w:lang w:eastAsia="en-US"/>
        </w:rPr>
        <w:pict w14:anchorId="7FD1B5F7">
          <v:group id="Group_x0020_253" o:spid="_x0000_s1275" style="width:351.35pt;height:224.65pt;mso-position-horizontal-relative:char;mso-position-vertical-relative:line" coordsize="7027,3606">
            <v:rect id="Shape_x0020_1073742057" o:spid="_x0000_s1276" style="position:absolute;width:7027;height:3606" o:preferrelative="t">
              <v:stroke miterlimit="2"/>
            </v:rect>
            <v:rect id="Shape_x0020_1073742058" o:spid="_x0000_s1277" style="position:absolute;width:7027;height:3606" o:preferrelative="t" filled="f" stroked="f">
              <v:textbox inset="3.6pt,,3.6pt">
                <w:txbxContent>
                  <w:p w14:paraId="7E86F00D" w14:textId="77777777" w:rsidR="0057338F" w:rsidRDefault="0057338F">
                    <w:pPr>
                      <w:spacing w:line="276" w:lineRule="auto"/>
                      <w:rPr>
                        <w:rFonts w:ascii="Consolas"/>
                        <w:sz w:val="20"/>
                        <w:szCs w:val="20"/>
                      </w:rPr>
                    </w:pPr>
                    <w:r>
                      <w:rPr>
                        <w:rFonts w:ascii="Consolas" w:hint="eastAsia"/>
                        <w:sz w:val="20"/>
                        <w:szCs w:val="20"/>
                      </w:rPr>
                      <w:t>function slicing_if_statement(stg_nodes, if_node_index){</w:t>
                    </w:r>
                  </w:p>
                  <w:p w14:paraId="19B42D58" w14:textId="77777777" w:rsidR="0057338F" w:rsidRDefault="0057338F">
                    <w:pPr>
                      <w:spacing w:beforeLines="50" w:before="120" w:line="276" w:lineRule="auto"/>
                      <w:rPr>
                        <w:rFonts w:ascii="Consolas" w:eastAsia="Consolas" w:hAnsi="Consolas" w:cs="Consolas"/>
                        <w:sz w:val="20"/>
                        <w:szCs w:val="20"/>
                      </w:rPr>
                    </w:pPr>
                    <w:r>
                      <w:rPr>
                        <w:rFonts w:ascii="Consolas"/>
                        <w:b/>
                        <w:bCs/>
                        <w:i/>
                        <w:iCs/>
                        <w:sz w:val="20"/>
                        <w:szCs w:val="20"/>
                      </w:rPr>
                      <w:t>var</w:t>
                    </w:r>
                    <w:r>
                      <w:rPr>
                        <w:rFonts w:ascii="Consolas"/>
                        <w:sz w:val="20"/>
                        <w:szCs w:val="20"/>
                      </w:rPr>
                      <w:t xml:space="preserve"> tag = stg_nodes[if_node_index].node.tag; </w:t>
                    </w:r>
                  </w:p>
                  <w:p w14:paraId="303C3DF2" w14:textId="77777777" w:rsidR="0057338F" w:rsidRDefault="0057338F">
                    <w:pPr>
                      <w:spacing w:line="276" w:lineRule="auto"/>
                      <w:rPr>
                        <w:rFonts w:ascii="Consolas" w:eastAsia="Consolas" w:hAnsi="Consolas" w:cs="Consolas"/>
                        <w:sz w:val="20"/>
                        <w:szCs w:val="20"/>
                      </w:rPr>
                    </w:pPr>
                    <w:r>
                      <w:rPr>
                        <w:rFonts w:ascii="Consolas"/>
                        <w:b/>
                        <w:bCs/>
                        <w:i/>
                        <w:iCs/>
                        <w:sz w:val="20"/>
                        <w:szCs w:val="20"/>
                      </w:rPr>
                      <w:t>if</w:t>
                    </w:r>
                    <w:r>
                      <w:rPr>
                        <w:rFonts w:ascii="Consolas"/>
                        <w:sz w:val="20"/>
                        <w:szCs w:val="20"/>
                      </w:rPr>
                      <w:t>(stg_nodes[i].frame &amp;&amp; stg_nodes[i].frame.node</w:t>
                    </w:r>
                  </w:p>
                  <w:p w14:paraId="12213081" w14:textId="77777777" w:rsidR="0057338F" w:rsidRDefault="0057338F" w:rsidP="004F4D39">
                    <w:pPr>
                      <w:spacing w:afterLines="50" w:after="120" w:line="276" w:lineRule="auto"/>
                      <w:rPr>
                        <w:rFonts w:ascii="Consolas" w:eastAsia="Consolas" w:hAnsi="Consolas" w:cs="Consolas"/>
                        <w:sz w:val="20"/>
                        <w:szCs w:val="20"/>
                      </w:rPr>
                    </w:pPr>
                    <w:r>
                      <w:rPr>
                        <w:rFonts w:ascii="Consolas"/>
                        <w:sz w:val="20"/>
                        <w:szCs w:val="20"/>
                      </w:rPr>
                      <w:t xml:space="preserve">      &amp;&amp; stg_nodes[i].frame.node.type == "IfStatement" &amp;&amp; stg_nodes[i].frame.node.tag == tag){</w:t>
                    </w:r>
                  </w:p>
                  <w:p w14:paraId="1E4E7233" w14:textId="77777777" w:rsidR="0057338F" w:rsidRDefault="0057338F">
                    <w:pPr>
                      <w:spacing w:afterLines="50" w:after="120" w:line="276" w:lineRule="auto"/>
                      <w:rPr>
                        <w:rFonts w:ascii="Consolas" w:eastAsia="Consolas" w:hAnsi="Consolas" w:cs="Consolas"/>
                        <w:sz w:val="20"/>
                        <w:szCs w:val="20"/>
                      </w:rPr>
                    </w:pPr>
                    <w:r>
                      <w:rPr>
                        <w:rFonts w:ascii="Consolas"/>
                        <w:sz w:val="20"/>
                        <w:szCs w:val="20"/>
                      </w:rPr>
                      <w:t xml:space="preserve">      </w:t>
                    </w:r>
                    <w:r>
                      <w:rPr>
                        <w:rFonts w:ascii="Consolas"/>
                        <w:b/>
                        <w:bCs/>
                        <w:i/>
                        <w:iCs/>
                        <w:sz w:val="20"/>
                        <w:szCs w:val="20"/>
                      </w:rPr>
                      <w:t>if</w:t>
                    </w:r>
                    <w:r>
                      <w:rPr>
                        <w:rFonts w:ascii="Consolas"/>
                        <w:sz w:val="20"/>
                        <w:szCs w:val="20"/>
                      </w:rPr>
                      <w:t>(stg_nodes[i].value.prim.cvalue == true){</w:t>
                    </w:r>
                  </w:p>
                  <w:p w14:paraId="427FBDE2" w14:textId="77777777" w:rsidR="0057338F" w:rsidRDefault="0057338F">
                    <w:pPr>
                      <w:spacing w:line="276" w:lineRule="auto"/>
                      <w:rPr>
                        <w:rFonts w:ascii="Consolas" w:eastAsia="Consolas" w:hAnsi="Consolas" w:cs="Consolas"/>
                        <w:i/>
                        <w:iCs/>
                        <w:sz w:val="20"/>
                        <w:szCs w:val="20"/>
                      </w:rPr>
                    </w:pPr>
                    <w:r>
                      <w:rPr>
                        <w:rFonts w:ascii="Consolas"/>
                        <w:sz w:val="20"/>
                        <w:szCs w:val="20"/>
                      </w:rPr>
                      <w:t xml:space="preserve">        </w:t>
                    </w:r>
                    <w:r>
                      <w:rPr>
                        <w:rFonts w:ascii="Consolas"/>
                        <w:i/>
                        <w:iCs/>
                        <w:sz w:val="20"/>
                        <w:szCs w:val="20"/>
                      </w:rPr>
                      <w:t>//if the current predicate is true</w:t>
                    </w:r>
                  </w:p>
                  <w:p w14:paraId="39A45926" w14:textId="77777777" w:rsidR="0057338F" w:rsidRDefault="0057338F">
                    <w:pPr>
                      <w:spacing w:line="276" w:lineRule="auto"/>
                      <w:ind w:firstLine="700"/>
                      <w:rPr>
                        <w:rFonts w:ascii="Consolas" w:eastAsia="Consolas" w:hAnsi="Consolas" w:cs="Consolas"/>
                        <w:i/>
                        <w:iCs/>
                        <w:sz w:val="20"/>
                        <w:szCs w:val="20"/>
                      </w:rPr>
                    </w:pPr>
                    <w:r>
                      <w:rPr>
                        <w:rFonts w:ascii="Consolas"/>
                        <w:i/>
                        <w:iCs/>
                        <w:sz w:val="20"/>
                        <w:szCs w:val="20"/>
                      </w:rPr>
                      <w:t xml:space="preserve"> //cut off its alternate clause by fill in null;</w:t>
                    </w:r>
                  </w:p>
                  <w:p w14:paraId="70FCDCAB" w14:textId="77777777" w:rsidR="0057338F" w:rsidRDefault="0057338F">
                    <w:pPr>
                      <w:spacing w:line="276" w:lineRule="auto"/>
                      <w:rPr>
                        <w:rFonts w:ascii="Consolas" w:eastAsia="Consolas" w:hAnsi="Consolas" w:cs="Consolas"/>
                        <w:sz w:val="20"/>
                        <w:szCs w:val="20"/>
                      </w:rPr>
                    </w:pPr>
                    <w:r>
                      <w:rPr>
                        <w:rFonts w:ascii="Consolas"/>
                        <w:sz w:val="20"/>
                        <w:szCs w:val="20"/>
                      </w:rPr>
                      <w:t xml:space="preserve">        stg_nodes[i].node.alternate = null; </w:t>
                    </w:r>
                  </w:p>
                  <w:p w14:paraId="2FAA9278" w14:textId="77777777" w:rsidR="0057338F" w:rsidRDefault="0057338F">
                    <w:pPr>
                      <w:spacing w:line="276" w:lineRule="auto"/>
                      <w:rPr>
                        <w:rFonts w:ascii="Consolas" w:eastAsia="Consolas" w:hAnsi="Consolas" w:cs="Consolas"/>
                        <w:sz w:val="20"/>
                        <w:szCs w:val="20"/>
                      </w:rPr>
                    </w:pPr>
                    <w:r>
                      <w:rPr>
                        <w:rFonts w:ascii="Consolas"/>
                        <w:sz w:val="20"/>
                        <w:szCs w:val="20"/>
                      </w:rPr>
                      <w:t xml:space="preserve">      }</w:t>
                    </w:r>
                    <w:r>
                      <w:rPr>
                        <w:rFonts w:ascii="Consolas"/>
                        <w:b/>
                        <w:bCs/>
                        <w:i/>
                        <w:iCs/>
                        <w:sz w:val="20"/>
                        <w:szCs w:val="20"/>
                      </w:rPr>
                      <w:t>else</w:t>
                    </w:r>
                    <w:r>
                      <w:rPr>
                        <w:rFonts w:ascii="Consolas"/>
                        <w:sz w:val="20"/>
                        <w:szCs w:val="20"/>
                      </w:rPr>
                      <w:t>{</w:t>
                    </w:r>
                  </w:p>
                  <w:p w14:paraId="3DC1D34B" w14:textId="77777777" w:rsidR="0057338F" w:rsidRDefault="0057338F">
                    <w:pPr>
                      <w:spacing w:line="276" w:lineRule="auto"/>
                      <w:rPr>
                        <w:rFonts w:ascii="Consolas" w:eastAsia="Consolas" w:hAnsi="Consolas" w:cs="Consolas"/>
                        <w:sz w:val="20"/>
                        <w:szCs w:val="20"/>
                      </w:rPr>
                    </w:pPr>
                    <w:r>
                      <w:rPr>
                        <w:rFonts w:ascii="Consolas"/>
                        <w:sz w:val="20"/>
                        <w:szCs w:val="20"/>
                      </w:rPr>
                      <w:t xml:space="preserve">        stg_nodes[i].node.consequent.type = "BlockStatement";</w:t>
                    </w:r>
                  </w:p>
                  <w:p w14:paraId="4FD3CBF2" w14:textId="77777777" w:rsidR="0057338F" w:rsidRDefault="0057338F">
                    <w:pPr>
                      <w:spacing w:line="276" w:lineRule="auto"/>
                      <w:rPr>
                        <w:rFonts w:ascii="Consolas" w:eastAsia="Consolas" w:hAnsi="Consolas" w:cs="Consolas"/>
                        <w:sz w:val="20"/>
                        <w:szCs w:val="20"/>
                      </w:rPr>
                    </w:pPr>
                    <w:r>
                      <w:rPr>
                        <w:rFonts w:ascii="Consolas"/>
                        <w:sz w:val="20"/>
                        <w:szCs w:val="20"/>
                      </w:rPr>
                      <w:t xml:space="preserve">        stg_nodes[i].node.consequent.body = [];</w:t>
                    </w:r>
                  </w:p>
                  <w:p w14:paraId="0B43EBBE" w14:textId="77777777" w:rsidR="0057338F" w:rsidRDefault="0057338F">
                    <w:pPr>
                      <w:spacing w:line="276" w:lineRule="auto"/>
                      <w:rPr>
                        <w:rFonts w:ascii="Consolas" w:eastAsia="Consolas" w:hAnsi="Consolas" w:cs="Consolas"/>
                        <w:sz w:val="20"/>
                        <w:szCs w:val="20"/>
                      </w:rPr>
                    </w:pPr>
                    <w:r>
                      <w:rPr>
                        <w:rFonts w:ascii="Consolas"/>
                        <w:sz w:val="20"/>
                        <w:szCs w:val="20"/>
                      </w:rPr>
                      <w:t xml:space="preserve">      }</w:t>
                    </w:r>
                  </w:p>
                  <w:p w14:paraId="47B78FEB" w14:textId="77777777" w:rsidR="0057338F" w:rsidRDefault="0057338F">
                    <w:pPr>
                      <w:spacing w:line="276" w:lineRule="auto"/>
                      <w:ind w:firstLineChars="200" w:firstLine="400"/>
                      <w:rPr>
                        <w:rFonts w:ascii="Consolas"/>
                        <w:sz w:val="20"/>
                        <w:szCs w:val="20"/>
                      </w:rPr>
                    </w:pPr>
                    <w:r>
                      <w:rPr>
                        <w:rFonts w:ascii="Consolas"/>
                        <w:sz w:val="20"/>
                        <w:szCs w:val="20"/>
                      </w:rPr>
                      <w:t>}</w:t>
                    </w:r>
                  </w:p>
                  <w:p w14:paraId="6819178A" w14:textId="77777777" w:rsidR="0057338F" w:rsidRDefault="0057338F">
                    <w:pPr>
                      <w:spacing w:line="276" w:lineRule="auto"/>
                      <w:ind w:firstLineChars="200" w:firstLine="400"/>
                      <w:rPr>
                        <w:rFonts w:ascii="Consolas"/>
                        <w:sz w:val="20"/>
                        <w:szCs w:val="20"/>
                      </w:rPr>
                    </w:pPr>
                    <w:r>
                      <w:rPr>
                        <w:rFonts w:ascii="Consolas" w:hint="eastAsia"/>
                        <w:sz w:val="20"/>
                        <w:szCs w:val="20"/>
                      </w:rPr>
                      <w:t>}</w:t>
                    </w:r>
                  </w:p>
                </w:txbxContent>
              </v:textbox>
            </v:rect>
            <w10:wrap type="none"/>
            <w10:anchorlock/>
          </v:group>
        </w:pict>
      </w:r>
    </w:p>
    <w:p w14:paraId="799B7B16"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 xml:space="preserve">Listing 4.6 Pre-process of </w:t>
      </w:r>
      <w:r>
        <w:rPr>
          <w:rFonts w:ascii="Times New Roman"/>
          <w:b/>
          <w:bCs/>
          <w:sz w:val="21"/>
          <w:szCs w:val="21"/>
        </w:rPr>
        <w:t>if-else</w:t>
      </w:r>
      <w:r>
        <w:rPr>
          <w:rFonts w:ascii="Times New Roman"/>
          <w:sz w:val="21"/>
          <w:szCs w:val="21"/>
        </w:rPr>
        <w:t xml:space="preserve"> statement.</w:t>
      </w:r>
    </w:p>
    <w:p w14:paraId="5CCDFB58" w14:textId="77777777" w:rsidR="00B513FC" w:rsidRDefault="004F4D39">
      <w:pPr>
        <w:widowControl w:val="0"/>
        <w:spacing w:afterLines="50" w:after="120" w:line="276" w:lineRule="auto"/>
        <w:jc w:val="both"/>
        <w:rPr>
          <w:rFonts w:ascii="Times New Roman"/>
          <w:sz w:val="24"/>
          <w:szCs w:val="24"/>
        </w:rPr>
      </w:pPr>
      <w:r>
        <w:rPr>
          <w:rFonts w:ascii="Times New Roman"/>
          <w:sz w:val="24"/>
          <w:szCs w:val="24"/>
        </w:rPr>
        <w:t xml:space="preserve">The query of dependences in </w:t>
      </w:r>
      <w:r>
        <w:rPr>
          <w:rFonts w:ascii="Times New Roman"/>
          <w:b/>
          <w:bCs/>
          <w:sz w:val="24"/>
          <w:szCs w:val="24"/>
        </w:rPr>
        <w:t>if-else</w:t>
      </w:r>
      <w:r>
        <w:rPr>
          <w:rFonts w:ascii="Times New Roman"/>
          <w:sz w:val="24"/>
          <w:szCs w:val="24"/>
        </w:rPr>
        <w:t xml:space="preserve"> statements consists of two parts, one is searching dependences of expression in predicates, another one is </w:t>
      </w:r>
      <w:r>
        <w:rPr>
          <w:rFonts w:ascii="Times New Roman"/>
          <w:sz w:val="24"/>
          <w:szCs w:val="24"/>
        </w:rPr>
        <w:lastRenderedPageBreak/>
        <w:t xml:space="preserve">searching dependences of each clause after </w:t>
      </w:r>
      <w:r>
        <w:rPr>
          <w:rFonts w:ascii="Times New Roman"/>
          <w:i/>
          <w:iCs/>
          <w:sz w:val="24"/>
          <w:szCs w:val="24"/>
        </w:rPr>
        <w:t>true</w:t>
      </w:r>
      <w:r>
        <w:rPr>
          <w:rFonts w:ascii="Times New Roman"/>
          <w:sz w:val="24"/>
          <w:szCs w:val="24"/>
        </w:rPr>
        <w:t xml:space="preserve"> predicates. The way of query is the same to general pattern.</w:t>
      </w:r>
    </w:p>
    <w:p w14:paraId="65303EA6" w14:textId="77777777" w:rsidR="00B513FC" w:rsidRDefault="00B513FC">
      <w:pPr>
        <w:widowControl w:val="0"/>
        <w:spacing w:afterLines="50" w:after="120" w:line="276" w:lineRule="auto"/>
        <w:jc w:val="both"/>
        <w:rPr>
          <w:rFonts w:ascii="Times New Roman"/>
          <w:sz w:val="24"/>
          <w:szCs w:val="24"/>
        </w:rPr>
      </w:pPr>
    </w:p>
    <w:p w14:paraId="06E064CA" w14:textId="77777777" w:rsidR="00B513FC" w:rsidRDefault="004F4D39">
      <w:pPr>
        <w:pStyle w:val="Heading2"/>
        <w:widowControl w:val="0"/>
        <w:spacing w:before="0" w:afterLines="50" w:after="120" w:afterAutospacing="0" w:line="276" w:lineRule="auto"/>
        <w:rPr>
          <w:rFonts w:ascii="Times New Roman" w:eastAsia="Times New Roman" w:hAnsi="Times New Roman" w:cs="Times New Roman" w:hint="default"/>
          <w:bCs/>
          <w:sz w:val="24"/>
          <w:szCs w:val="24"/>
        </w:rPr>
      </w:pPr>
      <w:bookmarkStart w:id="453" w:name="_Toc20217"/>
      <w:bookmarkStart w:id="454" w:name="_Toc2"/>
      <w:r>
        <w:rPr>
          <w:rFonts w:ascii="Times New Roman"/>
          <w:bCs/>
          <w:sz w:val="28"/>
          <w:szCs w:val="28"/>
        </w:rPr>
        <w:t>4.4 Conclusion</w:t>
      </w:r>
      <w:bookmarkEnd w:id="453"/>
      <w:r>
        <w:rPr>
          <w:rFonts w:ascii="Times New Roman"/>
          <w:bCs/>
          <w:sz w:val="24"/>
          <w:szCs w:val="24"/>
        </w:rPr>
        <w:t xml:space="preserve"> </w:t>
      </w:r>
      <w:bookmarkEnd w:id="454"/>
    </w:p>
    <w:p w14:paraId="69873DDF" w14:textId="77777777" w:rsidR="00B513FC" w:rsidRDefault="004F4D39" w:rsidP="004F4D39">
      <w:pPr>
        <w:pStyle w:val="11"/>
        <w:widowControl w:val="0"/>
        <w:spacing w:afterLines="50" w:after="120" w:line="276" w:lineRule="auto"/>
        <w:jc w:val="both"/>
        <w:rPr>
          <w:rFonts w:ascii="Times New Roman" w:eastAsia="Times New Roman" w:hAnsi="Times New Roman"/>
          <w:sz w:val="24"/>
          <w:szCs w:val="24"/>
          <w:u w:color="000000"/>
        </w:rPr>
      </w:pPr>
      <w:r>
        <w:rPr>
          <w:rFonts w:ascii="Times New Roman"/>
          <w:sz w:val="24"/>
          <w:szCs w:val="24"/>
        </w:rPr>
        <w:t xml:space="preserve">In this chapter we illustrated how the tier splitting tool STIP.js is implemented on top of the Jipda framework. We pointed out two abstract interpreter styles embedded in our tier splitting tool and sketched how they work. </w:t>
      </w:r>
      <w:r>
        <w:rPr>
          <w:rFonts w:ascii="Times New Roman"/>
          <w:sz w:val="24"/>
          <w:szCs w:val="24"/>
          <w:highlight w:val="yellow"/>
        </w:rPr>
        <w:t>A</w:t>
      </w:r>
      <w:r>
        <w:rPr>
          <w:rFonts w:ascii="Times New Roman" w:hint="eastAsia"/>
          <w:sz w:val="24"/>
          <w:szCs w:val="24"/>
          <w:highlight w:val="yellow"/>
        </w:rPr>
        <w:t>fter parse the source code by Esprima.js,</w:t>
      </w:r>
      <w:r>
        <w:rPr>
          <w:rFonts w:ascii="Times New Roman" w:hint="eastAsia"/>
          <w:sz w:val="24"/>
          <w:szCs w:val="24"/>
        </w:rPr>
        <w:t xml:space="preserve"> a</w:t>
      </w:r>
      <w:r>
        <w:rPr>
          <w:rFonts w:ascii="Times New Roman"/>
          <w:sz w:val="24"/>
          <w:szCs w:val="24"/>
        </w:rPr>
        <w:t xml:space="preserve"> CESK-machine based interpreter in Jipda framework to get state graph from source code. An interpreter</w:t>
      </w:r>
      <w:r>
        <w:rPr>
          <w:rFonts w:ascii="Times New Roman" w:hint="eastAsia"/>
          <w:sz w:val="24"/>
          <w:szCs w:val="24"/>
        </w:rPr>
        <w:t>, meta-circular evaluator,</w:t>
      </w:r>
      <w:r>
        <w:rPr>
          <w:rFonts w:ascii="Times New Roman"/>
          <w:sz w:val="24"/>
          <w:szCs w:val="24"/>
        </w:rPr>
        <w:t xml:space="preserve"> in STIP.js is used to construct a PDG </w:t>
      </w:r>
      <w:r>
        <w:rPr>
          <w:rFonts w:ascii="Times New Roman" w:hint="eastAsia"/>
          <w:sz w:val="24"/>
          <w:szCs w:val="24"/>
        </w:rPr>
        <w:t>by converting node in</w:t>
      </w:r>
      <w:r>
        <w:rPr>
          <w:rFonts w:ascii="Times New Roman"/>
          <w:sz w:val="24"/>
          <w:szCs w:val="24"/>
        </w:rPr>
        <w:t xml:space="preserve"> Jipda. In the second part, we put forward case studies on the state graph to analyse how to query correct dependences on the state graph to get the slice that corresponds to the slicing criterion. We suppose the query on the state graph is always from the top to bottom</w:t>
      </w:r>
      <w:r>
        <w:rPr>
          <w:rFonts w:ascii="Times New Roman" w:hint="eastAsia"/>
          <w:sz w:val="24"/>
          <w:szCs w:val="24"/>
        </w:rPr>
        <w:t xml:space="preserve"> by </w:t>
      </w:r>
      <w:r>
        <w:rPr>
          <w:rFonts w:ascii="Times New Roman" w:hint="eastAsia"/>
          <w:sz w:val="24"/>
          <w:szCs w:val="24"/>
          <w:highlight w:val="yellow"/>
        </w:rPr>
        <w:t>comparing the value of identifiers with concerning of scope information</w:t>
      </w:r>
      <w:r>
        <w:rPr>
          <w:rFonts w:ascii="Times New Roman"/>
          <w:sz w:val="24"/>
          <w:szCs w:val="24"/>
          <w:highlight w:val="yellow"/>
        </w:rPr>
        <w:t xml:space="preserve">. </w:t>
      </w:r>
      <w:r>
        <w:rPr>
          <w:rFonts w:ascii="Times New Roman"/>
          <w:sz w:val="24"/>
          <w:szCs w:val="24"/>
        </w:rPr>
        <w:t xml:space="preserve">We put forward three assumptions in this section: </w:t>
      </w:r>
    </w:p>
    <w:p w14:paraId="045D7F76" w14:textId="77777777" w:rsidR="00B513FC" w:rsidRDefault="004F4D39" w:rsidP="004F4D39">
      <w:pPr>
        <w:widowControl w:val="0"/>
        <w:numPr>
          <w:ilvl w:val="0"/>
          <w:numId w:val="11"/>
        </w:numPr>
        <w:tabs>
          <w:tab w:val="clear" w:pos="3846"/>
          <w:tab w:val="left" w:pos="494"/>
        </w:tabs>
        <w:spacing w:afterLines="50" w:after="120" w:line="276" w:lineRule="auto"/>
        <w:ind w:left="389" w:firstLine="31"/>
        <w:jc w:val="both"/>
        <w:rPr>
          <w:rFonts w:ascii="Times New Roman" w:eastAsia="Times New Roman" w:hAnsi="Times New Roman"/>
          <w:sz w:val="24"/>
          <w:szCs w:val="24"/>
        </w:rPr>
      </w:pPr>
      <w:r>
        <w:rPr>
          <w:rFonts w:ascii="Times New Roman"/>
          <w:sz w:val="24"/>
          <w:szCs w:val="24"/>
        </w:rPr>
        <w:t xml:space="preserve">Directly influence statement and variable is found by matching identifiers and scope information on the edges. </w:t>
      </w:r>
    </w:p>
    <w:p w14:paraId="11EF977B" w14:textId="77777777" w:rsidR="00B513FC" w:rsidRDefault="004F4D39" w:rsidP="004F4D39">
      <w:pPr>
        <w:widowControl w:val="0"/>
        <w:numPr>
          <w:ilvl w:val="0"/>
          <w:numId w:val="11"/>
        </w:numPr>
        <w:tabs>
          <w:tab w:val="clear" w:pos="3846"/>
          <w:tab w:val="left" w:pos="494"/>
        </w:tabs>
        <w:spacing w:afterLines="50" w:after="120" w:line="276" w:lineRule="auto"/>
        <w:ind w:left="389" w:firstLine="31"/>
        <w:jc w:val="both"/>
        <w:rPr>
          <w:rFonts w:ascii="Times New Roman" w:eastAsia="Times New Roman" w:hAnsi="Times New Roman"/>
          <w:sz w:val="24"/>
          <w:szCs w:val="24"/>
        </w:rPr>
      </w:pPr>
      <w:r>
        <w:rPr>
          <w:rFonts w:ascii="Times New Roman"/>
          <w:sz w:val="24"/>
          <w:szCs w:val="24"/>
        </w:rPr>
        <w:t>Indirectly influence statement and variable is found by iteratively executing to find dependences on directly influence statement and variable we get in each stage of query.</w:t>
      </w:r>
    </w:p>
    <w:p w14:paraId="2F92F358" w14:textId="77777777" w:rsidR="00B513FC" w:rsidRDefault="004F4D39" w:rsidP="004F4D39">
      <w:pPr>
        <w:widowControl w:val="0"/>
        <w:numPr>
          <w:ilvl w:val="0"/>
          <w:numId w:val="11"/>
        </w:numPr>
        <w:tabs>
          <w:tab w:val="clear" w:pos="3846"/>
          <w:tab w:val="left" w:pos="494"/>
        </w:tabs>
        <w:spacing w:afterLines="50" w:after="120" w:line="276" w:lineRule="auto"/>
        <w:ind w:left="389" w:firstLine="31"/>
        <w:jc w:val="both"/>
        <w:rPr>
          <w:rFonts w:ascii="Times New Roman" w:eastAsia="Times New Roman" w:hAnsi="Times New Roman"/>
          <w:sz w:val="24"/>
          <w:szCs w:val="24"/>
        </w:rPr>
      </w:pPr>
      <w:r>
        <w:rPr>
          <w:rFonts w:ascii="Times New Roman"/>
          <w:sz w:val="24"/>
          <w:szCs w:val="24"/>
        </w:rPr>
        <w:t xml:space="preserve">We can replace the code in clause result from false predicates with </w:t>
      </w:r>
      <w:r>
        <w:rPr>
          <w:rFonts w:ascii="Times New Roman"/>
          <w:i/>
          <w:iCs/>
          <w:sz w:val="24"/>
          <w:szCs w:val="24"/>
        </w:rPr>
        <w:t>null</w:t>
      </w:r>
      <w:r>
        <w:rPr>
          <w:rFonts w:ascii="Times New Roman"/>
          <w:sz w:val="24"/>
          <w:szCs w:val="24"/>
        </w:rPr>
        <w:t xml:space="preserve"> value.</w:t>
      </w:r>
    </w:p>
    <w:p w14:paraId="338E5082" w14:textId="77777777" w:rsidR="00B513FC" w:rsidRDefault="004F4D39" w:rsidP="004F4D39">
      <w:pPr>
        <w:widowControl w:val="0"/>
        <w:spacing w:afterLines="50" w:after="120" w:line="276" w:lineRule="auto"/>
        <w:jc w:val="both"/>
        <w:rPr>
          <w:rFonts w:ascii="Times New Roman"/>
          <w:sz w:val="24"/>
          <w:szCs w:val="24"/>
          <w:highlight w:val="yellow"/>
        </w:rPr>
      </w:pPr>
      <w:r>
        <w:rPr>
          <w:rFonts w:ascii="Times New Roman"/>
          <w:sz w:val="24"/>
          <w:szCs w:val="24"/>
        </w:rPr>
        <w:t xml:space="preserve">According to the conclusion we observed from the case study, we elaborate on our implementation of JipdaSlicer in the last part of this chapter. </w:t>
      </w:r>
      <w:r>
        <w:rPr>
          <w:rFonts w:ascii="Times New Roman" w:hint="eastAsia"/>
          <w:sz w:val="24"/>
          <w:szCs w:val="24"/>
          <w:highlight w:val="yellow"/>
        </w:rPr>
        <w:t xml:space="preserve">The sketch of </w:t>
      </w:r>
      <w:r>
        <w:rPr>
          <w:rFonts w:ascii="Times New Roman"/>
          <w:sz w:val="24"/>
          <w:szCs w:val="24"/>
          <w:highlight w:val="yellow"/>
        </w:rPr>
        <w:t>JipdaSlicer</w:t>
      </w:r>
      <w:r>
        <w:rPr>
          <w:rFonts w:ascii="Times New Roman" w:hint="eastAsia"/>
          <w:sz w:val="24"/>
          <w:szCs w:val="24"/>
          <w:highlight w:val="yellow"/>
        </w:rPr>
        <w:t xml:space="preserve"> is shown in figure 4.8, the slicing</w:t>
      </w:r>
      <w:r>
        <w:rPr>
          <w:rFonts w:ascii="Times New Roman"/>
          <w:sz w:val="24"/>
          <w:szCs w:val="24"/>
          <w:highlight w:val="yellow"/>
        </w:rPr>
        <w:t xml:space="preserve"> process starts</w:t>
      </w:r>
      <w:r>
        <w:rPr>
          <w:rFonts w:ascii="Times New Roman" w:hint="eastAsia"/>
          <w:sz w:val="24"/>
          <w:szCs w:val="24"/>
          <w:highlight w:val="yellow"/>
        </w:rPr>
        <w:t xml:space="preserve"> by finding the range of selected statement</w:t>
      </w:r>
      <w:r>
        <w:rPr>
          <w:rFonts w:ascii="Times New Roman"/>
          <w:sz w:val="24"/>
          <w:szCs w:val="24"/>
          <w:highlight w:val="yellow"/>
        </w:rPr>
        <w:t>s</w:t>
      </w:r>
      <w:r>
        <w:rPr>
          <w:rFonts w:ascii="Times New Roman" w:hint="eastAsia"/>
          <w:sz w:val="24"/>
          <w:szCs w:val="24"/>
          <w:highlight w:val="yellow"/>
        </w:rPr>
        <w:t xml:space="preserve">. In section 4.3, we list </w:t>
      </w:r>
      <w:r>
        <w:rPr>
          <w:rFonts w:ascii="Times New Roman"/>
          <w:sz w:val="24"/>
          <w:szCs w:val="24"/>
          <w:highlight w:val="yellow"/>
        </w:rPr>
        <w:t xml:space="preserve">the </w:t>
      </w:r>
      <w:r>
        <w:rPr>
          <w:rFonts w:ascii="Times New Roman" w:hint="eastAsia"/>
          <w:sz w:val="24"/>
          <w:szCs w:val="24"/>
          <w:highlight w:val="yellow"/>
        </w:rPr>
        <w:t xml:space="preserve">five key functions of JipdaSlicer. The </w:t>
      </w:r>
      <w:r>
        <w:rPr>
          <w:rFonts w:ascii="Times New Roman" w:hint="eastAsia"/>
          <w:i/>
          <w:iCs/>
          <w:sz w:val="24"/>
          <w:szCs w:val="24"/>
          <w:highlight w:val="yellow"/>
        </w:rPr>
        <w:t>collect_dep</w:t>
      </w:r>
      <w:r>
        <w:rPr>
          <w:rFonts w:ascii="Times New Roman" w:hint="eastAsia"/>
          <w:sz w:val="24"/>
          <w:szCs w:val="24"/>
          <w:highlight w:val="yellow"/>
        </w:rPr>
        <w:t xml:space="preserve"> function is used to detect identifiers. Then looks for the identifiers via two searching functions: </w:t>
      </w:r>
      <w:r>
        <w:rPr>
          <w:rFonts w:ascii="Times New Roman" w:hint="eastAsia"/>
          <w:i/>
          <w:iCs/>
          <w:sz w:val="24"/>
          <w:szCs w:val="24"/>
          <w:highlight w:val="yellow"/>
        </w:rPr>
        <w:t>look_up_node_by_var</w:t>
      </w:r>
      <w:r>
        <w:rPr>
          <w:rFonts w:ascii="Times New Roman" w:hint="eastAsia"/>
          <w:sz w:val="24"/>
          <w:szCs w:val="24"/>
          <w:highlight w:val="yellow"/>
        </w:rPr>
        <w:t xml:space="preserve"> and </w:t>
      </w:r>
      <w:r>
        <w:rPr>
          <w:rFonts w:ascii="Times New Roman" w:hint="eastAsia"/>
          <w:i/>
          <w:iCs/>
          <w:sz w:val="24"/>
          <w:szCs w:val="24"/>
          <w:highlight w:val="yellow"/>
        </w:rPr>
        <w:t>look_up_node_by_func_name</w:t>
      </w:r>
      <w:r>
        <w:rPr>
          <w:rFonts w:ascii="Times New Roman" w:hint="eastAsia"/>
          <w:sz w:val="24"/>
          <w:szCs w:val="24"/>
          <w:highlight w:val="yellow"/>
        </w:rPr>
        <w:t xml:space="preserve">.  </w:t>
      </w:r>
      <w:r>
        <w:rPr>
          <w:rFonts w:ascii="Times New Roman" w:hint="eastAsia"/>
          <w:i/>
          <w:iCs/>
          <w:sz w:val="24"/>
          <w:szCs w:val="24"/>
          <w:highlight w:val="yellow"/>
        </w:rPr>
        <w:t xml:space="preserve">Look_up_node_by_var </w:t>
      </w:r>
      <w:r>
        <w:rPr>
          <w:rFonts w:ascii="Times New Roman" w:hint="eastAsia"/>
          <w:sz w:val="24"/>
          <w:szCs w:val="24"/>
          <w:highlight w:val="yellow"/>
        </w:rPr>
        <w:t>is query function for assignment, it can determine data dependenc</w:t>
      </w:r>
      <w:r w:rsidR="00397049">
        <w:rPr>
          <w:rFonts w:ascii="Times New Roman"/>
          <w:sz w:val="24"/>
          <w:szCs w:val="24"/>
          <w:highlight w:val="yellow"/>
        </w:rPr>
        <w:t>i</w:t>
      </w:r>
      <w:r>
        <w:rPr>
          <w:rFonts w:ascii="Times New Roman" w:hint="eastAsia"/>
          <w:sz w:val="24"/>
          <w:szCs w:val="24"/>
          <w:highlight w:val="yellow"/>
        </w:rPr>
        <w:t>es on variable reference and control dependenc</w:t>
      </w:r>
      <w:r w:rsidR="00397049">
        <w:rPr>
          <w:rFonts w:ascii="Times New Roman"/>
          <w:sz w:val="24"/>
          <w:szCs w:val="24"/>
          <w:highlight w:val="yellow"/>
        </w:rPr>
        <w:t>i</w:t>
      </w:r>
      <w:r>
        <w:rPr>
          <w:rFonts w:ascii="Times New Roman" w:hint="eastAsia"/>
          <w:sz w:val="24"/>
          <w:szCs w:val="24"/>
          <w:highlight w:val="yellow"/>
        </w:rPr>
        <w:t xml:space="preserve">es on the function defined by </w:t>
      </w:r>
      <w:r>
        <w:rPr>
          <w:rFonts w:ascii="Times New Roman" w:hint="eastAsia"/>
          <w:i/>
          <w:iCs/>
          <w:sz w:val="24"/>
          <w:szCs w:val="24"/>
          <w:highlight w:val="yellow"/>
        </w:rPr>
        <w:t>var</w:t>
      </w:r>
      <w:r>
        <w:rPr>
          <w:rFonts w:ascii="Times New Roman" w:hint="eastAsia"/>
          <w:sz w:val="24"/>
          <w:szCs w:val="24"/>
          <w:highlight w:val="yellow"/>
        </w:rPr>
        <w:t xml:space="preserve"> reference. The </w:t>
      </w:r>
      <w:r>
        <w:rPr>
          <w:rFonts w:ascii="Times New Roman" w:hint="eastAsia"/>
          <w:i/>
          <w:iCs/>
          <w:sz w:val="24"/>
          <w:szCs w:val="24"/>
          <w:highlight w:val="yellow"/>
        </w:rPr>
        <w:t>look_up_node_by_func_name</w:t>
      </w:r>
      <w:r>
        <w:rPr>
          <w:rFonts w:ascii="Times New Roman" w:hint="eastAsia"/>
          <w:sz w:val="24"/>
          <w:szCs w:val="24"/>
          <w:highlight w:val="yellow"/>
        </w:rPr>
        <w:t xml:space="preserve"> is the function </w:t>
      </w:r>
      <w:r w:rsidR="00397049">
        <w:rPr>
          <w:rFonts w:ascii="Times New Roman"/>
          <w:sz w:val="24"/>
          <w:szCs w:val="24"/>
          <w:highlight w:val="yellow"/>
        </w:rPr>
        <w:t xml:space="preserve">that </w:t>
      </w:r>
      <w:r>
        <w:rPr>
          <w:rFonts w:ascii="Times New Roman" w:hint="eastAsia"/>
          <w:sz w:val="24"/>
          <w:szCs w:val="24"/>
          <w:highlight w:val="yellow"/>
        </w:rPr>
        <w:t xml:space="preserve">looks up control dependent functions. Function </w:t>
      </w:r>
      <w:r>
        <w:rPr>
          <w:rFonts w:ascii="Times New Roman" w:hint="eastAsia"/>
          <w:i/>
          <w:iCs/>
          <w:sz w:val="24"/>
          <w:szCs w:val="24"/>
          <w:highlight w:val="yellow"/>
        </w:rPr>
        <w:t>slice_dep_node</w:t>
      </w:r>
      <w:r>
        <w:rPr>
          <w:rFonts w:ascii="Times New Roman" w:hint="eastAsia"/>
          <w:sz w:val="24"/>
          <w:szCs w:val="24"/>
          <w:highlight w:val="yellow"/>
        </w:rPr>
        <w:t xml:space="preserve"> acts like an iterator to query the indirectly dependent and append the visited node to slice array. A pre-process function </w:t>
      </w:r>
      <w:r>
        <w:rPr>
          <w:rFonts w:ascii="Times New Roman" w:hint="eastAsia"/>
          <w:i/>
          <w:iCs/>
          <w:sz w:val="24"/>
          <w:szCs w:val="24"/>
          <w:highlight w:val="yellow"/>
        </w:rPr>
        <w:lastRenderedPageBreak/>
        <w:t>slicing_if_statement</w:t>
      </w:r>
      <w:r>
        <w:rPr>
          <w:rFonts w:ascii="Times New Roman" w:hint="eastAsia"/>
          <w:sz w:val="24"/>
          <w:szCs w:val="24"/>
          <w:highlight w:val="yellow"/>
        </w:rPr>
        <w:t xml:space="preserve"> is used to replace clause in false consequence of predication by </w:t>
      </w:r>
      <w:r>
        <w:rPr>
          <w:rFonts w:ascii="Times New Roman" w:hint="eastAsia"/>
          <w:i/>
          <w:iCs/>
          <w:sz w:val="24"/>
          <w:szCs w:val="24"/>
          <w:highlight w:val="yellow"/>
        </w:rPr>
        <w:t xml:space="preserve">null </w:t>
      </w:r>
      <w:r>
        <w:rPr>
          <w:rFonts w:ascii="Times New Roman" w:hint="eastAsia"/>
          <w:sz w:val="24"/>
          <w:szCs w:val="24"/>
          <w:highlight w:val="yellow"/>
        </w:rPr>
        <w:t>value.</w:t>
      </w:r>
    </w:p>
    <w:p w14:paraId="75B36763" w14:textId="77777777" w:rsidR="00B513FC" w:rsidRDefault="004F4D39" w:rsidP="004F4D39">
      <w:pPr>
        <w:widowControl w:val="0"/>
        <w:spacing w:afterLines="50" w:after="120" w:line="276" w:lineRule="auto"/>
        <w:jc w:val="both"/>
        <w:rPr>
          <w:rFonts w:ascii="Times New Roman"/>
          <w:sz w:val="24"/>
          <w:szCs w:val="24"/>
          <w:highlight w:val="yellow"/>
        </w:rPr>
      </w:pPr>
      <w:r>
        <w:rPr>
          <w:rFonts w:ascii="Times New Roman" w:hint="eastAsia"/>
          <w:sz w:val="24"/>
          <w:szCs w:val="24"/>
          <w:highlight w:val="yellow"/>
        </w:rPr>
        <w:t xml:space="preserve">In </w:t>
      </w:r>
      <w:r w:rsidR="00397049">
        <w:rPr>
          <w:rFonts w:ascii="Times New Roman"/>
          <w:sz w:val="24"/>
          <w:szCs w:val="24"/>
          <w:highlight w:val="yellow"/>
        </w:rPr>
        <w:t xml:space="preserve">the </w:t>
      </w:r>
      <w:r>
        <w:rPr>
          <w:rFonts w:ascii="Times New Roman" w:hint="eastAsia"/>
          <w:sz w:val="24"/>
          <w:szCs w:val="24"/>
          <w:highlight w:val="yellow"/>
        </w:rPr>
        <w:t xml:space="preserve">next chapter, we test our new slicing algorithm JipdaSlicer through some test code, and compare the result with </w:t>
      </w:r>
      <w:r w:rsidR="00397049">
        <w:rPr>
          <w:rFonts w:ascii="Times New Roman"/>
          <w:sz w:val="24"/>
          <w:szCs w:val="24"/>
          <w:highlight w:val="yellow"/>
        </w:rPr>
        <w:t xml:space="preserve">the </w:t>
      </w:r>
      <w:r>
        <w:rPr>
          <w:rFonts w:ascii="Times New Roman" w:hint="eastAsia"/>
          <w:sz w:val="24"/>
          <w:szCs w:val="24"/>
          <w:highlight w:val="yellow"/>
        </w:rPr>
        <w:t>original version Stip.js</w:t>
      </w:r>
      <w:r w:rsidR="00397049">
        <w:rPr>
          <w:rFonts w:ascii="Times New Roman"/>
          <w:sz w:val="24"/>
          <w:szCs w:val="24"/>
          <w:highlight w:val="yellow"/>
        </w:rPr>
        <w:t>.</w:t>
      </w:r>
    </w:p>
    <w:p w14:paraId="7E922AD6" w14:textId="77777777" w:rsidR="00B513FC" w:rsidRDefault="00B513FC" w:rsidP="004F4D39">
      <w:pPr>
        <w:widowControl w:val="0"/>
        <w:spacing w:afterLines="50" w:after="120" w:line="276" w:lineRule="auto"/>
        <w:jc w:val="both"/>
        <w:rPr>
          <w:rFonts w:ascii="Times New Roman" w:eastAsia="Times New Roman" w:hAnsi="Times New Roman"/>
          <w:sz w:val="24"/>
          <w:szCs w:val="24"/>
        </w:rPr>
      </w:pPr>
    </w:p>
    <w:p w14:paraId="488246E8" w14:textId="77777777" w:rsidR="00B513FC" w:rsidRDefault="00B513FC" w:rsidP="004F4D39">
      <w:pPr>
        <w:widowControl w:val="0"/>
        <w:spacing w:afterLines="50" w:after="120" w:line="276" w:lineRule="auto"/>
        <w:jc w:val="both"/>
        <w:rPr>
          <w:rFonts w:ascii="Times New Roman" w:eastAsia="Times New Roman" w:hAnsi="Times New Roman"/>
          <w:sz w:val="24"/>
          <w:szCs w:val="24"/>
        </w:rPr>
      </w:pPr>
    </w:p>
    <w:p w14:paraId="48E7132A" w14:textId="77777777" w:rsidR="00B513FC" w:rsidRDefault="00B513FC" w:rsidP="004F4D39">
      <w:pPr>
        <w:widowControl w:val="0"/>
        <w:spacing w:afterLines="50" w:after="120" w:line="276" w:lineRule="auto"/>
        <w:jc w:val="both"/>
        <w:rPr>
          <w:rFonts w:ascii="Times New Roman" w:eastAsia="Times New Roman" w:hAnsi="Times New Roman"/>
          <w:sz w:val="24"/>
          <w:szCs w:val="24"/>
        </w:rPr>
      </w:pPr>
    </w:p>
    <w:p w14:paraId="63D706C6" w14:textId="77777777" w:rsidR="00B513FC" w:rsidRDefault="00B513FC" w:rsidP="004F4D39">
      <w:pPr>
        <w:widowControl w:val="0"/>
        <w:spacing w:afterLines="50" w:after="120" w:line="276" w:lineRule="auto"/>
        <w:jc w:val="both"/>
        <w:rPr>
          <w:rFonts w:ascii="Times New Roman" w:eastAsia="Times New Roman" w:hAnsi="Times New Roman"/>
          <w:sz w:val="24"/>
          <w:szCs w:val="24"/>
        </w:rPr>
      </w:pPr>
    </w:p>
    <w:p w14:paraId="4B2BD5F0" w14:textId="77777777" w:rsidR="00B513FC" w:rsidRDefault="00B513FC" w:rsidP="004F4D39">
      <w:pPr>
        <w:widowControl w:val="0"/>
        <w:spacing w:afterLines="50" w:after="120" w:line="276" w:lineRule="auto"/>
        <w:jc w:val="both"/>
        <w:rPr>
          <w:rFonts w:ascii="Times New Roman" w:eastAsia="Times New Roman" w:hAnsi="Times New Roman"/>
          <w:sz w:val="144"/>
          <w:szCs w:val="144"/>
        </w:rPr>
      </w:pPr>
    </w:p>
    <w:p w14:paraId="6BBB2343" w14:textId="77777777" w:rsidR="00B513FC" w:rsidRDefault="00B513FC" w:rsidP="004F4D39">
      <w:pPr>
        <w:widowControl w:val="0"/>
        <w:spacing w:afterLines="50" w:after="120" w:line="276" w:lineRule="auto"/>
        <w:jc w:val="both"/>
        <w:rPr>
          <w:rFonts w:ascii="Elephant" w:eastAsia="Elephant" w:hAnsi="Elephant" w:cs="Elephant"/>
          <w:color w:val="969696"/>
          <w:sz w:val="144"/>
          <w:szCs w:val="144"/>
          <w:u w:color="969696"/>
        </w:rPr>
        <w:sectPr w:rsidR="00B513FC">
          <w:headerReference w:type="default" r:id="rId151"/>
          <w:footerReference w:type="default" r:id="rId152"/>
          <w:type w:val="continuous"/>
          <w:pgSz w:w="11900" w:h="16838"/>
          <w:pgMar w:top="2154" w:right="2341" w:bottom="2154" w:left="2341" w:header="720" w:footer="0" w:gutter="0"/>
          <w:cols w:space="720"/>
          <w:docGrid w:linePitch="360"/>
        </w:sectPr>
      </w:pPr>
    </w:p>
    <w:p w14:paraId="0544C1B2" w14:textId="77777777" w:rsidR="00B513FC" w:rsidRDefault="004F4D39" w:rsidP="004F4D39">
      <w:pPr>
        <w:widowControl w:val="0"/>
        <w:spacing w:afterLines="50" w:after="156" w:line="276" w:lineRule="auto"/>
        <w:jc w:val="right"/>
        <w:rPr>
          <w:rFonts w:ascii="Times New Roman" w:eastAsia="Times New Roman" w:hAnsi="Times New Roman"/>
        </w:rPr>
      </w:pPr>
      <w:r>
        <w:rPr>
          <w:rFonts w:ascii="Elephant" w:eastAsia="Elephant" w:hAnsi="Elephant" w:cs="Elephant"/>
          <w:color w:val="969696"/>
          <w:sz w:val="144"/>
          <w:szCs w:val="144"/>
          <w:u w:color="969696"/>
        </w:rPr>
        <w:lastRenderedPageBreak/>
        <w:t>5</w:t>
      </w:r>
      <w:r>
        <w:rPr>
          <w:rFonts w:ascii="Times New Roman"/>
        </w:rPr>
        <w:t xml:space="preserve"> </w:t>
      </w:r>
    </w:p>
    <w:p w14:paraId="39C782FC" w14:textId="77777777" w:rsidR="00B513FC" w:rsidRDefault="004F4D39" w:rsidP="004F4D39">
      <w:pPr>
        <w:widowControl w:val="0"/>
        <w:spacing w:afterLines="50" w:after="156" w:line="276" w:lineRule="auto"/>
        <w:jc w:val="right"/>
        <w:outlineLvl w:val="0"/>
        <w:rPr>
          <w:rFonts w:ascii="Times New Roman" w:eastAsia="Times New Roman" w:hAnsi="Times New Roman"/>
          <w:sz w:val="32"/>
          <w:szCs w:val="32"/>
        </w:rPr>
      </w:pPr>
      <w:bookmarkStart w:id="455" w:name="_Toc281"/>
      <w:r>
        <w:rPr>
          <w:rFonts w:ascii="Times New Roman"/>
          <w:sz w:val="32"/>
          <w:szCs w:val="32"/>
        </w:rPr>
        <w:t>Validation</w:t>
      </w:r>
      <w:bookmarkEnd w:id="455"/>
    </w:p>
    <w:p w14:paraId="35F8D5AA" w14:textId="77777777" w:rsidR="00B513FC" w:rsidRDefault="00B513FC" w:rsidP="004F4D39">
      <w:pPr>
        <w:widowControl w:val="0"/>
        <w:spacing w:afterLines="50" w:after="156" w:line="276" w:lineRule="auto"/>
        <w:jc w:val="both"/>
        <w:rPr>
          <w:rFonts w:ascii="Times New Roman" w:eastAsia="Times New Roman" w:hAnsi="Times New Roman"/>
          <w:sz w:val="32"/>
          <w:szCs w:val="32"/>
        </w:rPr>
      </w:pPr>
    </w:p>
    <w:p w14:paraId="2629A59D" w14:textId="77777777" w:rsidR="00B513FC" w:rsidRDefault="00B513FC" w:rsidP="004F4D39">
      <w:pPr>
        <w:widowControl w:val="0"/>
        <w:spacing w:afterLines="50" w:after="156" w:line="276" w:lineRule="auto"/>
        <w:jc w:val="both"/>
        <w:rPr>
          <w:rFonts w:ascii="Times New Roman" w:eastAsia="Times New Roman" w:hAnsi="Times New Roman"/>
          <w:sz w:val="32"/>
          <w:szCs w:val="32"/>
        </w:rPr>
      </w:pPr>
    </w:p>
    <w:p w14:paraId="26C33D1F" w14:textId="77777777" w:rsidR="00B513FC" w:rsidRDefault="004F4D39" w:rsidP="004F4D39">
      <w:pPr>
        <w:widowControl w:val="0"/>
        <w:spacing w:afterLines="50" w:after="156" w:line="276" w:lineRule="auto"/>
        <w:jc w:val="both"/>
        <w:rPr>
          <w:rFonts w:ascii="Times New Roman" w:eastAsia="Times New Roman" w:hAnsi="Times New Roman"/>
          <w:sz w:val="24"/>
          <w:szCs w:val="24"/>
        </w:rPr>
      </w:pPr>
      <w:r>
        <w:rPr>
          <w:rFonts w:ascii="Times New Roman"/>
          <w:sz w:val="24"/>
          <w:szCs w:val="24"/>
        </w:rPr>
        <w:t>In the previous chapter, we introduced the tier splitting tool STIP.js and a new slicing algorithm JipdaSlicer. In this chapter we validate JipdaSlicer, by comparing the slices result from STIP.js and it. First we test both of them on the code in figure 2.1(a). From the testing result we can see, two sliced code result from STIP.js and JipdaSliser is conform to Weiser</w:t>
      </w:r>
      <w:r>
        <w:rPr>
          <w:rFonts w:hAnsi="Times New Roman"/>
          <w:sz w:val="24"/>
          <w:szCs w:val="24"/>
        </w:rPr>
        <w:t>’</w:t>
      </w:r>
      <w:r>
        <w:rPr>
          <w:rFonts w:ascii="Times New Roman"/>
          <w:sz w:val="24"/>
          <w:szCs w:val="24"/>
        </w:rPr>
        <w:t xml:space="preserve">s slice theory. We further carry out three test case to evaluate accuracy of two tools. From the slicing result we can see the interpreter installed in two tools has different feature. When slicing on condition statement, </w:t>
      </w:r>
      <w:r>
        <w:rPr>
          <w:rFonts w:ascii="Times New Roman"/>
          <w:sz w:val="24"/>
          <w:szCs w:val="24"/>
        </w:rPr>
        <w:lastRenderedPageBreak/>
        <w:t>JipdaSlicer returns more pleasant result code. Finally, we give the conclusion about our test result.</w:t>
      </w:r>
    </w:p>
    <w:p w14:paraId="2B0C93DF" w14:textId="77777777" w:rsidR="00B513FC" w:rsidRDefault="00B513FC" w:rsidP="004F4D39">
      <w:pPr>
        <w:widowControl w:val="0"/>
        <w:spacing w:afterLines="50" w:after="156" w:line="276" w:lineRule="auto"/>
        <w:jc w:val="both"/>
        <w:rPr>
          <w:rFonts w:ascii="Times New Roman" w:eastAsia="Times New Roman" w:hAnsi="Times New Roman"/>
          <w:sz w:val="24"/>
          <w:szCs w:val="24"/>
        </w:rPr>
      </w:pPr>
    </w:p>
    <w:p w14:paraId="1C91A20A" w14:textId="77777777" w:rsidR="00B513FC" w:rsidRDefault="00B513FC" w:rsidP="004F4D39">
      <w:pPr>
        <w:widowControl w:val="0"/>
        <w:spacing w:afterLines="50" w:after="156" w:line="276" w:lineRule="auto"/>
        <w:jc w:val="both"/>
        <w:rPr>
          <w:rFonts w:ascii="Times New Roman" w:eastAsia="Times New Roman" w:hAnsi="Times New Roman"/>
          <w:sz w:val="24"/>
          <w:szCs w:val="24"/>
        </w:rPr>
      </w:pPr>
    </w:p>
    <w:p w14:paraId="1A020CD0" w14:textId="77777777" w:rsidR="00B513FC" w:rsidRDefault="004F4D39" w:rsidP="004F4D39">
      <w:pPr>
        <w:pStyle w:val="Heading2"/>
        <w:widowControl w:val="0"/>
        <w:spacing w:before="0" w:beforeAutospacing="0" w:afterLines="50" w:after="156" w:afterAutospacing="0" w:line="276" w:lineRule="auto"/>
        <w:rPr>
          <w:rFonts w:ascii="Times New Roman" w:hint="default"/>
          <w:bCs/>
        </w:rPr>
      </w:pPr>
      <w:bookmarkStart w:id="456" w:name="_Toc6193"/>
      <w:bookmarkStart w:id="457" w:name="_Toc3"/>
      <w:r>
        <w:rPr>
          <w:rFonts w:ascii="Times New Roman"/>
          <w:bCs/>
          <w:sz w:val="28"/>
          <w:szCs w:val="28"/>
        </w:rPr>
        <w:t>5.1 Evaluation</w:t>
      </w:r>
      <w:bookmarkEnd w:id="456"/>
      <w:r>
        <w:rPr>
          <w:rFonts w:ascii="Times New Roman"/>
          <w:bCs/>
        </w:rPr>
        <w:t xml:space="preserve"> </w:t>
      </w:r>
      <w:bookmarkEnd w:id="457"/>
    </w:p>
    <w:p w14:paraId="5BB23D5C" w14:textId="77777777" w:rsidR="00B513FC" w:rsidRDefault="004F4D39" w:rsidP="004F4D39">
      <w:pPr>
        <w:pStyle w:val="Heading3"/>
        <w:numPr>
          <w:ilvl w:val="2"/>
          <w:numId w:val="0"/>
        </w:numPr>
        <w:tabs>
          <w:tab w:val="clear" w:pos="1418"/>
        </w:tabs>
        <w:spacing w:before="0" w:afterLines="50" w:after="156" w:line="276" w:lineRule="auto"/>
        <w:rPr>
          <w:rFonts w:ascii="Times New Roman" w:hAnsi="Times New Roman"/>
          <w:sz w:val="28"/>
          <w:szCs w:val="28"/>
          <w:lang w:eastAsia="zh-CN"/>
        </w:rPr>
      </w:pPr>
      <w:bookmarkStart w:id="458" w:name="_Toc6838"/>
      <w:r>
        <w:rPr>
          <w:rFonts w:ascii="Times New Roman" w:hAnsi="Times New Roman"/>
          <w:sz w:val="28"/>
          <w:szCs w:val="28"/>
          <w:lang w:eastAsia="zh-CN"/>
        </w:rPr>
        <w:t>5.1.1 Methodology</w:t>
      </w:r>
      <w:bookmarkEnd w:id="458"/>
    </w:p>
    <w:p w14:paraId="5FE8DC4B" w14:textId="77777777" w:rsidR="00B513FC" w:rsidRDefault="004F4D39" w:rsidP="004F4D39">
      <w:pPr>
        <w:widowControl w:val="0"/>
        <w:spacing w:afterLines="50" w:after="156" w:line="276" w:lineRule="auto"/>
        <w:jc w:val="both"/>
        <w:rPr>
          <w:rFonts w:ascii="Times New Roman"/>
          <w:sz w:val="24"/>
          <w:szCs w:val="24"/>
        </w:rPr>
        <w:sectPr w:rsidR="00B513FC">
          <w:headerReference w:type="default" r:id="rId153"/>
          <w:footerReference w:type="default" r:id="rId154"/>
          <w:type w:val="continuous"/>
          <w:pgSz w:w="11906" w:h="16838"/>
          <w:pgMar w:top="2154" w:right="2341" w:bottom="2154" w:left="2341" w:header="851" w:footer="992" w:gutter="0"/>
          <w:cols w:space="720"/>
          <w:docGrid w:type="lines" w:linePitch="312"/>
        </w:sectPr>
      </w:pPr>
      <w:r>
        <w:rPr>
          <w:rFonts w:ascii="Times New Roman" w:hAnsi="Times New Roman"/>
          <w:sz w:val="24"/>
          <w:szCs w:val="24"/>
        </w:rPr>
        <w:t>As we introduced in previous chapter, our new slicing algorithm slice</w:t>
      </w:r>
      <w:r>
        <w:rPr>
          <w:rFonts w:ascii="Times New Roman" w:hAnsi="Times New Roman" w:hint="eastAsia"/>
          <w:sz w:val="24"/>
          <w:szCs w:val="24"/>
        </w:rPr>
        <w:t>s</w:t>
      </w:r>
      <w:r>
        <w:rPr>
          <w:rFonts w:ascii="Times New Roman" w:hAnsi="Times New Roman"/>
          <w:sz w:val="24"/>
          <w:szCs w:val="24"/>
        </w:rPr>
        <w:t xml:space="preserve"> program based on Weiser’s slicing theory. </w:t>
      </w:r>
      <w:r>
        <w:rPr>
          <w:rFonts w:ascii="Times New Roman" w:hAnsi="Times New Roman" w:hint="eastAsia"/>
          <w:sz w:val="24"/>
          <w:szCs w:val="24"/>
        </w:rPr>
        <w:t>So below, we first verify if the result we get from JipdaSlicer and Stip.js conform to Weiser</w:t>
      </w:r>
      <w:r>
        <w:rPr>
          <w:rFonts w:ascii="Times New Roman" w:hAnsi="Times New Roman"/>
          <w:sz w:val="24"/>
          <w:szCs w:val="24"/>
        </w:rPr>
        <w:t>’</w:t>
      </w:r>
      <w:r>
        <w:rPr>
          <w:rFonts w:ascii="Times New Roman" w:hAnsi="Times New Roman" w:hint="eastAsia"/>
          <w:sz w:val="24"/>
          <w:szCs w:val="24"/>
        </w:rPr>
        <w:t>s static program slicing theory or not. We use the sample code in figure 2.1(a) as input to verify the slice result.</w:t>
      </w:r>
    </w:p>
    <w:p w14:paraId="03581C57" w14:textId="77777777" w:rsidR="00B513FC" w:rsidRDefault="004F4D39" w:rsidP="004F4D39">
      <w:pPr>
        <w:widowControl w:val="0"/>
        <w:spacing w:afterLines="50" w:after="120" w:line="276" w:lineRule="auto"/>
        <w:jc w:val="both"/>
        <w:rPr>
          <w:rFonts w:ascii="Times New Roman" w:hAnsi="Times New Roman"/>
          <w:sz w:val="24"/>
          <w:szCs w:val="24"/>
        </w:rPr>
        <w:sectPr w:rsidR="00B513FC">
          <w:headerReference w:type="default" r:id="rId155"/>
          <w:footerReference w:type="default" r:id="rId156"/>
          <w:type w:val="continuous"/>
          <w:pgSz w:w="11900" w:h="16838"/>
          <w:pgMar w:top="2154" w:right="2341" w:bottom="2154" w:left="2341" w:header="720" w:footer="0" w:gutter="0"/>
          <w:cols w:space="720"/>
          <w:docGrid w:linePitch="360"/>
        </w:sectPr>
      </w:pPr>
      <w:r>
        <w:rPr>
          <w:rFonts w:ascii="Times New Roman" w:hAnsi="Times New Roman"/>
          <w:sz w:val="24"/>
          <w:szCs w:val="24"/>
        </w:rPr>
        <w:lastRenderedPageBreak/>
        <w:t xml:space="preserve">From the figure 5.1 and figure 5.2, we can see the pleasing result we get from STIP.js and JipdaSlicer. Both of them return correctness slice based on Weiser’s slicing theory: by selected an interested point, the program slice can be get from deleting the statements have no effect on the selected point. The computation result of sliced code keep consistent with the original code. Hence, in two figures we can see, both two slicing tools delete line no.2 and the statements between line 5 to 8 in code in the left side. The computation result of variable </w:t>
      </w:r>
      <w:r>
        <w:rPr>
          <w:rFonts w:ascii="Times New Roman" w:hAnsi="Times New Roman"/>
          <w:i/>
          <w:iCs/>
          <w:sz w:val="24"/>
          <w:szCs w:val="24"/>
        </w:rPr>
        <w:t>ac</w:t>
      </w:r>
      <w:r>
        <w:rPr>
          <w:rFonts w:ascii="Times New Roman" w:hAnsi="Times New Roman"/>
          <w:sz w:val="24"/>
          <w:szCs w:val="24"/>
        </w:rPr>
        <w:t xml:space="preserve"> and </w:t>
      </w:r>
      <w:r>
        <w:rPr>
          <w:rFonts w:ascii="Times New Roman" w:hAnsi="Times New Roman"/>
          <w:i/>
          <w:iCs/>
          <w:sz w:val="24"/>
          <w:szCs w:val="24"/>
        </w:rPr>
        <w:t>abc</w:t>
      </w:r>
      <w:r>
        <w:rPr>
          <w:rFonts w:ascii="Times New Roman" w:hAnsi="Times New Roman"/>
          <w:sz w:val="24"/>
          <w:szCs w:val="24"/>
        </w:rPr>
        <w:t xml:space="preserve"> in all code segment is 4 and 7.</w:t>
      </w:r>
    </w:p>
    <w:p w14:paraId="6643E914" w14:textId="77777777" w:rsidR="00B513FC" w:rsidRDefault="0057338F" w:rsidP="004F4D39">
      <w:pPr>
        <w:widowControl w:val="0"/>
        <w:spacing w:afterLines="50" w:after="120" w:line="276" w:lineRule="auto"/>
        <w:jc w:val="both"/>
        <w:rPr>
          <w:rFonts w:ascii="Times New Roman" w:eastAsia="Times New Roman" w:hAnsi="Times New Roman"/>
          <w:sz w:val="32"/>
          <w:szCs w:val="32"/>
        </w:rPr>
      </w:pPr>
      <w:r>
        <w:rPr>
          <w:rFonts w:ascii="Times New Roman" w:eastAsia="Times New Roman" w:hAnsi="Times New Roman"/>
          <w:color w:val="000000"/>
          <w:kern w:val="2"/>
          <w:sz w:val="32"/>
          <w:szCs w:val="32"/>
          <w:u w:color="000000"/>
          <w:lang w:eastAsia="en-US"/>
        </w:rPr>
        <w:lastRenderedPageBreak/>
        <w:pict w14:anchorId="2B3ECD2D">
          <v:shape id="Picture_x0020_148" o:spid="_x0000_i1184" type="#_x0000_t75" style="width:352.65pt;height:172.65pt">
            <v:imagedata r:id="rId157" o:title="" croptop="1781f"/>
          </v:shape>
        </w:pict>
      </w:r>
    </w:p>
    <w:p w14:paraId="56519C4D" w14:textId="77777777" w:rsidR="00B513FC" w:rsidRDefault="004F4D39" w:rsidP="004F4D39">
      <w:pPr>
        <w:widowControl w:val="0"/>
        <w:spacing w:afterLines="50" w:after="120" w:line="276" w:lineRule="auto"/>
        <w:jc w:val="center"/>
        <w:rPr>
          <w:rFonts w:ascii="Times New Roman" w:eastAsia="Times New Roman" w:hAnsi="Times New Roman"/>
          <w:sz w:val="32"/>
          <w:szCs w:val="32"/>
        </w:rPr>
      </w:pPr>
      <w:r>
        <w:rPr>
          <w:rFonts w:ascii="Times New Roman"/>
          <w:sz w:val="21"/>
          <w:szCs w:val="21"/>
        </w:rPr>
        <w:t>Figure 5.1 Slicing result get from Jipdaslicer on slice criterion &lt;10, {abc}&gt;.</w:t>
      </w:r>
    </w:p>
    <w:p w14:paraId="13E60F5D" w14:textId="77777777" w:rsidR="00B513FC" w:rsidRDefault="0057338F" w:rsidP="004F4D39">
      <w:pPr>
        <w:widowControl w:val="0"/>
        <w:spacing w:afterLines="50" w:after="120" w:line="276" w:lineRule="auto"/>
        <w:jc w:val="both"/>
        <w:rPr>
          <w:rFonts w:ascii="Times New Roman" w:eastAsia="Times New Roman" w:hAnsi="Times New Roman"/>
          <w:sz w:val="32"/>
          <w:szCs w:val="32"/>
        </w:rPr>
      </w:pPr>
      <w:r>
        <w:rPr>
          <w:rFonts w:ascii="Times New Roman" w:eastAsia="Times New Roman" w:hAnsi="Times New Roman"/>
          <w:color w:val="000000"/>
          <w:kern w:val="2"/>
          <w:sz w:val="32"/>
          <w:szCs w:val="32"/>
          <w:u w:color="000000"/>
          <w:lang w:eastAsia="en-US"/>
        </w:rPr>
        <w:lastRenderedPageBreak/>
        <w:pict w14:anchorId="23520859">
          <v:shape id="Picture_x0020_149" o:spid="_x0000_i1185" type="#_x0000_t75" style="width:352.65pt;height:138pt">
            <v:imagedata r:id="rId158" o:title="" cropleft="813f" cropright="573f"/>
          </v:shape>
        </w:pict>
      </w:r>
    </w:p>
    <w:p w14:paraId="7BE83102" w14:textId="77777777" w:rsidR="00B513FC" w:rsidRDefault="004F4D39">
      <w:pPr>
        <w:widowControl w:val="0"/>
        <w:spacing w:afterLines="50" w:after="120" w:line="276" w:lineRule="auto"/>
        <w:jc w:val="center"/>
        <w:rPr>
          <w:rFonts w:ascii="Times New Roman" w:eastAsia="Times New Roman" w:hAnsi="Times New Roman"/>
          <w:sz w:val="32"/>
          <w:szCs w:val="32"/>
        </w:rPr>
      </w:pPr>
      <w:r>
        <w:rPr>
          <w:rFonts w:ascii="Times New Roman"/>
          <w:sz w:val="21"/>
          <w:szCs w:val="21"/>
        </w:rPr>
        <w:t>Figure 5.2 Slicing result get from STIP.js on slice criterion &lt;10, {abc}&gt;.</w:t>
      </w:r>
    </w:p>
    <w:p w14:paraId="15AD0BD8" w14:textId="77777777" w:rsidR="00B513FC" w:rsidRDefault="004F4D39">
      <w:pPr>
        <w:widowControl w:val="0"/>
        <w:spacing w:afterLines="50" w:after="120" w:line="276" w:lineRule="auto"/>
        <w:jc w:val="both"/>
        <w:rPr>
          <w:rFonts w:ascii="Times New Roman" w:hAnsi="Times New Roman"/>
          <w:sz w:val="24"/>
          <w:szCs w:val="24"/>
        </w:rPr>
      </w:pPr>
      <w:r>
        <w:rPr>
          <w:rFonts w:ascii="Times New Roman" w:hAnsi="Times New Roman" w:hint="eastAsia"/>
          <w:sz w:val="24"/>
          <w:szCs w:val="24"/>
        </w:rPr>
        <w:t>In next section, further</w:t>
      </w:r>
      <w:r>
        <w:rPr>
          <w:rFonts w:ascii="Times New Roman" w:hAnsi="Times New Roman"/>
          <w:sz w:val="24"/>
          <w:szCs w:val="24"/>
        </w:rPr>
        <w:t> test is carried out </w:t>
      </w:r>
      <w:r>
        <w:rPr>
          <w:rFonts w:ascii="Times New Roman" w:hAnsi="Times New Roman" w:hint="eastAsia"/>
          <w:sz w:val="24"/>
          <w:szCs w:val="24"/>
        </w:rPr>
        <w:t>with three test cases. The sample code we set in test case include data dependences, such as assignments, data reference in predicate. The control dependences is checked by function invocation.  Also, the design of test case concerns with scope issue and syntax structure of conditional statement.</w:t>
      </w:r>
    </w:p>
    <w:p w14:paraId="2AAC2986" w14:textId="77777777" w:rsidR="00B513FC" w:rsidRDefault="004F4D39">
      <w:pPr>
        <w:widowControl w:val="0"/>
        <w:spacing w:afterLines="50" w:after="120" w:line="276" w:lineRule="auto"/>
        <w:jc w:val="both"/>
        <w:rPr>
          <w:rFonts w:ascii="Times New Roman" w:hAnsi="Times New Roman"/>
          <w:sz w:val="24"/>
          <w:szCs w:val="24"/>
        </w:rPr>
      </w:pPr>
      <w:r>
        <w:rPr>
          <w:rFonts w:ascii="Times New Roman" w:hAnsi="Times New Roman" w:hint="eastAsia"/>
          <w:sz w:val="24"/>
          <w:szCs w:val="24"/>
        </w:rPr>
        <w:t>In order to validate our new slicing algorithm, we comparing the slice result in JipdaSlicer with the slice we get from Stip.js. The validation includes checking the correctness of result and examining the feature of interpreter.</w:t>
      </w:r>
    </w:p>
    <w:p w14:paraId="29C1BB2B" w14:textId="77777777" w:rsidR="00B513FC" w:rsidRDefault="00B513FC">
      <w:pPr>
        <w:widowControl w:val="0"/>
        <w:spacing w:afterLines="50" w:after="120" w:line="276" w:lineRule="auto"/>
        <w:jc w:val="both"/>
        <w:rPr>
          <w:rFonts w:ascii="Times New Roman" w:hAnsi="Times New Roman"/>
          <w:sz w:val="24"/>
          <w:szCs w:val="24"/>
        </w:rPr>
      </w:pPr>
    </w:p>
    <w:p w14:paraId="08363106" w14:textId="77777777" w:rsidR="00B513FC" w:rsidRDefault="004F4D39" w:rsidP="004F4D39">
      <w:pPr>
        <w:pStyle w:val="Heading3"/>
        <w:numPr>
          <w:ilvl w:val="2"/>
          <w:numId w:val="0"/>
        </w:numPr>
        <w:tabs>
          <w:tab w:val="clear" w:pos="1418"/>
        </w:tabs>
        <w:spacing w:before="0" w:afterLines="50" w:after="120" w:line="276" w:lineRule="auto"/>
        <w:rPr>
          <w:rFonts w:ascii="Times New Roman" w:hAnsi="Times New Roman"/>
          <w:sz w:val="28"/>
          <w:szCs w:val="28"/>
          <w:lang w:eastAsia="zh-CN"/>
        </w:rPr>
      </w:pPr>
      <w:bookmarkStart w:id="459" w:name="_Toc2863"/>
      <w:r>
        <w:rPr>
          <w:rFonts w:ascii="Times New Roman" w:hAnsi="Times New Roman"/>
          <w:sz w:val="28"/>
          <w:szCs w:val="28"/>
          <w:lang w:eastAsia="zh-CN"/>
        </w:rPr>
        <w:t xml:space="preserve">5.2.2 </w:t>
      </w:r>
      <w:r>
        <w:rPr>
          <w:rFonts w:ascii="Times New Roman" w:hAnsi="Times New Roman" w:hint="eastAsia"/>
          <w:sz w:val="28"/>
          <w:szCs w:val="28"/>
          <w:lang w:eastAsia="zh-CN"/>
        </w:rPr>
        <w:t>Case testing</w:t>
      </w:r>
      <w:bookmarkEnd w:id="459"/>
      <w:r>
        <w:rPr>
          <w:rFonts w:ascii="Times New Roman" w:hAnsi="Times New Roman" w:hint="eastAsia"/>
          <w:sz w:val="28"/>
          <w:szCs w:val="28"/>
          <w:lang w:eastAsia="zh-CN"/>
        </w:rPr>
        <w:t xml:space="preserve"> </w:t>
      </w:r>
    </w:p>
    <w:p w14:paraId="220362D6" w14:textId="77777777" w:rsidR="00B513FC" w:rsidRDefault="004F4D39" w:rsidP="004F4D39">
      <w:pPr>
        <w:widowControl w:val="0"/>
        <w:spacing w:afterLines="50" w:after="120" w:line="276" w:lineRule="auto"/>
        <w:jc w:val="both"/>
        <w:rPr>
          <w:rFonts w:ascii="Times New Roman" w:hAnsi="Times New Roman"/>
          <w:sz w:val="24"/>
          <w:szCs w:val="24"/>
        </w:rPr>
      </w:pPr>
      <w:r>
        <w:rPr>
          <w:rFonts w:ascii="Times New Roman" w:hAnsi="Times New Roman" w:hint="eastAsia"/>
          <w:sz w:val="24"/>
          <w:szCs w:val="24"/>
        </w:rPr>
        <w:t>In this section, we put forward three test cases in order to we can give an overall verification. For each test case, we first use Weiser</w:t>
      </w:r>
      <w:r>
        <w:rPr>
          <w:rFonts w:ascii="Times New Roman" w:hAnsi="Times New Roman"/>
          <w:sz w:val="24"/>
          <w:szCs w:val="24"/>
        </w:rPr>
        <w:t>’</w:t>
      </w:r>
      <w:r>
        <w:rPr>
          <w:rFonts w:ascii="Times New Roman" w:hAnsi="Times New Roman" w:hint="eastAsia"/>
          <w:sz w:val="24"/>
          <w:szCs w:val="24"/>
        </w:rPr>
        <w:t>s theory to analysis the slicing result of test code, then we show the result we get from two algorithm. The first test case is set for function invocation in order to check if two algorithm can determine correct data dependences and control dependences. The last two one used to validate slicing on</w:t>
      </w:r>
      <w:r>
        <w:rPr>
          <w:rFonts w:ascii="Times New Roman" w:hAnsi="Times New Roman" w:hint="eastAsia"/>
          <w:b/>
          <w:bCs/>
          <w:sz w:val="24"/>
          <w:szCs w:val="24"/>
        </w:rPr>
        <w:t xml:space="preserve"> if-else</w:t>
      </w:r>
      <w:r>
        <w:rPr>
          <w:rFonts w:ascii="Times New Roman" w:hAnsi="Times New Roman" w:hint="eastAsia"/>
          <w:sz w:val="24"/>
          <w:szCs w:val="24"/>
        </w:rPr>
        <w:t xml:space="preserve"> statement in different case. </w:t>
      </w:r>
    </w:p>
    <w:p w14:paraId="76F3734C" w14:textId="77777777" w:rsidR="00B513FC" w:rsidRDefault="00B513FC">
      <w:pPr>
        <w:widowControl w:val="0"/>
        <w:spacing w:afterLines="50" w:after="120" w:line="276" w:lineRule="auto"/>
        <w:rPr>
          <w:rFonts w:ascii="Times New Roman" w:hAnsi="Times New Roman"/>
          <w:sz w:val="24"/>
          <w:szCs w:val="24"/>
        </w:rPr>
      </w:pPr>
    </w:p>
    <w:p w14:paraId="749B165A" w14:textId="77777777" w:rsidR="00B513FC" w:rsidRDefault="004F4D39">
      <w:pPr>
        <w:widowControl w:val="0"/>
        <w:spacing w:afterLines="50" w:after="120" w:line="276" w:lineRule="auto"/>
        <w:rPr>
          <w:rFonts w:ascii="Times New Roman" w:eastAsia="Times New Roman" w:hAnsi="Times New Roman"/>
          <w:b/>
          <w:bCs/>
          <w:sz w:val="24"/>
          <w:szCs w:val="24"/>
        </w:rPr>
      </w:pPr>
      <w:r>
        <w:rPr>
          <w:rFonts w:ascii="Times New Roman" w:hAnsi="Times New Roman"/>
          <w:b/>
          <w:bCs/>
          <w:sz w:val="24"/>
          <w:szCs w:val="24"/>
        </w:rPr>
        <w:t>Test case 1: slicing on function invoking.</w:t>
      </w:r>
    </w:p>
    <w:p w14:paraId="7CB582B0" w14:textId="77777777" w:rsidR="00B513FC" w:rsidRDefault="004F4D39" w:rsidP="004F4D39">
      <w:pPr>
        <w:widowControl w:val="0"/>
        <w:spacing w:afterLines="50" w:after="120" w:line="276" w:lineRule="auto"/>
        <w:jc w:val="both"/>
        <w:rPr>
          <w:rFonts w:ascii="Times New Roman"/>
          <w:sz w:val="24"/>
          <w:szCs w:val="24"/>
        </w:rPr>
      </w:pPr>
      <w:r>
        <w:rPr>
          <w:rFonts w:ascii="Times New Roman"/>
          <w:sz w:val="24"/>
          <w:szCs w:val="24"/>
        </w:rPr>
        <w:t xml:space="preserve">This </w:t>
      </w:r>
      <w:r>
        <w:rPr>
          <w:rFonts w:ascii="Times New Roman" w:hint="eastAsia"/>
          <w:sz w:val="24"/>
          <w:szCs w:val="24"/>
        </w:rPr>
        <w:t>testing</w:t>
      </w:r>
      <w:r>
        <w:rPr>
          <w:rFonts w:ascii="Times New Roman"/>
          <w:sz w:val="24"/>
          <w:szCs w:val="24"/>
        </w:rPr>
        <w:t xml:space="preserve"> aims to evaluate the correctness of function invocation in different ways.</w:t>
      </w:r>
      <w:r>
        <w:rPr>
          <w:rFonts w:ascii="Times New Roman" w:hint="eastAsia"/>
          <w:sz w:val="24"/>
          <w:szCs w:val="24"/>
        </w:rPr>
        <w:t xml:space="preserve"> </w:t>
      </w:r>
      <w:r>
        <w:rPr>
          <w:rFonts w:ascii="Times New Roman"/>
          <w:sz w:val="24"/>
          <w:szCs w:val="24"/>
        </w:rPr>
        <w:t xml:space="preserve"> </w:t>
      </w:r>
      <w:r>
        <w:rPr>
          <w:rFonts w:ascii="Times New Roman" w:hint="eastAsia"/>
          <w:sz w:val="24"/>
          <w:szCs w:val="24"/>
        </w:rPr>
        <w:t xml:space="preserve">We make sample code to call function in different way in the sake of examining if JipdaSlicer and Stip.js powerful enough to  handle control dependences and if the algorithm can bind right actual parameters when slice on source code. </w:t>
      </w:r>
      <w:r>
        <w:rPr>
          <w:rFonts w:ascii="Times New Roman"/>
          <w:sz w:val="24"/>
          <w:szCs w:val="24"/>
        </w:rPr>
        <w:t xml:space="preserve">Therefore, </w:t>
      </w:r>
      <w:r>
        <w:rPr>
          <w:rFonts w:ascii="Times New Roman" w:hint="eastAsia"/>
          <w:sz w:val="24"/>
          <w:szCs w:val="24"/>
        </w:rPr>
        <w:t xml:space="preserve">we set four sub cases </w:t>
      </w:r>
      <w:r>
        <w:rPr>
          <w:rFonts w:ascii="Times New Roman"/>
          <w:sz w:val="24"/>
          <w:szCs w:val="24"/>
        </w:rPr>
        <w:t xml:space="preserve">to define functions by using reserved word </w:t>
      </w:r>
      <w:r>
        <w:rPr>
          <w:rFonts w:ascii="Times New Roman"/>
          <w:i/>
          <w:iCs/>
          <w:sz w:val="24"/>
          <w:szCs w:val="24"/>
        </w:rPr>
        <w:t>var</w:t>
      </w:r>
      <w:r>
        <w:rPr>
          <w:rFonts w:ascii="Times New Roman"/>
          <w:sz w:val="24"/>
          <w:szCs w:val="24"/>
        </w:rPr>
        <w:t xml:space="preserve"> as well as function </w:t>
      </w:r>
      <w:r>
        <w:rPr>
          <w:rFonts w:ascii="Times New Roman"/>
          <w:sz w:val="24"/>
          <w:szCs w:val="24"/>
        </w:rPr>
        <w:lastRenderedPageBreak/>
        <w:t>declarations.</w:t>
      </w:r>
      <w:r>
        <w:rPr>
          <w:rFonts w:ascii="Times New Roman" w:hint="eastAsia"/>
          <w:sz w:val="24"/>
          <w:szCs w:val="24"/>
        </w:rPr>
        <w:t xml:space="preserve"> As we elaborate our implementation, JipdaSlicer includes two searching function, one is used to look up variable declaration, another on is used to look up function declaration. In order to check if the two searching functions can work well, the first two sub-cases are set for this purpose. So in the first one, we make the code invoke a function define by </w:t>
      </w:r>
      <w:r>
        <w:rPr>
          <w:rFonts w:ascii="Times New Roman" w:hint="eastAsia"/>
          <w:i/>
          <w:iCs/>
          <w:sz w:val="24"/>
          <w:szCs w:val="24"/>
        </w:rPr>
        <w:t>var</w:t>
      </w:r>
      <w:r>
        <w:rPr>
          <w:rFonts w:ascii="Times New Roman" w:hint="eastAsia"/>
          <w:sz w:val="24"/>
          <w:szCs w:val="24"/>
        </w:rPr>
        <w:t xml:space="preserve">, and in second one invoke a function defined by function declaration. The last two sub-cases are used to test on more complex situation. The third one tests on inter </w:t>
      </w:r>
      <w:r>
        <w:rPr>
          <w:rFonts w:ascii="Times New Roman"/>
          <w:sz w:val="24"/>
          <w:szCs w:val="24"/>
        </w:rPr>
        <w:t>procedural</w:t>
      </w:r>
      <w:r>
        <w:rPr>
          <w:rFonts w:ascii="Times New Roman" w:hint="eastAsia"/>
          <w:sz w:val="24"/>
          <w:szCs w:val="24"/>
        </w:rPr>
        <w:t xml:space="preserve"> function invocation, and the last one used to examine if the two algorithm can bound right scope of each identifiers. So in last one, we define a function inside another function, and also set a parameter within function with same variable name in global environment. </w:t>
      </w:r>
    </w:p>
    <w:p w14:paraId="5A638DDA" w14:textId="77777777" w:rsidR="00B513FC" w:rsidRDefault="00B513FC" w:rsidP="004F4D39">
      <w:pPr>
        <w:widowControl w:val="0"/>
        <w:spacing w:afterLines="50" w:after="120" w:line="276" w:lineRule="auto"/>
        <w:jc w:val="both"/>
        <w:rPr>
          <w:rFonts w:ascii="Times New Roman"/>
          <w:sz w:val="24"/>
          <w:szCs w:val="24"/>
        </w:rPr>
      </w:pPr>
    </w:p>
    <w:p w14:paraId="3845BE09" w14:textId="77777777" w:rsidR="00B513FC" w:rsidRDefault="004F4D39">
      <w:pPr>
        <w:widowControl w:val="0"/>
        <w:spacing w:afterLines="50" w:after="120" w:line="276" w:lineRule="auto"/>
        <w:jc w:val="both"/>
        <w:rPr>
          <w:rFonts w:ascii="Times New Roman"/>
          <w:b/>
          <w:bCs/>
          <w:sz w:val="24"/>
          <w:szCs w:val="24"/>
        </w:rPr>
      </w:pPr>
      <w:r>
        <w:rPr>
          <w:rFonts w:ascii="Times New Roman" w:hint="eastAsia"/>
          <w:b/>
          <w:bCs/>
          <w:sz w:val="24"/>
          <w:szCs w:val="24"/>
        </w:rPr>
        <w:t>Sub-case 1</w:t>
      </w:r>
    </w:p>
    <w:p w14:paraId="669830F0"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hint="eastAsia"/>
          <w:sz w:val="24"/>
          <w:szCs w:val="24"/>
        </w:rPr>
        <w:t>The first sub-case is shown in figure 5.3. This sample code</w:t>
      </w:r>
      <w:r>
        <w:rPr>
          <w:rFonts w:ascii="Times New Roman"/>
          <w:sz w:val="24"/>
          <w:szCs w:val="24"/>
        </w:rPr>
        <w:t xml:space="preserve"> is used to test function invocation by </w:t>
      </w:r>
      <w:r>
        <w:rPr>
          <w:rFonts w:ascii="Times New Roman"/>
          <w:i/>
          <w:iCs/>
          <w:sz w:val="24"/>
          <w:szCs w:val="24"/>
        </w:rPr>
        <w:t>var</w:t>
      </w:r>
      <w:r>
        <w:rPr>
          <w:rFonts w:ascii="Times New Roman"/>
          <w:sz w:val="24"/>
          <w:szCs w:val="24"/>
        </w:rPr>
        <w:t xml:space="preserve"> declaration. </w:t>
      </w:r>
      <w:r>
        <w:rPr>
          <w:rFonts w:ascii="Times New Roman" w:hint="eastAsia"/>
          <w:sz w:val="24"/>
          <w:szCs w:val="24"/>
        </w:rPr>
        <w:t xml:space="preserve">This is a simple case to call a function, the actual parameters are in global environment. </w:t>
      </w:r>
      <w:r>
        <w:rPr>
          <w:rFonts w:ascii="Times New Roman"/>
          <w:sz w:val="24"/>
          <w:szCs w:val="24"/>
        </w:rPr>
        <w:t>As we use Weiser</w:t>
      </w:r>
      <w:r>
        <w:rPr>
          <w:rFonts w:hAnsi="Times New Roman"/>
          <w:sz w:val="24"/>
          <w:szCs w:val="24"/>
        </w:rPr>
        <w:t>’</w:t>
      </w:r>
      <w:r>
        <w:rPr>
          <w:rFonts w:ascii="Times New Roman"/>
          <w:sz w:val="24"/>
          <w:szCs w:val="24"/>
        </w:rPr>
        <w:t>s theory analysis on the test code, the slicing result is shown in figure(b).</w:t>
      </w:r>
    </w:p>
    <w:p w14:paraId="779A66F0" w14:textId="77777777" w:rsidR="00B513FC" w:rsidRDefault="00B513FC">
      <w:pPr>
        <w:widowControl w:val="0"/>
        <w:spacing w:afterLines="50" w:after="120" w:line="276" w:lineRule="auto"/>
        <w:jc w:val="center"/>
        <w:sectPr w:rsidR="00B513FC">
          <w:headerReference w:type="default" r:id="rId159"/>
          <w:footerReference w:type="default" r:id="rId160"/>
          <w:type w:val="continuous"/>
          <w:pgSz w:w="11900" w:h="16838"/>
          <w:pgMar w:top="2154" w:right="2341" w:bottom="2154" w:left="2341" w:header="720" w:footer="0" w:gutter="0"/>
          <w:cols w:space="720"/>
          <w:docGrid w:linePitch="360"/>
        </w:sectPr>
      </w:pPr>
    </w:p>
    <w:p w14:paraId="796BF9C6" w14:textId="77777777" w:rsidR="00B513FC" w:rsidRDefault="0057338F">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164FAC77">
          <v:group id="Group_x0020_258" o:spid="_x0000_s1280" style="width:27.75pt;height:176.25pt;mso-position-horizontal-relative:char;mso-position-vertical-relative:line" coordsize="555,3525">
            <v:rect id="Shape_x0020_1073742064" o:spid="_x0000_s1281" style="position:absolute;width:555;height:3525" o:preferrelative="t" stroked="f"/>
            <v:rect id="Shape_x0020_1073742065" o:spid="_x0000_s1282" style="position:absolute;width:555;height:3525" o:preferrelative="t" filled="f" stroked="f">
              <v:textbox inset="3.6pt,,3.6pt">
                <w:txbxContent>
                  <w:p w14:paraId="5ED57110" w14:textId="77777777" w:rsidR="0057338F" w:rsidRDefault="0057338F">
                    <w:pPr>
                      <w:jc w:val="right"/>
                      <w:rPr>
                        <w:rFonts w:ascii="Courier New" w:eastAsia="Courier New" w:hAnsi="Courier New" w:cs="Courier New"/>
                        <w:sz w:val="21"/>
                        <w:szCs w:val="21"/>
                      </w:rPr>
                    </w:pPr>
                    <w:r>
                      <w:rPr>
                        <w:rFonts w:ascii="Courier New"/>
                        <w:sz w:val="21"/>
                        <w:szCs w:val="21"/>
                      </w:rPr>
                      <w:t>1</w:t>
                    </w:r>
                  </w:p>
                  <w:p w14:paraId="3D5F54F8" w14:textId="77777777" w:rsidR="0057338F" w:rsidRDefault="0057338F">
                    <w:pPr>
                      <w:jc w:val="right"/>
                      <w:rPr>
                        <w:rFonts w:ascii="Courier New" w:eastAsia="Courier New" w:hAnsi="Courier New" w:cs="Courier New"/>
                        <w:sz w:val="21"/>
                        <w:szCs w:val="21"/>
                      </w:rPr>
                    </w:pPr>
                    <w:r>
                      <w:rPr>
                        <w:rFonts w:ascii="Courier New"/>
                        <w:sz w:val="21"/>
                        <w:szCs w:val="21"/>
                      </w:rPr>
                      <w:t>2</w:t>
                    </w:r>
                  </w:p>
                  <w:p w14:paraId="0D4B85FD" w14:textId="77777777" w:rsidR="0057338F" w:rsidRDefault="0057338F">
                    <w:pPr>
                      <w:jc w:val="right"/>
                      <w:rPr>
                        <w:rFonts w:ascii="Courier New" w:eastAsia="Courier New" w:hAnsi="Courier New" w:cs="Courier New"/>
                        <w:sz w:val="21"/>
                        <w:szCs w:val="21"/>
                      </w:rPr>
                    </w:pPr>
                    <w:r>
                      <w:rPr>
                        <w:rFonts w:ascii="Courier New"/>
                        <w:sz w:val="21"/>
                        <w:szCs w:val="21"/>
                      </w:rPr>
                      <w:t>3</w:t>
                    </w:r>
                  </w:p>
                  <w:p w14:paraId="255FF0DC" w14:textId="77777777" w:rsidR="0057338F" w:rsidRDefault="0057338F">
                    <w:pPr>
                      <w:jc w:val="right"/>
                      <w:rPr>
                        <w:rFonts w:ascii="Courier New" w:eastAsia="Courier New" w:hAnsi="Courier New" w:cs="Courier New"/>
                        <w:sz w:val="21"/>
                        <w:szCs w:val="21"/>
                      </w:rPr>
                    </w:pPr>
                    <w:r>
                      <w:rPr>
                        <w:rFonts w:ascii="Courier New"/>
                        <w:sz w:val="21"/>
                        <w:szCs w:val="21"/>
                      </w:rPr>
                      <w:t>4</w:t>
                    </w:r>
                  </w:p>
                  <w:p w14:paraId="6CA7F95E" w14:textId="77777777" w:rsidR="0057338F" w:rsidRDefault="0057338F">
                    <w:pPr>
                      <w:jc w:val="right"/>
                      <w:rPr>
                        <w:rFonts w:ascii="Courier New" w:eastAsia="Courier New" w:hAnsi="Courier New" w:cs="Courier New"/>
                        <w:sz w:val="21"/>
                        <w:szCs w:val="21"/>
                      </w:rPr>
                    </w:pPr>
                    <w:r>
                      <w:rPr>
                        <w:rFonts w:ascii="Courier New"/>
                        <w:sz w:val="21"/>
                        <w:szCs w:val="21"/>
                      </w:rPr>
                      <w:t>5</w:t>
                    </w:r>
                  </w:p>
                  <w:p w14:paraId="03167600" w14:textId="77777777" w:rsidR="0057338F" w:rsidRDefault="0057338F">
                    <w:pPr>
                      <w:jc w:val="right"/>
                      <w:rPr>
                        <w:rFonts w:ascii="Courier New" w:eastAsia="Courier New" w:hAnsi="Courier New" w:cs="Courier New"/>
                        <w:sz w:val="21"/>
                        <w:szCs w:val="21"/>
                      </w:rPr>
                    </w:pPr>
                    <w:r>
                      <w:rPr>
                        <w:rFonts w:ascii="Courier New"/>
                        <w:sz w:val="21"/>
                        <w:szCs w:val="21"/>
                      </w:rPr>
                      <w:t>6</w:t>
                    </w:r>
                  </w:p>
                  <w:p w14:paraId="0FB99261" w14:textId="77777777" w:rsidR="0057338F" w:rsidRDefault="0057338F">
                    <w:pPr>
                      <w:jc w:val="right"/>
                      <w:rPr>
                        <w:rFonts w:ascii="Courier New" w:eastAsia="Courier New" w:hAnsi="Courier New" w:cs="Courier New"/>
                        <w:sz w:val="21"/>
                        <w:szCs w:val="21"/>
                      </w:rPr>
                    </w:pPr>
                    <w:r>
                      <w:rPr>
                        <w:rFonts w:ascii="Courier New"/>
                        <w:sz w:val="21"/>
                        <w:szCs w:val="21"/>
                      </w:rPr>
                      <w:t>7</w:t>
                    </w:r>
                  </w:p>
                  <w:p w14:paraId="5D314571" w14:textId="77777777" w:rsidR="0057338F" w:rsidRDefault="0057338F">
                    <w:pPr>
                      <w:jc w:val="right"/>
                      <w:rPr>
                        <w:rFonts w:ascii="Courier New" w:eastAsia="Courier New" w:hAnsi="Courier New" w:cs="Courier New"/>
                        <w:sz w:val="21"/>
                        <w:szCs w:val="21"/>
                      </w:rPr>
                    </w:pPr>
                    <w:r>
                      <w:rPr>
                        <w:rFonts w:ascii="Courier New"/>
                        <w:sz w:val="21"/>
                        <w:szCs w:val="21"/>
                      </w:rPr>
                      <w:t>8</w:t>
                    </w:r>
                  </w:p>
                  <w:p w14:paraId="4641E55B" w14:textId="77777777" w:rsidR="0057338F" w:rsidRDefault="0057338F">
                    <w:pPr>
                      <w:jc w:val="right"/>
                      <w:rPr>
                        <w:rFonts w:ascii="Courier New" w:eastAsia="Courier New" w:hAnsi="Courier New" w:cs="Courier New"/>
                        <w:sz w:val="21"/>
                        <w:szCs w:val="21"/>
                      </w:rPr>
                    </w:pPr>
                    <w:r>
                      <w:rPr>
                        <w:rFonts w:ascii="Courier New"/>
                        <w:sz w:val="21"/>
                        <w:szCs w:val="21"/>
                      </w:rPr>
                      <w:t>9</w:t>
                    </w:r>
                  </w:p>
                  <w:p w14:paraId="69089DB6" w14:textId="77777777" w:rsidR="0057338F" w:rsidRDefault="0057338F">
                    <w:pPr>
                      <w:jc w:val="right"/>
                      <w:rPr>
                        <w:rFonts w:ascii="Courier New" w:eastAsia="Courier New" w:hAnsi="Courier New" w:cs="Courier New"/>
                        <w:sz w:val="21"/>
                        <w:szCs w:val="21"/>
                      </w:rPr>
                    </w:pPr>
                    <w:r>
                      <w:rPr>
                        <w:rFonts w:ascii="Courier New"/>
                        <w:sz w:val="21"/>
                        <w:szCs w:val="21"/>
                      </w:rPr>
                      <w:t>10</w:t>
                    </w:r>
                  </w:p>
                  <w:p w14:paraId="0A973E2A" w14:textId="77777777" w:rsidR="0057338F" w:rsidRDefault="0057338F">
                    <w:pPr>
                      <w:jc w:val="right"/>
                      <w:rPr>
                        <w:rFonts w:ascii="Courier New" w:eastAsia="Courier New" w:hAnsi="Courier New" w:cs="Courier New"/>
                        <w:sz w:val="21"/>
                        <w:szCs w:val="21"/>
                      </w:rPr>
                    </w:pPr>
                    <w:r>
                      <w:rPr>
                        <w:rFonts w:ascii="Courier New"/>
                        <w:sz w:val="21"/>
                        <w:szCs w:val="21"/>
                      </w:rPr>
                      <w:t>11</w:t>
                    </w:r>
                  </w:p>
                  <w:p w14:paraId="67388C13" w14:textId="77777777" w:rsidR="0057338F" w:rsidRDefault="0057338F">
                    <w:pPr>
                      <w:jc w:val="right"/>
                    </w:pPr>
                    <w:r>
                      <w:rPr>
                        <w:rFonts w:ascii="Courier New"/>
                        <w:sz w:val="21"/>
                        <w:szCs w:val="21"/>
                      </w:rPr>
                      <w:t>12</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2B1B6158">
          <v:group id="Group_x0020_261" o:spid="_x0000_s1283" style="width:156.2pt;height:177.1pt;mso-position-horizontal-relative:char;mso-position-vertical-relative:line" coordsize="3124,3542">
            <v:rect id="Shape_x0020_1073742067" o:spid="_x0000_s1284" style="position:absolute;width:3124;height:3542" o:preferrelative="t" stroked="f"/>
            <v:rect id="Shape_x0020_1073742068" o:spid="_x0000_s1285" style="position:absolute;width:3124;height:3542" o:preferrelative="t" filled="f" stroked="f">
              <v:textbox inset="3.6pt,,3.6pt">
                <w:txbxContent>
                  <w:p w14:paraId="066C19C6" w14:textId="77777777" w:rsidR="0057338F" w:rsidRDefault="0057338F">
                    <w:pPr>
                      <w:rPr>
                        <w:rFonts w:ascii="Courier New" w:eastAsia="Courier New" w:hAnsi="Courier New" w:cs="Courier New"/>
                        <w:sz w:val="21"/>
                        <w:szCs w:val="21"/>
                      </w:rPr>
                    </w:pPr>
                    <w:r>
                      <w:rPr>
                        <w:rFonts w:ascii="Courier New"/>
                        <w:sz w:val="21"/>
                        <w:szCs w:val="21"/>
                      </w:rPr>
                      <w:t>var a=1;</w:t>
                    </w:r>
                  </w:p>
                  <w:p w14:paraId="7C256737" w14:textId="77777777" w:rsidR="0057338F" w:rsidRDefault="0057338F">
                    <w:pPr>
                      <w:rPr>
                        <w:rFonts w:ascii="Courier New" w:eastAsia="Courier New" w:hAnsi="Courier New" w:cs="Courier New"/>
                        <w:sz w:val="21"/>
                        <w:szCs w:val="21"/>
                      </w:rPr>
                    </w:pPr>
                    <w:r>
                      <w:rPr>
                        <w:rFonts w:ascii="Courier New"/>
                        <w:sz w:val="21"/>
                        <w:szCs w:val="21"/>
                      </w:rPr>
                      <w:t>var b=2;</w:t>
                    </w:r>
                  </w:p>
                  <w:p w14:paraId="41F5A237" w14:textId="77777777" w:rsidR="0057338F" w:rsidRDefault="0057338F">
                    <w:pPr>
                      <w:rPr>
                        <w:rFonts w:ascii="Courier New" w:eastAsia="Courier New" w:hAnsi="Courier New" w:cs="Courier New"/>
                        <w:sz w:val="21"/>
                        <w:szCs w:val="21"/>
                      </w:rPr>
                    </w:pPr>
                    <w:r>
                      <w:rPr>
                        <w:rFonts w:ascii="Courier New"/>
                        <w:sz w:val="21"/>
                        <w:szCs w:val="21"/>
                      </w:rPr>
                      <w:t>var sum=function(x,y){</w:t>
                    </w:r>
                  </w:p>
                  <w:p w14:paraId="075CEDED" w14:textId="77777777" w:rsidR="0057338F" w:rsidRDefault="0057338F">
                    <w:pPr>
                      <w:rPr>
                        <w:rFonts w:ascii="Courier New" w:eastAsia="Courier New" w:hAnsi="Courier New" w:cs="Courier New"/>
                        <w:sz w:val="21"/>
                        <w:szCs w:val="21"/>
                      </w:rPr>
                    </w:pPr>
                    <w:r>
                      <w:rPr>
                        <w:rFonts w:ascii="Courier New"/>
                        <w:sz w:val="21"/>
                        <w:szCs w:val="21"/>
                      </w:rPr>
                      <w:t xml:space="preserve">    var xx=x*x+a;</w:t>
                    </w:r>
                  </w:p>
                  <w:p w14:paraId="13205DB0" w14:textId="77777777" w:rsidR="0057338F" w:rsidRDefault="0057338F">
                    <w:pPr>
                      <w:rPr>
                        <w:rFonts w:ascii="Courier New" w:eastAsia="Courier New" w:hAnsi="Courier New" w:cs="Courier New"/>
                        <w:sz w:val="21"/>
                        <w:szCs w:val="21"/>
                      </w:rPr>
                    </w:pPr>
                    <w:r>
                      <w:rPr>
                        <w:rFonts w:ascii="Courier New"/>
                        <w:sz w:val="21"/>
                        <w:szCs w:val="21"/>
                      </w:rPr>
                      <w:t xml:space="preserve">    var yy=y*y+b;</w:t>
                    </w:r>
                  </w:p>
                  <w:p w14:paraId="5BB6F271" w14:textId="77777777" w:rsidR="0057338F" w:rsidRDefault="0057338F">
                    <w:pPr>
                      <w:rPr>
                        <w:rFonts w:ascii="Courier New" w:eastAsia="Courier New" w:hAnsi="Courier New" w:cs="Courier New"/>
                        <w:sz w:val="21"/>
                        <w:szCs w:val="21"/>
                      </w:rPr>
                    </w:pPr>
                    <w:r>
                      <w:rPr>
                        <w:rFonts w:ascii="Courier New"/>
                        <w:sz w:val="21"/>
                        <w:szCs w:val="21"/>
                      </w:rPr>
                      <w:t xml:space="preserve">    var xy=xx+yy;</w:t>
                    </w:r>
                  </w:p>
                  <w:p w14:paraId="147FBA29" w14:textId="77777777" w:rsidR="0057338F" w:rsidRDefault="0057338F">
                    <w:pPr>
                      <w:rPr>
                        <w:rFonts w:ascii="Courier New" w:eastAsia="Courier New" w:hAnsi="Courier New" w:cs="Courier New"/>
                        <w:sz w:val="21"/>
                        <w:szCs w:val="21"/>
                      </w:rPr>
                    </w:pPr>
                    <w:r>
                      <w:rPr>
                        <w:rFonts w:ascii="Courier New"/>
                        <w:sz w:val="21"/>
                        <w:szCs w:val="21"/>
                      </w:rPr>
                      <w:t xml:space="preserve">    return xy;</w:t>
                    </w:r>
                  </w:p>
                  <w:p w14:paraId="031579F6" w14:textId="77777777" w:rsidR="0057338F" w:rsidRDefault="0057338F">
                    <w:pPr>
                      <w:rPr>
                        <w:rFonts w:ascii="Courier New" w:eastAsia="Courier New" w:hAnsi="Courier New" w:cs="Courier New"/>
                        <w:sz w:val="21"/>
                        <w:szCs w:val="21"/>
                      </w:rPr>
                    </w:pPr>
                    <w:r>
                      <w:rPr>
                        <w:rFonts w:ascii="Courier New"/>
                        <w:sz w:val="21"/>
                        <w:szCs w:val="21"/>
                      </w:rPr>
                      <w:t xml:space="preserve">    }</w:t>
                    </w:r>
                  </w:p>
                  <w:p w14:paraId="69F47548" w14:textId="77777777" w:rsidR="0057338F" w:rsidRDefault="0057338F">
                    <w:pPr>
                      <w:rPr>
                        <w:rFonts w:ascii="Courier New" w:eastAsia="Courier New" w:hAnsi="Courier New" w:cs="Courier New"/>
                        <w:sz w:val="21"/>
                        <w:szCs w:val="21"/>
                      </w:rPr>
                    </w:pPr>
                    <w:r>
                      <w:rPr>
                        <w:rFonts w:ascii="Courier New"/>
                        <w:sz w:val="21"/>
                        <w:szCs w:val="21"/>
                      </w:rPr>
                      <w:t>function foo(z){</w:t>
                    </w:r>
                  </w:p>
                  <w:p w14:paraId="62443DB9" w14:textId="77777777" w:rsidR="0057338F" w:rsidRDefault="0057338F">
                    <w:pPr>
                      <w:rPr>
                        <w:rFonts w:ascii="Courier New" w:eastAsia="Courier New" w:hAnsi="Courier New" w:cs="Courier New"/>
                        <w:sz w:val="21"/>
                        <w:szCs w:val="21"/>
                      </w:rPr>
                    </w:pPr>
                    <w:r>
                      <w:rPr>
                        <w:rFonts w:ascii="Courier New"/>
                        <w:sz w:val="21"/>
                        <w:szCs w:val="21"/>
                      </w:rPr>
                      <w:t xml:space="preserve">    return z+1;</w:t>
                    </w:r>
                  </w:p>
                  <w:p w14:paraId="6F00C8A2" w14:textId="77777777" w:rsidR="0057338F" w:rsidRDefault="0057338F">
                    <w:pPr>
                      <w:rPr>
                        <w:rFonts w:ascii="Courier New" w:eastAsia="Courier New" w:hAnsi="Courier New" w:cs="Courier New"/>
                        <w:sz w:val="21"/>
                        <w:szCs w:val="21"/>
                      </w:rPr>
                    </w:pPr>
                    <w:r>
                      <w:rPr>
                        <w:rFonts w:ascii="Courier New"/>
                        <w:sz w:val="21"/>
                        <w:szCs w:val="21"/>
                      </w:rPr>
                      <w:t>}</w:t>
                    </w:r>
                  </w:p>
                  <w:p w14:paraId="0C1DD44F" w14:textId="77777777" w:rsidR="0057338F" w:rsidRDefault="0057338F">
                    <w:pPr>
                      <w:rPr>
                        <w:rFonts w:ascii="Courier New" w:eastAsia="Courier New" w:hAnsi="Courier New" w:cs="Courier New"/>
                        <w:sz w:val="21"/>
                        <w:szCs w:val="21"/>
                      </w:rPr>
                    </w:pPr>
                    <w:r>
                      <w:rPr>
                        <w:rFonts w:ascii="Courier New"/>
                        <w:sz w:val="21"/>
                        <w:szCs w:val="21"/>
                      </w:rPr>
                      <w:t>var s=sum(a,b);</w:t>
                    </w:r>
                  </w:p>
                  <w:p w14:paraId="6F668C13" w14:textId="77777777" w:rsidR="0057338F" w:rsidRDefault="0057338F">
                    <w:pPr>
                      <w:jc w:val="center"/>
                    </w:pPr>
                    <w:r>
                      <w:rPr>
                        <w:rFonts w:ascii="Courier New"/>
                        <w:sz w:val="21"/>
                        <w:szCs w:val="21"/>
                      </w:rPr>
                      <w:t>(a)</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3F2D23B5">
          <v:group id="Group_x0020_264" o:spid="_x0000_s1286" style="width:166.05pt;height:178.2pt;mso-position-horizontal-relative:char;mso-position-vertical-relative:line" coordsize="3321,3564">
            <v:rect id="Shape_x0020_1073742070" o:spid="_x0000_s1287" style="position:absolute;width:3321;height:3564" o:preferrelative="t" stroked="f"/>
            <v:rect id="Shape_x0020_1073742071" o:spid="_x0000_s1288" style="position:absolute;width:3321;height:3564" o:preferrelative="t" filled="f" stroked="f">
              <v:textbox inset="3.6pt,,3.6pt">
                <w:txbxContent>
                  <w:p w14:paraId="6930D26A" w14:textId="77777777" w:rsidR="0057338F" w:rsidRDefault="0057338F">
                    <w:pPr>
                      <w:rPr>
                        <w:rFonts w:ascii="Courier New" w:eastAsia="Courier New" w:hAnsi="Courier New" w:cs="Courier New"/>
                        <w:sz w:val="21"/>
                        <w:szCs w:val="21"/>
                      </w:rPr>
                    </w:pPr>
                    <w:r>
                      <w:rPr>
                        <w:rFonts w:ascii="Courier New"/>
                        <w:sz w:val="21"/>
                        <w:szCs w:val="21"/>
                      </w:rPr>
                      <w:t>var a=1;</w:t>
                    </w:r>
                  </w:p>
                  <w:p w14:paraId="1105248C" w14:textId="77777777" w:rsidR="0057338F" w:rsidRDefault="0057338F">
                    <w:pPr>
                      <w:rPr>
                        <w:rFonts w:ascii="Courier New" w:eastAsia="Courier New" w:hAnsi="Courier New" w:cs="Courier New"/>
                        <w:sz w:val="21"/>
                        <w:szCs w:val="21"/>
                      </w:rPr>
                    </w:pPr>
                    <w:r>
                      <w:rPr>
                        <w:rFonts w:ascii="Courier New"/>
                        <w:sz w:val="21"/>
                        <w:szCs w:val="21"/>
                      </w:rPr>
                      <w:t>var b=2;</w:t>
                    </w:r>
                  </w:p>
                  <w:p w14:paraId="0D57C1E4" w14:textId="77777777" w:rsidR="0057338F" w:rsidRDefault="0057338F">
                    <w:pPr>
                      <w:rPr>
                        <w:rFonts w:ascii="Courier New" w:eastAsia="Courier New" w:hAnsi="Courier New" w:cs="Courier New"/>
                        <w:sz w:val="21"/>
                        <w:szCs w:val="21"/>
                      </w:rPr>
                    </w:pPr>
                    <w:r>
                      <w:rPr>
                        <w:rFonts w:ascii="Courier New"/>
                        <w:sz w:val="21"/>
                        <w:szCs w:val="21"/>
                      </w:rPr>
                      <w:t>var sum=function(x,y){</w:t>
                    </w:r>
                  </w:p>
                  <w:p w14:paraId="7AB5EFB0" w14:textId="77777777" w:rsidR="0057338F" w:rsidRDefault="0057338F">
                    <w:pPr>
                      <w:rPr>
                        <w:rFonts w:ascii="Courier New" w:eastAsia="Courier New" w:hAnsi="Courier New" w:cs="Courier New"/>
                        <w:sz w:val="21"/>
                        <w:szCs w:val="21"/>
                      </w:rPr>
                    </w:pPr>
                    <w:r>
                      <w:rPr>
                        <w:rFonts w:ascii="Courier New"/>
                        <w:sz w:val="21"/>
                        <w:szCs w:val="21"/>
                      </w:rPr>
                      <w:t xml:space="preserve">    var xx=x*x+a;</w:t>
                    </w:r>
                  </w:p>
                  <w:p w14:paraId="30B9250E" w14:textId="77777777" w:rsidR="0057338F" w:rsidRDefault="0057338F">
                    <w:pPr>
                      <w:rPr>
                        <w:rFonts w:ascii="Courier New" w:eastAsia="Courier New" w:hAnsi="Courier New" w:cs="Courier New"/>
                        <w:sz w:val="21"/>
                        <w:szCs w:val="21"/>
                      </w:rPr>
                    </w:pPr>
                    <w:r>
                      <w:rPr>
                        <w:rFonts w:ascii="Courier New"/>
                        <w:sz w:val="21"/>
                        <w:szCs w:val="21"/>
                      </w:rPr>
                      <w:t xml:space="preserve">    var yy=y*y+b;</w:t>
                    </w:r>
                  </w:p>
                  <w:p w14:paraId="49CF5623" w14:textId="77777777" w:rsidR="0057338F" w:rsidRDefault="0057338F">
                    <w:pPr>
                      <w:rPr>
                        <w:rFonts w:ascii="Courier New" w:eastAsia="Courier New" w:hAnsi="Courier New" w:cs="Courier New"/>
                        <w:sz w:val="21"/>
                        <w:szCs w:val="21"/>
                      </w:rPr>
                    </w:pPr>
                    <w:r>
                      <w:rPr>
                        <w:rFonts w:ascii="Courier New"/>
                        <w:sz w:val="21"/>
                        <w:szCs w:val="21"/>
                      </w:rPr>
                      <w:t xml:space="preserve">    var xy=xx+yy;</w:t>
                    </w:r>
                  </w:p>
                  <w:p w14:paraId="32286491" w14:textId="77777777" w:rsidR="0057338F" w:rsidRDefault="0057338F">
                    <w:pPr>
                      <w:rPr>
                        <w:rFonts w:ascii="Courier New" w:eastAsia="Courier New" w:hAnsi="Courier New" w:cs="Courier New"/>
                        <w:sz w:val="21"/>
                        <w:szCs w:val="21"/>
                      </w:rPr>
                    </w:pPr>
                    <w:r>
                      <w:rPr>
                        <w:rFonts w:ascii="Courier New"/>
                        <w:sz w:val="21"/>
                        <w:szCs w:val="21"/>
                      </w:rPr>
                      <w:t xml:space="preserve">    return xy;</w:t>
                    </w:r>
                  </w:p>
                  <w:p w14:paraId="52A6DF13" w14:textId="77777777" w:rsidR="0057338F" w:rsidRDefault="0057338F">
                    <w:pPr>
                      <w:rPr>
                        <w:rFonts w:ascii="Courier New" w:eastAsia="Courier New" w:hAnsi="Courier New" w:cs="Courier New"/>
                        <w:sz w:val="21"/>
                        <w:szCs w:val="21"/>
                      </w:rPr>
                    </w:pPr>
                    <w:r>
                      <w:rPr>
                        <w:rFonts w:ascii="Courier New"/>
                        <w:sz w:val="21"/>
                        <w:szCs w:val="21"/>
                      </w:rPr>
                      <w:t xml:space="preserve">    }</w:t>
                    </w:r>
                  </w:p>
                  <w:p w14:paraId="66C8B1EB" w14:textId="77777777" w:rsidR="0057338F" w:rsidRDefault="0057338F">
                    <w:pPr>
                      <w:rPr>
                        <w:rFonts w:ascii="Courier New" w:eastAsia="Courier New" w:hAnsi="Courier New" w:cs="Courier New"/>
                        <w:strike/>
                        <w:sz w:val="21"/>
                        <w:szCs w:val="21"/>
                      </w:rPr>
                    </w:pPr>
                    <w:r>
                      <w:rPr>
                        <w:rFonts w:ascii="Courier New"/>
                        <w:strike/>
                        <w:sz w:val="21"/>
                        <w:szCs w:val="21"/>
                      </w:rPr>
                      <w:t>function foo(z){</w:t>
                    </w:r>
                  </w:p>
                  <w:p w14:paraId="3C5E724B" w14:textId="77777777" w:rsidR="0057338F" w:rsidRDefault="0057338F">
                    <w:pPr>
                      <w:rPr>
                        <w:rFonts w:ascii="Courier New" w:eastAsia="Courier New" w:hAnsi="Courier New" w:cs="Courier New"/>
                        <w:strike/>
                        <w:sz w:val="21"/>
                        <w:szCs w:val="21"/>
                      </w:rPr>
                    </w:pPr>
                    <w:r>
                      <w:rPr>
                        <w:rFonts w:ascii="Courier New"/>
                        <w:strike/>
                        <w:sz w:val="21"/>
                        <w:szCs w:val="21"/>
                      </w:rPr>
                      <w:t xml:space="preserve">    return z+1;</w:t>
                    </w:r>
                  </w:p>
                  <w:p w14:paraId="0E536CA2" w14:textId="77777777" w:rsidR="0057338F" w:rsidRDefault="0057338F">
                    <w:pPr>
                      <w:rPr>
                        <w:rFonts w:ascii="Courier New" w:eastAsia="Courier New" w:hAnsi="Courier New" w:cs="Courier New"/>
                        <w:strike/>
                        <w:sz w:val="21"/>
                        <w:szCs w:val="21"/>
                      </w:rPr>
                    </w:pPr>
                    <w:r>
                      <w:rPr>
                        <w:rFonts w:ascii="Courier New"/>
                        <w:strike/>
                        <w:sz w:val="21"/>
                        <w:szCs w:val="21"/>
                      </w:rPr>
                      <w:t>}</w:t>
                    </w:r>
                  </w:p>
                  <w:p w14:paraId="317B3DF9" w14:textId="77777777" w:rsidR="0057338F" w:rsidRDefault="0057338F">
                    <w:pPr>
                      <w:rPr>
                        <w:rFonts w:ascii="Courier New" w:eastAsia="Courier New" w:hAnsi="Courier New" w:cs="Courier New"/>
                        <w:sz w:val="21"/>
                        <w:szCs w:val="21"/>
                      </w:rPr>
                    </w:pPr>
                    <w:r>
                      <w:rPr>
                        <w:rFonts w:ascii="Courier New"/>
                        <w:sz w:val="21"/>
                        <w:szCs w:val="21"/>
                      </w:rPr>
                      <w:t>var s=sum(a,b);</w:t>
                    </w:r>
                  </w:p>
                  <w:p w14:paraId="600538FF" w14:textId="77777777" w:rsidR="0057338F" w:rsidRDefault="0057338F">
                    <w:pPr>
                      <w:jc w:val="center"/>
                    </w:pPr>
                    <w:r>
                      <w:rPr>
                        <w:rFonts w:ascii="Courier New"/>
                        <w:sz w:val="21"/>
                        <w:szCs w:val="21"/>
                      </w:rPr>
                      <w:t>(b)</w:t>
                    </w:r>
                  </w:p>
                </w:txbxContent>
              </v:textbox>
            </v:rect>
            <w10:wrap type="none"/>
            <w10:anchorlock/>
          </v:group>
        </w:pict>
      </w:r>
    </w:p>
    <w:p w14:paraId="3E5A130C"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5.3 (a) test code; (b) slicing with criteria&lt;12,{s}&gt;;</w:t>
      </w:r>
    </w:p>
    <w:p w14:paraId="20997F6A" w14:textId="77777777" w:rsidR="00B513FC" w:rsidRDefault="004F4D39">
      <w:pPr>
        <w:widowControl w:val="0"/>
        <w:spacing w:afterLines="50" w:after="120" w:line="276" w:lineRule="auto"/>
        <w:rPr>
          <w:rFonts w:ascii="Times New Roman" w:eastAsia="Times New Roman" w:hAnsi="Times New Roman"/>
          <w:sz w:val="24"/>
          <w:szCs w:val="24"/>
        </w:rPr>
      </w:pPr>
      <w:r>
        <w:rPr>
          <w:rFonts w:ascii="Times New Roman"/>
          <w:sz w:val="24"/>
          <w:szCs w:val="24"/>
        </w:rPr>
        <w:t>The following pictures are two algorithms resulting in sliced code of above example. In the right part of figures, we can see the correctness of the two algorithms.</w:t>
      </w:r>
    </w:p>
    <w:p w14:paraId="3BB9C6FF" w14:textId="77777777" w:rsidR="00B513FC" w:rsidRDefault="0057338F">
      <w:pPr>
        <w:widowControl w:val="0"/>
        <w:spacing w:afterLines="50" w:after="120" w:line="276" w:lineRule="auto"/>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lastRenderedPageBreak/>
        <w:pict w14:anchorId="41BFB16B">
          <v:shape id="Picture_x0020_150" o:spid="_x0000_i1189" type="#_x0000_t75" style="width:358.65pt;height:140.65pt">
            <v:imagedata r:id="rId161" o:title="" cropbottom="14249f"/>
          </v:shape>
        </w:pict>
      </w:r>
    </w:p>
    <w:p w14:paraId="6113F508"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5.4(a) Slicing result on &lt;12,{s}&gt; of code in figure 5.3 (a) by JipdaSlicer.</w:t>
      </w:r>
    </w:p>
    <w:p w14:paraId="55AC3049" w14:textId="77777777" w:rsidR="00B513FC" w:rsidRDefault="0057338F">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72062777">
          <v:shape id="Picture_x0020_151" o:spid="_x0000_i1190" type="#_x0000_t75" style="width:356pt;height:135.35pt">
            <v:imagedata r:id="rId162" o:title=""/>
          </v:shape>
        </w:pict>
      </w:r>
    </w:p>
    <w:p w14:paraId="49C54E70"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5.4(b) Slicing result on &lt;12,{s}&gt; of code in figure 5.3 (a) by STIP.js.</w:t>
      </w:r>
    </w:p>
    <w:p w14:paraId="315F0A70" w14:textId="77777777" w:rsidR="00B513FC" w:rsidRDefault="00B513FC">
      <w:pPr>
        <w:widowControl w:val="0"/>
        <w:spacing w:afterLines="50" w:after="120" w:line="276" w:lineRule="auto"/>
        <w:jc w:val="both"/>
        <w:rPr>
          <w:rFonts w:ascii="Times New Roman"/>
          <w:b/>
          <w:bCs/>
          <w:sz w:val="24"/>
          <w:szCs w:val="24"/>
        </w:rPr>
      </w:pPr>
    </w:p>
    <w:p w14:paraId="262025CF" w14:textId="77777777" w:rsidR="00B513FC" w:rsidRDefault="004F4D39">
      <w:pPr>
        <w:widowControl w:val="0"/>
        <w:spacing w:afterLines="50" w:after="120" w:line="276" w:lineRule="auto"/>
        <w:jc w:val="both"/>
        <w:rPr>
          <w:rFonts w:ascii="Times New Roman"/>
          <w:b/>
          <w:bCs/>
          <w:sz w:val="24"/>
          <w:szCs w:val="24"/>
        </w:rPr>
      </w:pPr>
      <w:r>
        <w:rPr>
          <w:rFonts w:ascii="Times New Roman" w:hint="eastAsia"/>
          <w:b/>
          <w:bCs/>
          <w:sz w:val="24"/>
          <w:szCs w:val="24"/>
        </w:rPr>
        <w:t>Sub-case 2</w:t>
      </w:r>
    </w:p>
    <w:p w14:paraId="3A5735BD" w14:textId="77777777" w:rsidR="00B513FC" w:rsidRDefault="004F4D39">
      <w:pPr>
        <w:widowControl w:val="0"/>
        <w:spacing w:afterLines="50" w:after="120" w:line="276" w:lineRule="auto"/>
        <w:jc w:val="both"/>
        <w:rPr>
          <w:rFonts w:ascii="Times New Roman"/>
          <w:sz w:val="24"/>
          <w:szCs w:val="24"/>
        </w:rPr>
      </w:pPr>
      <w:r>
        <w:rPr>
          <w:rFonts w:ascii="Times New Roman" w:hint="eastAsia"/>
          <w:sz w:val="24"/>
          <w:szCs w:val="24"/>
        </w:rPr>
        <w:t xml:space="preserve">The second </w:t>
      </w:r>
      <w:r>
        <w:rPr>
          <w:rFonts w:ascii="Times New Roman"/>
          <w:sz w:val="24"/>
          <w:szCs w:val="24"/>
        </w:rPr>
        <w:t>test c</w:t>
      </w:r>
      <w:r>
        <w:rPr>
          <w:rFonts w:ascii="Times New Roman" w:hint="eastAsia"/>
          <w:sz w:val="24"/>
          <w:szCs w:val="24"/>
        </w:rPr>
        <w:t>ase</w:t>
      </w:r>
      <w:r>
        <w:rPr>
          <w:rFonts w:ascii="Times New Roman"/>
          <w:sz w:val="24"/>
          <w:szCs w:val="24"/>
        </w:rPr>
        <w:t xml:space="preserve"> we set in figure 5.5 is used to test on invoking a function declaration. Compare with the test code in figure 5.3, we only change the last line of code</w:t>
      </w:r>
      <w:r>
        <w:rPr>
          <w:rFonts w:ascii="Times New Roman" w:hint="eastAsia"/>
          <w:sz w:val="24"/>
          <w:szCs w:val="24"/>
        </w:rPr>
        <w:t>. I</w:t>
      </w:r>
      <w:r>
        <w:rPr>
          <w:rFonts w:ascii="Times New Roman"/>
          <w:sz w:val="24"/>
          <w:szCs w:val="24"/>
        </w:rPr>
        <w:t>n this time the sliced code should get ri</w:t>
      </w:r>
      <w:r>
        <w:rPr>
          <w:rFonts w:ascii="Times New Roman" w:hint="eastAsia"/>
          <w:sz w:val="24"/>
          <w:szCs w:val="24"/>
        </w:rPr>
        <w:t>d</w:t>
      </w:r>
      <w:r>
        <w:rPr>
          <w:rFonts w:ascii="Times New Roman"/>
          <w:sz w:val="24"/>
          <w:szCs w:val="24"/>
        </w:rPr>
        <w:t xml:space="preserve"> of function declaration of </w:t>
      </w:r>
      <w:r>
        <w:rPr>
          <w:rFonts w:ascii="Times New Roman"/>
          <w:i/>
          <w:iCs/>
          <w:sz w:val="24"/>
          <w:szCs w:val="24"/>
        </w:rPr>
        <w:t>sum</w:t>
      </w:r>
      <w:r>
        <w:rPr>
          <w:rFonts w:ascii="Times New Roman"/>
          <w:sz w:val="24"/>
          <w:szCs w:val="24"/>
        </w:rPr>
        <w:t xml:space="preserve"> function. Figure 5.6 shows the slice results. As both results are correct, we can say the two slicing tools </w:t>
      </w:r>
      <w:r>
        <w:rPr>
          <w:rFonts w:ascii="Times New Roman" w:hint="eastAsia"/>
          <w:sz w:val="24"/>
          <w:szCs w:val="24"/>
        </w:rPr>
        <w:t>is able to find control dependences of a function declaration.</w:t>
      </w:r>
    </w:p>
    <w:p w14:paraId="3EB56EB3" w14:textId="77777777" w:rsidR="00B513FC" w:rsidRDefault="0057338F">
      <w:pPr>
        <w:widowControl w:val="0"/>
        <w:spacing w:afterLines="50" w:after="120" w:line="276" w:lineRule="auto"/>
        <w:jc w:val="center"/>
        <w:rPr>
          <w:rFonts w:ascii="Times New Roman" w:eastAsia="Times New Roman" w:hAnsi="Times New Roman"/>
          <w:color w:val="000000"/>
          <w:kern w:val="2"/>
          <w:sz w:val="24"/>
          <w:szCs w:val="24"/>
          <w:u w:color="000000"/>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3271E0CD">
          <v:group id="Group_x0020_269" o:spid="_x0000_s1291" style="width:27.75pt;height:178.4pt;mso-position-horizontal-relative:char;mso-position-vertical-relative:line" coordsize="555,3568">
            <v:rect id="Shape_x0020_1073742075" o:spid="_x0000_s1292" style="position:absolute;width:555;height:3568" o:preferrelative="t" stroked="f"/>
            <v:rect id="Shape_x0020_1073742076" o:spid="_x0000_s1293" style="position:absolute;width:555;height:3568" o:preferrelative="t" filled="f" stroked="f">
              <v:textbox inset="3.6pt,,3.6pt">
                <w:txbxContent>
                  <w:p w14:paraId="17AADFED" w14:textId="77777777" w:rsidR="0057338F" w:rsidRDefault="0057338F">
                    <w:pPr>
                      <w:jc w:val="right"/>
                      <w:rPr>
                        <w:rFonts w:ascii="Courier New" w:eastAsia="Courier New" w:hAnsi="Courier New" w:cs="Courier New"/>
                        <w:sz w:val="21"/>
                        <w:szCs w:val="21"/>
                      </w:rPr>
                    </w:pPr>
                    <w:r>
                      <w:rPr>
                        <w:rFonts w:ascii="Courier New"/>
                        <w:sz w:val="21"/>
                        <w:szCs w:val="21"/>
                      </w:rPr>
                      <w:t>1</w:t>
                    </w:r>
                  </w:p>
                  <w:p w14:paraId="115D44EB" w14:textId="77777777" w:rsidR="0057338F" w:rsidRDefault="0057338F">
                    <w:pPr>
                      <w:jc w:val="right"/>
                      <w:rPr>
                        <w:rFonts w:ascii="Courier New" w:eastAsia="Courier New" w:hAnsi="Courier New" w:cs="Courier New"/>
                        <w:sz w:val="21"/>
                        <w:szCs w:val="21"/>
                      </w:rPr>
                    </w:pPr>
                    <w:r>
                      <w:rPr>
                        <w:rFonts w:ascii="Courier New"/>
                        <w:sz w:val="21"/>
                        <w:szCs w:val="21"/>
                      </w:rPr>
                      <w:t>2</w:t>
                    </w:r>
                  </w:p>
                  <w:p w14:paraId="4229993A" w14:textId="77777777" w:rsidR="0057338F" w:rsidRDefault="0057338F">
                    <w:pPr>
                      <w:jc w:val="right"/>
                      <w:rPr>
                        <w:rFonts w:ascii="Courier New" w:eastAsia="Courier New" w:hAnsi="Courier New" w:cs="Courier New"/>
                        <w:sz w:val="21"/>
                        <w:szCs w:val="21"/>
                      </w:rPr>
                    </w:pPr>
                    <w:r>
                      <w:rPr>
                        <w:rFonts w:ascii="Courier New"/>
                        <w:sz w:val="21"/>
                        <w:szCs w:val="21"/>
                      </w:rPr>
                      <w:t>3</w:t>
                    </w:r>
                  </w:p>
                  <w:p w14:paraId="50E82634" w14:textId="77777777" w:rsidR="0057338F" w:rsidRDefault="0057338F">
                    <w:pPr>
                      <w:jc w:val="right"/>
                      <w:rPr>
                        <w:rFonts w:ascii="Courier New" w:eastAsia="Courier New" w:hAnsi="Courier New" w:cs="Courier New"/>
                        <w:sz w:val="21"/>
                        <w:szCs w:val="21"/>
                      </w:rPr>
                    </w:pPr>
                    <w:r>
                      <w:rPr>
                        <w:rFonts w:ascii="Courier New"/>
                        <w:sz w:val="21"/>
                        <w:szCs w:val="21"/>
                      </w:rPr>
                      <w:t>4</w:t>
                    </w:r>
                  </w:p>
                  <w:p w14:paraId="750E7473" w14:textId="77777777" w:rsidR="0057338F" w:rsidRDefault="0057338F">
                    <w:pPr>
                      <w:jc w:val="right"/>
                      <w:rPr>
                        <w:rFonts w:ascii="Courier New" w:eastAsia="Courier New" w:hAnsi="Courier New" w:cs="Courier New"/>
                        <w:sz w:val="21"/>
                        <w:szCs w:val="21"/>
                      </w:rPr>
                    </w:pPr>
                    <w:r>
                      <w:rPr>
                        <w:rFonts w:ascii="Courier New"/>
                        <w:sz w:val="21"/>
                        <w:szCs w:val="21"/>
                      </w:rPr>
                      <w:t>5</w:t>
                    </w:r>
                  </w:p>
                  <w:p w14:paraId="46965EA2" w14:textId="77777777" w:rsidR="0057338F" w:rsidRDefault="0057338F">
                    <w:pPr>
                      <w:jc w:val="right"/>
                      <w:rPr>
                        <w:rFonts w:ascii="Courier New" w:eastAsia="Courier New" w:hAnsi="Courier New" w:cs="Courier New"/>
                        <w:sz w:val="21"/>
                        <w:szCs w:val="21"/>
                      </w:rPr>
                    </w:pPr>
                    <w:r>
                      <w:rPr>
                        <w:rFonts w:ascii="Courier New"/>
                        <w:sz w:val="21"/>
                        <w:szCs w:val="21"/>
                      </w:rPr>
                      <w:t>6</w:t>
                    </w:r>
                  </w:p>
                  <w:p w14:paraId="11B93443" w14:textId="77777777" w:rsidR="0057338F" w:rsidRDefault="0057338F">
                    <w:pPr>
                      <w:jc w:val="right"/>
                      <w:rPr>
                        <w:rFonts w:ascii="Courier New" w:eastAsia="Courier New" w:hAnsi="Courier New" w:cs="Courier New"/>
                        <w:sz w:val="21"/>
                        <w:szCs w:val="21"/>
                      </w:rPr>
                    </w:pPr>
                    <w:r>
                      <w:rPr>
                        <w:rFonts w:ascii="Courier New"/>
                        <w:sz w:val="21"/>
                        <w:szCs w:val="21"/>
                      </w:rPr>
                      <w:t>7</w:t>
                    </w:r>
                  </w:p>
                  <w:p w14:paraId="0916A5CA" w14:textId="77777777" w:rsidR="0057338F" w:rsidRDefault="0057338F">
                    <w:pPr>
                      <w:jc w:val="right"/>
                      <w:rPr>
                        <w:rFonts w:ascii="Courier New" w:eastAsia="Courier New" w:hAnsi="Courier New" w:cs="Courier New"/>
                        <w:sz w:val="21"/>
                        <w:szCs w:val="21"/>
                      </w:rPr>
                    </w:pPr>
                    <w:r>
                      <w:rPr>
                        <w:rFonts w:ascii="Courier New"/>
                        <w:sz w:val="21"/>
                        <w:szCs w:val="21"/>
                      </w:rPr>
                      <w:t>8</w:t>
                    </w:r>
                  </w:p>
                  <w:p w14:paraId="44E2F9BE" w14:textId="77777777" w:rsidR="0057338F" w:rsidRDefault="0057338F">
                    <w:pPr>
                      <w:jc w:val="right"/>
                      <w:rPr>
                        <w:rFonts w:ascii="Courier New" w:eastAsia="Courier New" w:hAnsi="Courier New" w:cs="Courier New"/>
                        <w:sz w:val="21"/>
                        <w:szCs w:val="21"/>
                      </w:rPr>
                    </w:pPr>
                    <w:r>
                      <w:rPr>
                        <w:rFonts w:ascii="Courier New"/>
                        <w:sz w:val="21"/>
                        <w:szCs w:val="21"/>
                      </w:rPr>
                      <w:t>9</w:t>
                    </w:r>
                  </w:p>
                  <w:p w14:paraId="5293D32D" w14:textId="77777777" w:rsidR="0057338F" w:rsidRDefault="0057338F">
                    <w:pPr>
                      <w:jc w:val="right"/>
                      <w:rPr>
                        <w:rFonts w:ascii="Courier New" w:eastAsia="Courier New" w:hAnsi="Courier New" w:cs="Courier New"/>
                        <w:sz w:val="21"/>
                        <w:szCs w:val="21"/>
                      </w:rPr>
                    </w:pPr>
                    <w:r>
                      <w:rPr>
                        <w:rFonts w:ascii="Courier New"/>
                        <w:sz w:val="21"/>
                        <w:szCs w:val="21"/>
                      </w:rPr>
                      <w:t>10</w:t>
                    </w:r>
                  </w:p>
                  <w:p w14:paraId="0C19476F" w14:textId="77777777" w:rsidR="0057338F" w:rsidRDefault="0057338F">
                    <w:pPr>
                      <w:jc w:val="right"/>
                      <w:rPr>
                        <w:rFonts w:ascii="Courier New" w:eastAsia="Courier New" w:hAnsi="Courier New" w:cs="Courier New"/>
                        <w:sz w:val="21"/>
                        <w:szCs w:val="21"/>
                      </w:rPr>
                    </w:pPr>
                    <w:r>
                      <w:rPr>
                        <w:rFonts w:ascii="Courier New"/>
                        <w:sz w:val="21"/>
                        <w:szCs w:val="21"/>
                      </w:rPr>
                      <w:t>11</w:t>
                    </w:r>
                  </w:p>
                  <w:p w14:paraId="40D617E2" w14:textId="77777777" w:rsidR="0057338F" w:rsidRDefault="0057338F">
                    <w:pPr>
                      <w:jc w:val="right"/>
                    </w:pPr>
                    <w:r>
                      <w:rPr>
                        <w:rFonts w:ascii="Courier New"/>
                        <w:sz w:val="21"/>
                        <w:szCs w:val="21"/>
                      </w:rPr>
                      <w:t>12</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3D39D191">
          <v:group id="Group_x0020_272" o:spid="_x0000_s1294" style="width:165.2pt;height:179.3pt;mso-position-horizontal-relative:char;mso-position-vertical-relative:line" coordsize="3304,3586">
            <v:rect id="Shape_x0020_1073742078" o:spid="_x0000_s1295" style="position:absolute;width:3304;height:3586" o:preferrelative="t" stroked="f"/>
            <v:rect id="Shape_x0020_1073742079" o:spid="_x0000_s1296" style="position:absolute;width:3304;height:3586" o:preferrelative="t" filled="f" stroked="f">
              <v:textbox inset="3.6pt,,3.6pt">
                <w:txbxContent>
                  <w:p w14:paraId="0B636DD8" w14:textId="77777777" w:rsidR="0057338F" w:rsidRDefault="0057338F">
                    <w:pPr>
                      <w:rPr>
                        <w:rFonts w:ascii="Courier New" w:eastAsia="Courier New" w:hAnsi="Courier New" w:cs="Courier New"/>
                        <w:sz w:val="21"/>
                        <w:szCs w:val="21"/>
                      </w:rPr>
                    </w:pPr>
                    <w:r>
                      <w:rPr>
                        <w:rFonts w:ascii="Courier New"/>
                        <w:sz w:val="21"/>
                        <w:szCs w:val="21"/>
                      </w:rPr>
                      <w:t>var a=1;</w:t>
                    </w:r>
                  </w:p>
                  <w:p w14:paraId="0079BFA1" w14:textId="77777777" w:rsidR="0057338F" w:rsidRDefault="0057338F">
                    <w:pPr>
                      <w:rPr>
                        <w:rFonts w:ascii="Courier New" w:eastAsia="Courier New" w:hAnsi="Courier New" w:cs="Courier New"/>
                        <w:sz w:val="21"/>
                        <w:szCs w:val="21"/>
                      </w:rPr>
                    </w:pPr>
                    <w:r>
                      <w:rPr>
                        <w:rFonts w:ascii="Courier New"/>
                        <w:sz w:val="21"/>
                        <w:szCs w:val="21"/>
                      </w:rPr>
                      <w:t>var b=2;</w:t>
                    </w:r>
                  </w:p>
                  <w:p w14:paraId="59B933E4" w14:textId="77777777" w:rsidR="0057338F" w:rsidRDefault="0057338F">
                    <w:pPr>
                      <w:rPr>
                        <w:rFonts w:ascii="Courier New" w:eastAsia="Courier New" w:hAnsi="Courier New" w:cs="Courier New"/>
                        <w:sz w:val="21"/>
                        <w:szCs w:val="21"/>
                      </w:rPr>
                    </w:pPr>
                    <w:r>
                      <w:rPr>
                        <w:rFonts w:ascii="Courier New"/>
                        <w:sz w:val="21"/>
                        <w:szCs w:val="21"/>
                      </w:rPr>
                      <w:t>var sum=function(x,y){</w:t>
                    </w:r>
                  </w:p>
                  <w:p w14:paraId="310898B5" w14:textId="77777777" w:rsidR="0057338F" w:rsidRDefault="0057338F">
                    <w:pPr>
                      <w:rPr>
                        <w:rFonts w:ascii="Courier New" w:eastAsia="Courier New" w:hAnsi="Courier New" w:cs="Courier New"/>
                        <w:sz w:val="21"/>
                        <w:szCs w:val="21"/>
                      </w:rPr>
                    </w:pPr>
                    <w:r>
                      <w:rPr>
                        <w:rFonts w:ascii="Courier New"/>
                        <w:sz w:val="21"/>
                        <w:szCs w:val="21"/>
                      </w:rPr>
                      <w:t xml:space="preserve">    var xx=x*x+a;</w:t>
                    </w:r>
                  </w:p>
                  <w:p w14:paraId="31D725C1" w14:textId="77777777" w:rsidR="0057338F" w:rsidRDefault="0057338F">
                    <w:pPr>
                      <w:rPr>
                        <w:rFonts w:ascii="Courier New" w:eastAsia="Courier New" w:hAnsi="Courier New" w:cs="Courier New"/>
                        <w:sz w:val="21"/>
                        <w:szCs w:val="21"/>
                      </w:rPr>
                    </w:pPr>
                    <w:r>
                      <w:rPr>
                        <w:rFonts w:ascii="Courier New"/>
                        <w:sz w:val="21"/>
                        <w:szCs w:val="21"/>
                      </w:rPr>
                      <w:t xml:space="preserve">    var yy=y*y+b;</w:t>
                    </w:r>
                  </w:p>
                  <w:p w14:paraId="25D03A53" w14:textId="77777777" w:rsidR="0057338F" w:rsidRDefault="0057338F">
                    <w:pPr>
                      <w:rPr>
                        <w:rFonts w:ascii="Courier New" w:eastAsia="Courier New" w:hAnsi="Courier New" w:cs="Courier New"/>
                        <w:sz w:val="21"/>
                        <w:szCs w:val="21"/>
                      </w:rPr>
                    </w:pPr>
                    <w:r>
                      <w:rPr>
                        <w:rFonts w:ascii="Courier New"/>
                        <w:sz w:val="21"/>
                        <w:szCs w:val="21"/>
                      </w:rPr>
                      <w:t xml:space="preserve">    var xy=xx+yy;</w:t>
                    </w:r>
                  </w:p>
                  <w:p w14:paraId="405A5A7E" w14:textId="77777777" w:rsidR="0057338F" w:rsidRDefault="0057338F">
                    <w:pPr>
                      <w:rPr>
                        <w:rFonts w:ascii="Courier New" w:eastAsia="Courier New" w:hAnsi="Courier New" w:cs="Courier New"/>
                        <w:sz w:val="21"/>
                        <w:szCs w:val="21"/>
                      </w:rPr>
                    </w:pPr>
                    <w:r>
                      <w:rPr>
                        <w:rFonts w:ascii="Courier New"/>
                        <w:sz w:val="21"/>
                        <w:szCs w:val="21"/>
                      </w:rPr>
                      <w:t xml:space="preserve">    return xy;</w:t>
                    </w:r>
                  </w:p>
                  <w:p w14:paraId="654E7388" w14:textId="77777777" w:rsidR="0057338F" w:rsidRDefault="0057338F">
                    <w:pPr>
                      <w:rPr>
                        <w:rFonts w:ascii="Courier New" w:eastAsia="Courier New" w:hAnsi="Courier New" w:cs="Courier New"/>
                        <w:sz w:val="21"/>
                        <w:szCs w:val="21"/>
                      </w:rPr>
                    </w:pPr>
                    <w:r>
                      <w:rPr>
                        <w:rFonts w:ascii="Courier New"/>
                        <w:sz w:val="21"/>
                        <w:szCs w:val="21"/>
                      </w:rPr>
                      <w:t xml:space="preserve">    }</w:t>
                    </w:r>
                  </w:p>
                  <w:p w14:paraId="0DB3077E" w14:textId="77777777" w:rsidR="0057338F" w:rsidRDefault="0057338F">
                    <w:pPr>
                      <w:rPr>
                        <w:rFonts w:ascii="Courier New" w:eastAsia="Courier New" w:hAnsi="Courier New" w:cs="Courier New"/>
                        <w:sz w:val="21"/>
                        <w:szCs w:val="21"/>
                      </w:rPr>
                    </w:pPr>
                    <w:r>
                      <w:rPr>
                        <w:rFonts w:ascii="Courier New"/>
                        <w:sz w:val="21"/>
                        <w:szCs w:val="21"/>
                      </w:rPr>
                      <w:t>function foo(z){</w:t>
                    </w:r>
                  </w:p>
                  <w:p w14:paraId="28333382" w14:textId="77777777" w:rsidR="0057338F" w:rsidRDefault="0057338F">
                    <w:pPr>
                      <w:rPr>
                        <w:rFonts w:ascii="Courier New" w:eastAsia="Courier New" w:hAnsi="Courier New" w:cs="Courier New"/>
                        <w:sz w:val="21"/>
                        <w:szCs w:val="21"/>
                      </w:rPr>
                    </w:pPr>
                    <w:r>
                      <w:rPr>
                        <w:rFonts w:ascii="Courier New"/>
                        <w:sz w:val="21"/>
                        <w:szCs w:val="21"/>
                      </w:rPr>
                      <w:t xml:space="preserve">    return z+1;</w:t>
                    </w:r>
                  </w:p>
                  <w:p w14:paraId="4F4BC7AF" w14:textId="77777777" w:rsidR="0057338F" w:rsidRDefault="0057338F">
                    <w:pPr>
                      <w:rPr>
                        <w:rFonts w:ascii="Courier New" w:eastAsia="Courier New" w:hAnsi="Courier New" w:cs="Courier New"/>
                        <w:sz w:val="21"/>
                        <w:szCs w:val="21"/>
                      </w:rPr>
                    </w:pPr>
                    <w:r>
                      <w:rPr>
                        <w:rFonts w:ascii="Courier New"/>
                        <w:sz w:val="21"/>
                        <w:szCs w:val="21"/>
                      </w:rPr>
                      <w:t>}</w:t>
                    </w:r>
                  </w:p>
                  <w:p w14:paraId="29386D07" w14:textId="77777777" w:rsidR="0057338F" w:rsidRDefault="0057338F">
                    <w:pPr>
                      <w:jc w:val="both"/>
                      <w:rPr>
                        <w:rFonts w:ascii="Courier New" w:eastAsia="Courier New" w:hAnsi="Courier New" w:cs="Courier New"/>
                        <w:sz w:val="21"/>
                        <w:szCs w:val="21"/>
                      </w:rPr>
                    </w:pPr>
                    <w:r>
                      <w:rPr>
                        <w:rFonts w:ascii="Courier New"/>
                        <w:sz w:val="21"/>
                        <w:szCs w:val="21"/>
                      </w:rPr>
                      <w:t>var f=foo(a,b);</w:t>
                    </w:r>
                  </w:p>
                  <w:p w14:paraId="74BB60F5" w14:textId="77777777" w:rsidR="0057338F" w:rsidRDefault="0057338F">
                    <w:pPr>
                      <w:jc w:val="center"/>
                    </w:pPr>
                    <w:r>
                      <w:rPr>
                        <w:rFonts w:ascii="Courier New"/>
                        <w:sz w:val="21"/>
                        <w:szCs w:val="21"/>
                      </w:rPr>
                      <w:t>(a)</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4721503B">
          <v:group id="Group_x0020_275" o:spid="_x0000_s1297" style="width:153.2pt;height:177.05pt;mso-position-horizontal-relative:char;mso-position-vertical-relative:line" coordsize="3064,3541">
            <v:rect id="Shape_x0020_1073742081" o:spid="_x0000_s1298" style="position:absolute;width:3064;height:3541" o:preferrelative="t" stroked="f"/>
            <v:rect id="Shape_x0020_1073742082" o:spid="_x0000_s1299" style="position:absolute;width:3064;height:3541" o:preferrelative="t" filled="f" stroked="f">
              <v:textbox inset="3.6pt,,3.6pt">
                <w:txbxContent>
                  <w:p w14:paraId="7A88FB35" w14:textId="77777777" w:rsidR="0057338F" w:rsidRDefault="0057338F">
                    <w:pPr>
                      <w:rPr>
                        <w:rFonts w:ascii="Courier New" w:eastAsia="Courier New" w:hAnsi="Courier New" w:cs="Courier New"/>
                        <w:sz w:val="21"/>
                        <w:szCs w:val="21"/>
                      </w:rPr>
                    </w:pPr>
                    <w:r>
                      <w:rPr>
                        <w:rFonts w:ascii="Courier New"/>
                        <w:sz w:val="21"/>
                        <w:szCs w:val="21"/>
                      </w:rPr>
                      <w:t>var a=1;</w:t>
                    </w:r>
                  </w:p>
                  <w:p w14:paraId="741A1630" w14:textId="77777777" w:rsidR="0057338F" w:rsidRDefault="0057338F">
                    <w:pPr>
                      <w:rPr>
                        <w:rFonts w:ascii="Courier New" w:eastAsia="Courier New" w:hAnsi="Courier New" w:cs="Courier New"/>
                        <w:sz w:val="21"/>
                        <w:szCs w:val="21"/>
                      </w:rPr>
                    </w:pPr>
                    <w:r>
                      <w:rPr>
                        <w:rFonts w:ascii="Courier New"/>
                        <w:sz w:val="21"/>
                        <w:szCs w:val="21"/>
                      </w:rPr>
                      <w:t>var b=2;</w:t>
                    </w:r>
                  </w:p>
                  <w:p w14:paraId="27D22C0C" w14:textId="77777777" w:rsidR="0057338F" w:rsidRDefault="0057338F">
                    <w:pPr>
                      <w:rPr>
                        <w:rFonts w:ascii="Courier New" w:eastAsia="Courier New" w:hAnsi="Courier New" w:cs="Courier New"/>
                        <w:strike/>
                        <w:sz w:val="21"/>
                        <w:szCs w:val="21"/>
                      </w:rPr>
                    </w:pPr>
                    <w:r>
                      <w:rPr>
                        <w:rFonts w:ascii="Courier New"/>
                        <w:strike/>
                        <w:sz w:val="21"/>
                        <w:szCs w:val="21"/>
                      </w:rPr>
                      <w:t>var sum=function(x,y){</w:t>
                    </w:r>
                  </w:p>
                  <w:p w14:paraId="44F07E88" w14:textId="77777777" w:rsidR="0057338F" w:rsidRDefault="0057338F">
                    <w:pPr>
                      <w:rPr>
                        <w:rFonts w:ascii="Courier New" w:eastAsia="Courier New" w:hAnsi="Courier New" w:cs="Courier New"/>
                        <w:strike/>
                        <w:sz w:val="21"/>
                        <w:szCs w:val="21"/>
                      </w:rPr>
                    </w:pPr>
                    <w:r>
                      <w:rPr>
                        <w:rFonts w:ascii="Courier New"/>
                        <w:strike/>
                        <w:sz w:val="21"/>
                        <w:szCs w:val="21"/>
                      </w:rPr>
                      <w:t xml:space="preserve">    var xx=x*x+a;</w:t>
                    </w:r>
                  </w:p>
                  <w:p w14:paraId="59330DC2" w14:textId="77777777" w:rsidR="0057338F" w:rsidRDefault="0057338F">
                    <w:pPr>
                      <w:rPr>
                        <w:rFonts w:ascii="Courier New" w:eastAsia="Courier New" w:hAnsi="Courier New" w:cs="Courier New"/>
                        <w:strike/>
                        <w:sz w:val="21"/>
                        <w:szCs w:val="21"/>
                      </w:rPr>
                    </w:pPr>
                    <w:r>
                      <w:rPr>
                        <w:rFonts w:ascii="Courier New"/>
                        <w:strike/>
                        <w:sz w:val="21"/>
                        <w:szCs w:val="21"/>
                      </w:rPr>
                      <w:t xml:space="preserve">    var yy=y*y+b;</w:t>
                    </w:r>
                  </w:p>
                  <w:p w14:paraId="16A3A9F7" w14:textId="77777777" w:rsidR="0057338F" w:rsidRDefault="0057338F">
                    <w:pPr>
                      <w:rPr>
                        <w:rFonts w:ascii="Courier New" w:eastAsia="Courier New" w:hAnsi="Courier New" w:cs="Courier New"/>
                        <w:strike/>
                        <w:sz w:val="21"/>
                        <w:szCs w:val="21"/>
                      </w:rPr>
                    </w:pPr>
                    <w:r>
                      <w:rPr>
                        <w:rFonts w:ascii="Courier New"/>
                        <w:strike/>
                        <w:sz w:val="21"/>
                        <w:szCs w:val="21"/>
                      </w:rPr>
                      <w:t xml:space="preserve">    var xy=xx+yy;</w:t>
                    </w:r>
                  </w:p>
                  <w:p w14:paraId="1FBC1E15" w14:textId="77777777" w:rsidR="0057338F" w:rsidRDefault="0057338F">
                    <w:pPr>
                      <w:rPr>
                        <w:rFonts w:ascii="Courier New" w:eastAsia="Courier New" w:hAnsi="Courier New" w:cs="Courier New"/>
                        <w:strike/>
                        <w:sz w:val="21"/>
                        <w:szCs w:val="21"/>
                      </w:rPr>
                    </w:pPr>
                    <w:r>
                      <w:rPr>
                        <w:rFonts w:ascii="Courier New"/>
                        <w:strike/>
                        <w:sz w:val="21"/>
                        <w:szCs w:val="21"/>
                      </w:rPr>
                      <w:t xml:space="preserve">    return xy;</w:t>
                    </w:r>
                  </w:p>
                  <w:p w14:paraId="0EDACBB2" w14:textId="77777777" w:rsidR="0057338F" w:rsidRDefault="0057338F">
                    <w:pPr>
                      <w:rPr>
                        <w:rFonts w:ascii="Courier New" w:eastAsia="Courier New" w:hAnsi="Courier New" w:cs="Courier New"/>
                        <w:strike/>
                        <w:sz w:val="21"/>
                        <w:szCs w:val="21"/>
                      </w:rPr>
                    </w:pPr>
                    <w:r>
                      <w:rPr>
                        <w:rFonts w:ascii="Courier New"/>
                        <w:strike/>
                        <w:sz w:val="21"/>
                        <w:szCs w:val="21"/>
                      </w:rPr>
                      <w:t xml:space="preserve">    }</w:t>
                    </w:r>
                  </w:p>
                  <w:p w14:paraId="7AC52AC0" w14:textId="77777777" w:rsidR="0057338F" w:rsidRDefault="0057338F">
                    <w:pPr>
                      <w:rPr>
                        <w:rFonts w:ascii="Courier New" w:eastAsia="Courier New" w:hAnsi="Courier New" w:cs="Courier New"/>
                        <w:sz w:val="21"/>
                        <w:szCs w:val="21"/>
                      </w:rPr>
                    </w:pPr>
                    <w:r>
                      <w:rPr>
                        <w:rFonts w:ascii="Courier New"/>
                        <w:sz w:val="21"/>
                        <w:szCs w:val="21"/>
                      </w:rPr>
                      <w:t>function foo(z){</w:t>
                    </w:r>
                  </w:p>
                  <w:p w14:paraId="790605B4" w14:textId="77777777" w:rsidR="0057338F" w:rsidRDefault="0057338F">
                    <w:pPr>
                      <w:rPr>
                        <w:rFonts w:ascii="Courier New" w:eastAsia="Courier New" w:hAnsi="Courier New" w:cs="Courier New"/>
                        <w:sz w:val="21"/>
                        <w:szCs w:val="21"/>
                      </w:rPr>
                    </w:pPr>
                    <w:r>
                      <w:rPr>
                        <w:rFonts w:ascii="Courier New"/>
                        <w:sz w:val="21"/>
                        <w:szCs w:val="21"/>
                      </w:rPr>
                      <w:t xml:space="preserve">    return z+1;</w:t>
                    </w:r>
                  </w:p>
                  <w:p w14:paraId="7715B144" w14:textId="77777777" w:rsidR="0057338F" w:rsidRDefault="0057338F">
                    <w:pPr>
                      <w:rPr>
                        <w:rFonts w:ascii="Courier New" w:eastAsia="Courier New" w:hAnsi="Courier New" w:cs="Courier New"/>
                        <w:sz w:val="21"/>
                        <w:szCs w:val="21"/>
                      </w:rPr>
                    </w:pPr>
                    <w:r>
                      <w:rPr>
                        <w:rFonts w:ascii="Courier New"/>
                        <w:sz w:val="21"/>
                        <w:szCs w:val="21"/>
                      </w:rPr>
                      <w:t>}</w:t>
                    </w:r>
                  </w:p>
                  <w:p w14:paraId="163E66AE" w14:textId="77777777" w:rsidR="0057338F" w:rsidRDefault="0057338F">
                    <w:pPr>
                      <w:rPr>
                        <w:rFonts w:ascii="Courier New" w:eastAsia="Courier New" w:hAnsi="Courier New" w:cs="Courier New"/>
                        <w:sz w:val="21"/>
                        <w:szCs w:val="21"/>
                      </w:rPr>
                    </w:pPr>
                    <w:r>
                      <w:rPr>
                        <w:rFonts w:ascii="Courier New"/>
                        <w:sz w:val="21"/>
                        <w:szCs w:val="21"/>
                      </w:rPr>
                      <w:t>var f=foo(a,);</w:t>
                    </w:r>
                  </w:p>
                  <w:p w14:paraId="72F5E71E" w14:textId="77777777" w:rsidR="0057338F" w:rsidRDefault="0057338F">
                    <w:pPr>
                      <w:jc w:val="center"/>
                    </w:pPr>
                    <w:r>
                      <w:rPr>
                        <w:rFonts w:ascii="Courier New"/>
                        <w:sz w:val="21"/>
                        <w:szCs w:val="21"/>
                      </w:rPr>
                      <w:t>(b)</w:t>
                    </w:r>
                  </w:p>
                </w:txbxContent>
              </v:textbox>
            </v:rect>
            <w10:wrap type="none"/>
            <w10:anchorlock/>
          </v:group>
        </w:pict>
      </w:r>
    </w:p>
    <w:p w14:paraId="5164971A" w14:textId="77777777" w:rsidR="00B513FC" w:rsidRDefault="004F4D39">
      <w:pPr>
        <w:widowControl w:val="0"/>
        <w:spacing w:afterLines="50" w:after="120" w:line="276" w:lineRule="auto"/>
        <w:jc w:val="center"/>
        <w:rPr>
          <w:rFonts w:ascii="Times New Roman" w:eastAsia="Times New Roman" w:hAnsi="Times New Roman"/>
          <w:color w:val="000000"/>
          <w:kern w:val="2"/>
          <w:sz w:val="24"/>
          <w:szCs w:val="24"/>
          <w:u w:color="000000"/>
        </w:rPr>
      </w:pPr>
      <w:r>
        <w:rPr>
          <w:rFonts w:ascii="Times New Roman"/>
          <w:sz w:val="21"/>
          <w:szCs w:val="21"/>
        </w:rPr>
        <w:t>Figure 5.5 (a) test code; (b) slicing with criteria&lt;12,{f}&gt;;</w:t>
      </w:r>
    </w:p>
    <w:p w14:paraId="1B05A4A1" w14:textId="77777777" w:rsidR="00B513FC" w:rsidRDefault="0057338F">
      <w:pPr>
        <w:widowControl w:val="0"/>
        <w:spacing w:afterLines="50" w:after="120" w:line="276" w:lineRule="auto"/>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640FCB29">
          <v:shape id="Picture_x0020_152" o:spid="_x0000_i1194" type="#_x0000_t75" style="width:354pt;height:136.65pt">
            <v:imagedata r:id="rId163" o:title="" cropbottom="15120f"/>
          </v:shape>
        </w:pict>
      </w:r>
    </w:p>
    <w:p w14:paraId="42896258"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5.6 (a) Slicing result on &lt;12,{f}&gt; of code in figure 5.5 (a) by JipdaSlicer.</w:t>
      </w:r>
    </w:p>
    <w:p w14:paraId="2B8EAA1A" w14:textId="77777777" w:rsidR="00B513FC" w:rsidRDefault="0057338F">
      <w:pPr>
        <w:widowControl w:val="0"/>
        <w:spacing w:afterLines="50" w:after="120" w:line="276" w:lineRule="auto"/>
        <w:jc w:val="center"/>
        <w:rPr>
          <w:rFonts w:ascii="Times New Roman" w:eastAsia="Times New Roman" w:hAnsi="Times New Roman"/>
          <w:sz w:val="21"/>
          <w:szCs w:val="21"/>
        </w:rPr>
      </w:pPr>
      <w:r>
        <w:rPr>
          <w:rFonts w:ascii="Times New Roman" w:eastAsia="Times New Roman" w:hAnsi="Times New Roman"/>
          <w:color w:val="000000"/>
          <w:kern w:val="2"/>
          <w:sz w:val="21"/>
          <w:szCs w:val="21"/>
          <w:u w:color="000000"/>
          <w:lang w:eastAsia="en-US"/>
        </w:rPr>
        <w:pict w14:anchorId="4CF1DB08">
          <v:shape id="Picture_x0020_153" o:spid="_x0000_i1195" type="#_x0000_t75" style="width:357.35pt;height:134pt">
            <v:imagedata r:id="rId164" o:title=""/>
          </v:shape>
        </w:pict>
      </w:r>
    </w:p>
    <w:p w14:paraId="1B208303"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5.6 (b) Slicing result on &lt;12,{f}&gt; of code in figure 5.5 (a) by STIP.js.</w:t>
      </w:r>
    </w:p>
    <w:p w14:paraId="494EBC37" w14:textId="77777777" w:rsidR="00B513FC" w:rsidRDefault="00B513FC">
      <w:pPr>
        <w:widowControl w:val="0"/>
        <w:spacing w:afterLines="50" w:after="120" w:line="276" w:lineRule="auto"/>
        <w:jc w:val="both"/>
        <w:rPr>
          <w:rFonts w:ascii="Times New Roman"/>
          <w:b/>
          <w:bCs/>
          <w:sz w:val="24"/>
          <w:szCs w:val="24"/>
        </w:rPr>
      </w:pPr>
    </w:p>
    <w:p w14:paraId="6C9777AC" w14:textId="77777777" w:rsidR="00B513FC" w:rsidRDefault="004F4D39">
      <w:pPr>
        <w:widowControl w:val="0"/>
        <w:spacing w:afterLines="50" w:after="120" w:line="276" w:lineRule="auto"/>
        <w:jc w:val="both"/>
        <w:rPr>
          <w:rFonts w:ascii="Times New Roman"/>
          <w:b/>
          <w:bCs/>
          <w:sz w:val="24"/>
          <w:szCs w:val="24"/>
        </w:rPr>
      </w:pPr>
      <w:r>
        <w:rPr>
          <w:rFonts w:ascii="Times New Roman" w:hint="eastAsia"/>
          <w:b/>
          <w:bCs/>
          <w:sz w:val="24"/>
          <w:szCs w:val="24"/>
        </w:rPr>
        <w:t>Sub-case 3</w:t>
      </w:r>
    </w:p>
    <w:p w14:paraId="09D6FEB1"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The next test case shows slicing with inter procedural call.</w:t>
      </w:r>
    </w:p>
    <w:p w14:paraId="17F593DC" w14:textId="77777777" w:rsidR="00B513FC" w:rsidRDefault="0057338F">
      <w:pPr>
        <w:widowControl w:val="0"/>
        <w:spacing w:afterLines="50" w:after="120" w:line="276" w:lineRule="auto"/>
        <w:jc w:val="center"/>
        <w:rPr>
          <w:rFonts w:ascii="Times New Roman" w:eastAsia="Times New Roman" w:hAnsi="Times New Roman"/>
          <w:color w:val="000000"/>
          <w:kern w:val="2"/>
          <w:sz w:val="24"/>
          <w:szCs w:val="24"/>
          <w:u w:color="000000"/>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61860CBB">
          <v:group id="Group_x0020_280" o:spid="_x0000_s1302" style="width:27.75pt;height:163.3pt;mso-position-horizontal-relative:char;mso-position-vertical-relative:line" coordsize="555,3266">
            <v:rect id="Shape_x0020_1073742086" o:spid="_x0000_s1303" style="position:absolute;width:555;height:3266" o:preferrelative="t" stroked="f"/>
            <v:rect id="Shape_x0020_1073742087" o:spid="_x0000_s1304" style="position:absolute;width:555;height:3266" o:preferrelative="t" filled="f" stroked="f">
              <v:textbox inset="3.6pt,,3.6pt">
                <w:txbxContent>
                  <w:p w14:paraId="2DD83C2A" w14:textId="77777777" w:rsidR="0057338F" w:rsidRDefault="0057338F">
                    <w:pPr>
                      <w:jc w:val="right"/>
                      <w:rPr>
                        <w:rFonts w:ascii="Courier New" w:eastAsia="Courier New" w:hAnsi="Courier New" w:cs="Courier New"/>
                        <w:sz w:val="21"/>
                        <w:szCs w:val="21"/>
                      </w:rPr>
                    </w:pPr>
                    <w:r>
                      <w:rPr>
                        <w:rFonts w:ascii="Courier New"/>
                        <w:sz w:val="21"/>
                        <w:szCs w:val="21"/>
                      </w:rPr>
                      <w:t>1</w:t>
                    </w:r>
                  </w:p>
                  <w:p w14:paraId="5B88F4EB" w14:textId="77777777" w:rsidR="0057338F" w:rsidRDefault="0057338F">
                    <w:pPr>
                      <w:jc w:val="right"/>
                      <w:rPr>
                        <w:rFonts w:ascii="Courier New" w:eastAsia="Courier New" w:hAnsi="Courier New" w:cs="Courier New"/>
                        <w:sz w:val="21"/>
                        <w:szCs w:val="21"/>
                      </w:rPr>
                    </w:pPr>
                    <w:r>
                      <w:rPr>
                        <w:rFonts w:ascii="Courier New"/>
                        <w:sz w:val="21"/>
                        <w:szCs w:val="21"/>
                      </w:rPr>
                      <w:t>2</w:t>
                    </w:r>
                  </w:p>
                  <w:p w14:paraId="3028B729" w14:textId="77777777" w:rsidR="0057338F" w:rsidRDefault="0057338F">
                    <w:pPr>
                      <w:jc w:val="right"/>
                      <w:rPr>
                        <w:rFonts w:ascii="Courier New" w:eastAsia="Courier New" w:hAnsi="Courier New" w:cs="Courier New"/>
                        <w:sz w:val="21"/>
                        <w:szCs w:val="21"/>
                      </w:rPr>
                    </w:pPr>
                    <w:r>
                      <w:rPr>
                        <w:rFonts w:ascii="Courier New"/>
                        <w:sz w:val="21"/>
                        <w:szCs w:val="21"/>
                      </w:rPr>
                      <w:t>3</w:t>
                    </w:r>
                  </w:p>
                  <w:p w14:paraId="250766EE" w14:textId="77777777" w:rsidR="0057338F" w:rsidRDefault="0057338F">
                    <w:pPr>
                      <w:jc w:val="right"/>
                      <w:rPr>
                        <w:rFonts w:ascii="Courier New" w:eastAsia="Courier New" w:hAnsi="Courier New" w:cs="Courier New"/>
                        <w:sz w:val="21"/>
                        <w:szCs w:val="21"/>
                      </w:rPr>
                    </w:pPr>
                    <w:r>
                      <w:rPr>
                        <w:rFonts w:ascii="Courier New"/>
                        <w:sz w:val="21"/>
                        <w:szCs w:val="21"/>
                      </w:rPr>
                      <w:t>4</w:t>
                    </w:r>
                  </w:p>
                  <w:p w14:paraId="2804736E" w14:textId="77777777" w:rsidR="0057338F" w:rsidRDefault="0057338F">
                    <w:pPr>
                      <w:jc w:val="right"/>
                      <w:rPr>
                        <w:rFonts w:ascii="Courier New" w:eastAsia="Courier New" w:hAnsi="Courier New" w:cs="Courier New"/>
                        <w:sz w:val="21"/>
                        <w:szCs w:val="21"/>
                      </w:rPr>
                    </w:pPr>
                    <w:r>
                      <w:rPr>
                        <w:rFonts w:ascii="Courier New"/>
                        <w:sz w:val="21"/>
                        <w:szCs w:val="21"/>
                      </w:rPr>
                      <w:t>5</w:t>
                    </w:r>
                  </w:p>
                  <w:p w14:paraId="4DCD1AED" w14:textId="77777777" w:rsidR="0057338F" w:rsidRDefault="0057338F">
                    <w:pPr>
                      <w:jc w:val="right"/>
                      <w:rPr>
                        <w:rFonts w:ascii="Courier New" w:eastAsia="Courier New" w:hAnsi="Courier New" w:cs="Courier New"/>
                        <w:sz w:val="21"/>
                        <w:szCs w:val="21"/>
                      </w:rPr>
                    </w:pPr>
                    <w:r>
                      <w:rPr>
                        <w:rFonts w:ascii="Courier New"/>
                        <w:sz w:val="21"/>
                        <w:szCs w:val="21"/>
                      </w:rPr>
                      <w:t>6</w:t>
                    </w:r>
                  </w:p>
                  <w:p w14:paraId="508ED961" w14:textId="77777777" w:rsidR="0057338F" w:rsidRDefault="0057338F">
                    <w:pPr>
                      <w:jc w:val="right"/>
                      <w:rPr>
                        <w:rFonts w:ascii="Courier New" w:eastAsia="Courier New" w:hAnsi="Courier New" w:cs="Courier New"/>
                        <w:sz w:val="21"/>
                        <w:szCs w:val="21"/>
                      </w:rPr>
                    </w:pPr>
                    <w:r>
                      <w:rPr>
                        <w:rFonts w:ascii="Courier New"/>
                        <w:sz w:val="21"/>
                        <w:szCs w:val="21"/>
                      </w:rPr>
                      <w:t>7</w:t>
                    </w:r>
                  </w:p>
                  <w:p w14:paraId="13362B91" w14:textId="77777777" w:rsidR="0057338F" w:rsidRDefault="0057338F">
                    <w:pPr>
                      <w:jc w:val="right"/>
                      <w:rPr>
                        <w:rFonts w:ascii="Courier New" w:eastAsia="Courier New" w:hAnsi="Courier New" w:cs="Courier New"/>
                        <w:sz w:val="21"/>
                        <w:szCs w:val="21"/>
                      </w:rPr>
                    </w:pPr>
                    <w:r>
                      <w:rPr>
                        <w:rFonts w:ascii="Courier New"/>
                        <w:sz w:val="21"/>
                        <w:szCs w:val="21"/>
                      </w:rPr>
                      <w:t>8</w:t>
                    </w:r>
                  </w:p>
                  <w:p w14:paraId="20321E8A" w14:textId="77777777" w:rsidR="0057338F" w:rsidRDefault="0057338F">
                    <w:pPr>
                      <w:jc w:val="right"/>
                      <w:rPr>
                        <w:rFonts w:ascii="Courier New" w:eastAsia="Courier New" w:hAnsi="Courier New" w:cs="Courier New"/>
                        <w:sz w:val="21"/>
                        <w:szCs w:val="21"/>
                      </w:rPr>
                    </w:pPr>
                    <w:r>
                      <w:rPr>
                        <w:rFonts w:ascii="Courier New"/>
                        <w:sz w:val="21"/>
                        <w:szCs w:val="21"/>
                      </w:rPr>
                      <w:t>9</w:t>
                    </w:r>
                  </w:p>
                  <w:p w14:paraId="3DCA44D6" w14:textId="77777777" w:rsidR="0057338F" w:rsidRDefault="0057338F">
                    <w:pPr>
                      <w:jc w:val="right"/>
                      <w:rPr>
                        <w:rFonts w:ascii="Courier New" w:eastAsia="Courier New" w:hAnsi="Courier New" w:cs="Courier New"/>
                        <w:sz w:val="21"/>
                        <w:szCs w:val="21"/>
                      </w:rPr>
                    </w:pPr>
                    <w:r>
                      <w:rPr>
                        <w:rFonts w:ascii="Courier New"/>
                        <w:sz w:val="21"/>
                        <w:szCs w:val="21"/>
                      </w:rPr>
                      <w:t>10</w:t>
                    </w:r>
                  </w:p>
                  <w:p w14:paraId="13BFA222" w14:textId="77777777" w:rsidR="0057338F" w:rsidRDefault="0057338F">
                    <w:pPr>
                      <w:jc w:val="right"/>
                      <w:rPr>
                        <w:rFonts w:ascii="Courier New" w:eastAsia="Courier New" w:hAnsi="Courier New" w:cs="Courier New"/>
                        <w:sz w:val="21"/>
                        <w:szCs w:val="21"/>
                      </w:rPr>
                    </w:pPr>
                    <w:r>
                      <w:rPr>
                        <w:rFonts w:ascii="Courier New"/>
                        <w:sz w:val="21"/>
                        <w:szCs w:val="21"/>
                      </w:rPr>
                      <w:t>11</w:t>
                    </w:r>
                  </w:p>
                  <w:p w14:paraId="39BBA468" w14:textId="77777777" w:rsidR="0057338F" w:rsidRDefault="0057338F">
                    <w:pPr>
                      <w:jc w:val="right"/>
                    </w:pPr>
                    <w:r>
                      <w:rPr>
                        <w:rFonts w:ascii="Courier New"/>
                        <w:sz w:val="21"/>
                        <w:szCs w:val="21"/>
                      </w:rPr>
                      <w:t>12</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0A2FCA77">
          <v:group id="Group_x0020_283" o:spid="_x0000_s1305" style="width:165.2pt;height:162.65pt;mso-position-horizontal-relative:char;mso-position-vertical-relative:line" coordsize="3304,3253">
            <v:rect id="Shape_x0020_1073742089" o:spid="_x0000_s1306" style="position:absolute;width:3304;height:3253" o:preferrelative="t" stroked="f"/>
            <v:rect id="Shape_x0020_1073742090" o:spid="_x0000_s1307" style="position:absolute;width:3304;height:3253" o:preferrelative="t" filled="f" stroked="f">
              <v:textbox inset="3.6pt,,3.6pt">
                <w:txbxContent>
                  <w:p w14:paraId="61896867" w14:textId="77777777" w:rsidR="0057338F" w:rsidRDefault="0057338F">
                    <w:pPr>
                      <w:rPr>
                        <w:rFonts w:ascii="Courier New" w:eastAsia="Courier New" w:hAnsi="Courier New" w:cs="Courier New"/>
                        <w:sz w:val="21"/>
                        <w:szCs w:val="21"/>
                      </w:rPr>
                    </w:pPr>
                    <w:r>
                      <w:rPr>
                        <w:rFonts w:ascii="Courier New"/>
                        <w:sz w:val="21"/>
                        <w:szCs w:val="21"/>
                      </w:rPr>
                      <w:t>var a=1;</w:t>
                    </w:r>
                  </w:p>
                  <w:p w14:paraId="6F772509" w14:textId="77777777" w:rsidR="0057338F" w:rsidRDefault="0057338F">
                    <w:pPr>
                      <w:rPr>
                        <w:rFonts w:ascii="Courier New" w:eastAsia="Courier New" w:hAnsi="Courier New" w:cs="Courier New"/>
                        <w:sz w:val="21"/>
                        <w:szCs w:val="21"/>
                      </w:rPr>
                    </w:pPr>
                    <w:r>
                      <w:rPr>
                        <w:rFonts w:ascii="Courier New"/>
                        <w:sz w:val="21"/>
                        <w:szCs w:val="21"/>
                      </w:rPr>
                      <w:t>var b=2;</w:t>
                    </w:r>
                  </w:p>
                  <w:p w14:paraId="48D4C082" w14:textId="77777777" w:rsidR="0057338F" w:rsidRDefault="0057338F">
                    <w:pPr>
                      <w:rPr>
                        <w:rFonts w:ascii="Courier New" w:eastAsia="Courier New" w:hAnsi="Courier New" w:cs="Courier New"/>
                        <w:sz w:val="21"/>
                        <w:szCs w:val="21"/>
                      </w:rPr>
                    </w:pPr>
                    <w:r>
                      <w:rPr>
                        <w:rFonts w:ascii="Courier New"/>
                        <w:sz w:val="21"/>
                        <w:szCs w:val="21"/>
                      </w:rPr>
                      <w:t>var sum=function(x,y){</w:t>
                    </w:r>
                  </w:p>
                  <w:p w14:paraId="24EA06FB" w14:textId="77777777" w:rsidR="0057338F" w:rsidRDefault="0057338F">
                    <w:pPr>
                      <w:rPr>
                        <w:rFonts w:ascii="Courier New" w:eastAsia="Courier New" w:hAnsi="Courier New" w:cs="Courier New"/>
                        <w:sz w:val="21"/>
                        <w:szCs w:val="21"/>
                      </w:rPr>
                    </w:pPr>
                    <w:r>
                      <w:rPr>
                        <w:rFonts w:ascii="Courier New"/>
                        <w:sz w:val="21"/>
                        <w:szCs w:val="21"/>
                      </w:rPr>
                      <w:t xml:space="preserve">    var xx=x*x+a;</w:t>
                    </w:r>
                  </w:p>
                  <w:p w14:paraId="411A9729" w14:textId="77777777" w:rsidR="0057338F" w:rsidRDefault="0057338F">
                    <w:pPr>
                      <w:rPr>
                        <w:rFonts w:ascii="Courier New" w:eastAsia="Courier New" w:hAnsi="Courier New" w:cs="Courier New"/>
                        <w:sz w:val="21"/>
                        <w:szCs w:val="21"/>
                      </w:rPr>
                    </w:pPr>
                    <w:r>
                      <w:rPr>
                        <w:rFonts w:ascii="Courier New"/>
                        <w:sz w:val="21"/>
                        <w:szCs w:val="21"/>
                      </w:rPr>
                      <w:t xml:space="preserve">    var yy=y*y+b;</w:t>
                    </w:r>
                  </w:p>
                  <w:p w14:paraId="3425E0C7" w14:textId="77777777" w:rsidR="0057338F" w:rsidRDefault="0057338F">
                    <w:pPr>
                      <w:rPr>
                        <w:rFonts w:ascii="Courier New" w:eastAsia="Courier New" w:hAnsi="Courier New" w:cs="Courier New"/>
                        <w:sz w:val="21"/>
                        <w:szCs w:val="21"/>
                      </w:rPr>
                    </w:pPr>
                    <w:r>
                      <w:rPr>
                        <w:rFonts w:ascii="Courier New"/>
                        <w:sz w:val="21"/>
                        <w:szCs w:val="21"/>
                      </w:rPr>
                      <w:t xml:space="preserve">    var xy=xx+yy;</w:t>
                    </w:r>
                  </w:p>
                  <w:p w14:paraId="2C2D06D0" w14:textId="77777777" w:rsidR="0057338F" w:rsidRDefault="0057338F">
                    <w:pPr>
                      <w:rPr>
                        <w:rFonts w:ascii="Courier New" w:eastAsia="Courier New" w:hAnsi="Courier New" w:cs="Courier New"/>
                        <w:sz w:val="21"/>
                        <w:szCs w:val="21"/>
                      </w:rPr>
                    </w:pPr>
                    <w:r>
                      <w:rPr>
                        <w:rFonts w:ascii="Courier New"/>
                        <w:sz w:val="21"/>
                        <w:szCs w:val="21"/>
                      </w:rPr>
                      <w:t xml:space="preserve">    return xy;</w:t>
                    </w:r>
                  </w:p>
                  <w:p w14:paraId="566B2F34" w14:textId="77777777" w:rsidR="0057338F" w:rsidRDefault="0057338F">
                    <w:pPr>
                      <w:rPr>
                        <w:rFonts w:ascii="Courier New" w:eastAsia="Courier New" w:hAnsi="Courier New" w:cs="Courier New"/>
                        <w:sz w:val="21"/>
                        <w:szCs w:val="21"/>
                      </w:rPr>
                    </w:pPr>
                    <w:r>
                      <w:rPr>
                        <w:rFonts w:ascii="Courier New"/>
                        <w:sz w:val="21"/>
                        <w:szCs w:val="21"/>
                      </w:rPr>
                      <w:t xml:space="preserve">    }</w:t>
                    </w:r>
                  </w:p>
                  <w:p w14:paraId="68FECF54" w14:textId="77777777" w:rsidR="0057338F" w:rsidRDefault="0057338F">
                    <w:pPr>
                      <w:rPr>
                        <w:rFonts w:ascii="Courier New" w:eastAsia="Courier New" w:hAnsi="Courier New" w:cs="Courier New"/>
                        <w:sz w:val="21"/>
                        <w:szCs w:val="21"/>
                      </w:rPr>
                    </w:pPr>
                    <w:r>
                      <w:rPr>
                        <w:rFonts w:ascii="Courier New"/>
                        <w:sz w:val="21"/>
                        <w:szCs w:val="21"/>
                      </w:rPr>
                      <w:t>function foo(z){</w:t>
                    </w:r>
                  </w:p>
                  <w:p w14:paraId="1264C9DF" w14:textId="77777777" w:rsidR="0057338F" w:rsidRDefault="0057338F">
                    <w:pPr>
                      <w:rPr>
                        <w:rFonts w:ascii="Courier New" w:eastAsia="Courier New" w:hAnsi="Courier New" w:cs="Courier New"/>
                        <w:sz w:val="21"/>
                        <w:szCs w:val="21"/>
                      </w:rPr>
                    </w:pPr>
                    <w:r>
                      <w:rPr>
                        <w:rFonts w:ascii="Courier New"/>
                        <w:sz w:val="21"/>
                        <w:szCs w:val="21"/>
                      </w:rPr>
                      <w:t xml:space="preserve">    return z+1;</w:t>
                    </w:r>
                  </w:p>
                  <w:p w14:paraId="3FA12942" w14:textId="77777777" w:rsidR="0057338F" w:rsidRDefault="0057338F">
                    <w:pPr>
                      <w:rPr>
                        <w:rFonts w:ascii="Courier New" w:eastAsia="Courier New" w:hAnsi="Courier New" w:cs="Courier New"/>
                        <w:sz w:val="21"/>
                        <w:szCs w:val="21"/>
                      </w:rPr>
                    </w:pPr>
                    <w:r>
                      <w:rPr>
                        <w:rFonts w:ascii="Courier New"/>
                        <w:sz w:val="21"/>
                        <w:szCs w:val="21"/>
                      </w:rPr>
                      <w:t>}</w:t>
                    </w:r>
                  </w:p>
                  <w:p w14:paraId="24B89A20" w14:textId="77777777" w:rsidR="0057338F" w:rsidRDefault="0057338F">
                    <w:pPr>
                      <w:jc w:val="both"/>
                    </w:pPr>
                    <w:r>
                      <w:rPr>
                        <w:rFonts w:ascii="Courier New"/>
                        <w:sz w:val="21"/>
                        <w:szCs w:val="21"/>
                      </w:rPr>
                      <w:t>var c=sum(foo(b),a);</w:t>
                    </w:r>
                  </w:p>
                </w:txbxContent>
              </v:textbox>
            </v:rect>
            <w10:wrap type="none"/>
            <w10:anchorlock/>
          </v:group>
        </w:pict>
      </w:r>
    </w:p>
    <w:p w14:paraId="4336244E" w14:textId="77777777" w:rsidR="00B513FC" w:rsidRDefault="004F4D39">
      <w:pPr>
        <w:widowControl w:val="0"/>
        <w:spacing w:afterLines="50" w:after="120" w:line="276" w:lineRule="auto"/>
        <w:jc w:val="center"/>
        <w:rPr>
          <w:rFonts w:ascii="Times New Roman" w:eastAsia="Times New Roman" w:hAnsi="Times New Roman"/>
          <w:color w:val="000000"/>
          <w:kern w:val="2"/>
          <w:sz w:val="21"/>
          <w:szCs w:val="21"/>
          <w:u w:color="000000"/>
        </w:rPr>
      </w:pPr>
      <w:r>
        <w:rPr>
          <w:rFonts w:ascii="Times New Roman"/>
          <w:color w:val="000000"/>
          <w:kern w:val="2"/>
          <w:sz w:val="21"/>
          <w:szCs w:val="21"/>
          <w:u w:color="000000"/>
        </w:rPr>
        <w:t>Figure 5.7 Test code used to evaluate inter procedural call.</w:t>
      </w:r>
    </w:p>
    <w:p w14:paraId="0F1BA5D2" w14:textId="77777777" w:rsidR="00B513FC" w:rsidRDefault="004F4D39">
      <w:pPr>
        <w:widowControl w:val="0"/>
        <w:spacing w:afterLines="50" w:after="120" w:line="276" w:lineRule="auto"/>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The following pictures show the slicing result on slicing criterion </w:t>
      </w:r>
      <w:r>
        <w:rPr>
          <w:rFonts w:ascii="Times New Roman"/>
          <w:i/>
          <w:iCs/>
          <w:color w:val="000000"/>
          <w:kern w:val="2"/>
          <w:sz w:val="24"/>
          <w:szCs w:val="24"/>
          <w:u w:color="000000"/>
        </w:rPr>
        <w:t>&lt;12,{c}&gt;</w:t>
      </w:r>
      <w:r>
        <w:rPr>
          <w:rFonts w:ascii="Times New Roman"/>
          <w:color w:val="000000"/>
          <w:kern w:val="2"/>
          <w:sz w:val="24"/>
          <w:szCs w:val="24"/>
          <w:u w:color="000000"/>
        </w:rPr>
        <w:t>, since in line 12, the expression includes two function invocation, the result code should keep all code in slicing result.</w:t>
      </w:r>
    </w:p>
    <w:p w14:paraId="32B528D4" w14:textId="77777777" w:rsidR="00B513FC" w:rsidRDefault="0057338F">
      <w:pPr>
        <w:widowControl w:val="0"/>
        <w:spacing w:afterLines="50" w:after="120" w:line="276" w:lineRule="auto"/>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6676DC9E">
          <v:shape id="Picture_x0020_154" o:spid="_x0000_i1198" type="#_x0000_t75" style="width:359.35pt;height:133.35pt">
            <v:imagedata r:id="rId165" o:title="" croptop="1193f" cropbottom="15861f"/>
          </v:shape>
        </w:pict>
      </w:r>
    </w:p>
    <w:p w14:paraId="6AEC280D"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5.8 (a) Slicing result on &lt;12,{c}&gt; of code in figure 5.7 by JipdaSlicer.</w:t>
      </w:r>
    </w:p>
    <w:p w14:paraId="00C96F2A" w14:textId="77777777" w:rsidR="00B513FC" w:rsidRDefault="0057338F">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78FA8BBC">
          <v:shape id="Picture_x0020_155" o:spid="_x0000_i1199" type="#_x0000_t75" style="width:359.35pt;height:136.65pt">
            <v:imagedata r:id="rId166" o:title=""/>
          </v:shape>
        </w:pict>
      </w:r>
    </w:p>
    <w:p w14:paraId="4ABA5C39"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5.8 (b) Slicing result on &lt;12,{c}&gt; of code in figure 5.7 by STIP.js.</w:t>
      </w:r>
    </w:p>
    <w:p w14:paraId="6A70D8DD" w14:textId="77777777" w:rsidR="00B513FC" w:rsidRDefault="00B513FC">
      <w:pPr>
        <w:widowControl w:val="0"/>
        <w:spacing w:afterLines="50" w:after="120" w:line="276" w:lineRule="auto"/>
        <w:jc w:val="both"/>
        <w:rPr>
          <w:rFonts w:ascii="Times New Roman"/>
          <w:sz w:val="24"/>
          <w:szCs w:val="24"/>
        </w:rPr>
      </w:pPr>
    </w:p>
    <w:p w14:paraId="063C79A5" w14:textId="77777777" w:rsidR="00B513FC" w:rsidRDefault="004F4D39">
      <w:pPr>
        <w:widowControl w:val="0"/>
        <w:spacing w:afterLines="50" w:after="120" w:line="276" w:lineRule="auto"/>
        <w:jc w:val="both"/>
        <w:rPr>
          <w:rFonts w:ascii="Times New Roman"/>
          <w:b/>
          <w:bCs/>
          <w:sz w:val="24"/>
          <w:szCs w:val="24"/>
        </w:rPr>
      </w:pPr>
      <w:r>
        <w:rPr>
          <w:rFonts w:ascii="Times New Roman" w:hint="eastAsia"/>
          <w:b/>
          <w:bCs/>
          <w:sz w:val="24"/>
          <w:szCs w:val="24"/>
        </w:rPr>
        <w:t>Sub-case 4</w:t>
      </w:r>
    </w:p>
    <w:p w14:paraId="59135CDF"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hint="eastAsia"/>
          <w:sz w:val="24"/>
          <w:szCs w:val="24"/>
        </w:rPr>
        <w:lastRenderedPageBreak/>
        <w:t>The last</w:t>
      </w:r>
      <w:r>
        <w:rPr>
          <w:rFonts w:ascii="Times New Roman"/>
          <w:sz w:val="24"/>
          <w:szCs w:val="24"/>
        </w:rPr>
        <w:t xml:space="preserve"> case of function invocation is by nesting. We set this sub case in order to check if the two algorithms bind with the right scope when analyzing the source code. </w:t>
      </w:r>
      <w:r>
        <w:rPr>
          <w:rFonts w:ascii="Times New Roman" w:hint="eastAsia"/>
          <w:sz w:val="24"/>
          <w:szCs w:val="24"/>
        </w:rPr>
        <w:t xml:space="preserve">Also, we test if the algorithm can search right data dependence in the case of duplication of variable name, like we define </w:t>
      </w:r>
      <w:r>
        <w:rPr>
          <w:rFonts w:ascii="Times New Roman" w:hint="eastAsia"/>
          <w:i/>
          <w:iCs/>
          <w:sz w:val="24"/>
          <w:szCs w:val="24"/>
        </w:rPr>
        <w:t>xx</w:t>
      </w:r>
      <w:r>
        <w:rPr>
          <w:rFonts w:ascii="Times New Roman" w:hint="eastAsia"/>
          <w:sz w:val="24"/>
          <w:szCs w:val="24"/>
        </w:rPr>
        <w:t xml:space="preserve"> in line 3 and line 9. </w:t>
      </w:r>
      <w:r>
        <w:rPr>
          <w:rFonts w:ascii="Times New Roman"/>
          <w:sz w:val="24"/>
          <w:szCs w:val="24"/>
        </w:rPr>
        <w:t xml:space="preserve">The test code is in figure 5.9. In the test code we define a function </w:t>
      </w:r>
      <w:r>
        <w:rPr>
          <w:rFonts w:ascii="Times New Roman"/>
          <w:i/>
          <w:iCs/>
          <w:sz w:val="24"/>
          <w:szCs w:val="24"/>
        </w:rPr>
        <w:t>foo</w:t>
      </w:r>
      <w:r>
        <w:rPr>
          <w:rFonts w:ascii="Times New Roman"/>
          <w:sz w:val="24"/>
          <w:szCs w:val="24"/>
        </w:rPr>
        <w:t xml:space="preserve"> not only in global environment, but also inside the </w:t>
      </w:r>
      <w:r>
        <w:rPr>
          <w:rFonts w:ascii="Times New Roman"/>
          <w:i/>
          <w:iCs/>
          <w:sz w:val="24"/>
          <w:szCs w:val="24"/>
        </w:rPr>
        <w:t>sum</w:t>
      </w:r>
      <w:r>
        <w:rPr>
          <w:rFonts w:ascii="Times New Roman"/>
          <w:sz w:val="24"/>
          <w:szCs w:val="24"/>
        </w:rPr>
        <w:t xml:space="preserve"> function. If we slice the code on line 1</w:t>
      </w:r>
      <w:r>
        <w:rPr>
          <w:rFonts w:ascii="Times New Roman" w:hint="eastAsia"/>
          <w:sz w:val="24"/>
          <w:szCs w:val="24"/>
        </w:rPr>
        <w:t>4</w:t>
      </w:r>
      <w:r>
        <w:rPr>
          <w:rFonts w:ascii="Times New Roman"/>
          <w:sz w:val="24"/>
          <w:szCs w:val="24"/>
        </w:rPr>
        <w:t>, only the nested function should involved in sliced code.</w:t>
      </w:r>
    </w:p>
    <w:p w14:paraId="56DEBE1D" w14:textId="77777777" w:rsidR="00B513FC" w:rsidRDefault="0057338F">
      <w:pPr>
        <w:pStyle w:val="Caption"/>
        <w:widowControl w:val="0"/>
        <w:spacing w:afterLines="50" w:after="120" w:line="276" w:lineRule="auto"/>
        <w:rPr>
          <w:rFonts w:ascii="Times New Roman" w:eastAsia="Times New Roman" w:hAnsi="Times New Roman"/>
          <w:sz w:val="24"/>
          <w:szCs w:val="24"/>
        </w:rPr>
      </w:pPr>
      <w:r>
        <w:rPr>
          <w:rFonts w:ascii="Times New Roman" w:eastAsia="Times New Roman" w:hAnsi="Times New Roman"/>
          <w:color w:val="000000"/>
          <w:kern w:val="2"/>
          <w:sz w:val="24"/>
          <w:szCs w:val="24"/>
          <w:u w:color="000000"/>
        </w:rPr>
      </w:r>
      <w:r>
        <w:rPr>
          <w:rFonts w:ascii="Times New Roman" w:eastAsia="Times New Roman" w:hAnsi="Times New Roman"/>
          <w:color w:val="000000"/>
          <w:kern w:val="2"/>
          <w:sz w:val="24"/>
          <w:szCs w:val="24"/>
          <w:u w:color="000000"/>
        </w:rPr>
        <w:pict w14:anchorId="41015317">
          <v:group id="Group_x0020_288" o:spid="_x0000_s1310" style="width:33.75pt;height:182.3pt;mso-position-horizontal-relative:char;mso-position-vertical-relative:line" coordsize="675,3296">
            <v:rect id="Shape_x0020_1073742094" o:spid="_x0000_s1311" style="position:absolute;width:675;height:3296" o:preferrelative="t" stroked="f"/>
            <v:rect id="Shape_x0020_1073742095" o:spid="_x0000_s1312" style="position:absolute;width:675;height:3296" o:preferrelative="t" filled="f" stroked="f">
              <v:textbox inset="3.6pt,,3.6pt">
                <w:txbxContent>
                  <w:p w14:paraId="1207B4A8" w14:textId="77777777" w:rsidR="0057338F" w:rsidRDefault="0057338F">
                    <w:pPr>
                      <w:spacing w:line="20" w:lineRule="atLeast"/>
                      <w:jc w:val="right"/>
                      <w:rPr>
                        <w:rFonts w:ascii="Courier New" w:eastAsia="Courier New" w:hAnsi="Courier New" w:cs="Courier New"/>
                        <w:sz w:val="21"/>
                        <w:szCs w:val="21"/>
                      </w:rPr>
                    </w:pPr>
                    <w:r>
                      <w:rPr>
                        <w:rFonts w:ascii="Courier New"/>
                        <w:sz w:val="21"/>
                        <w:szCs w:val="21"/>
                      </w:rPr>
                      <w:t>1</w:t>
                    </w:r>
                  </w:p>
                  <w:p w14:paraId="4CAA5A29" w14:textId="77777777" w:rsidR="0057338F" w:rsidRDefault="0057338F">
                    <w:pPr>
                      <w:spacing w:line="20" w:lineRule="atLeast"/>
                      <w:jc w:val="right"/>
                      <w:rPr>
                        <w:rFonts w:ascii="Courier New" w:eastAsia="Courier New" w:hAnsi="Courier New" w:cs="Courier New"/>
                        <w:sz w:val="21"/>
                        <w:szCs w:val="21"/>
                      </w:rPr>
                    </w:pPr>
                    <w:r>
                      <w:rPr>
                        <w:rFonts w:ascii="Courier New"/>
                        <w:sz w:val="21"/>
                        <w:szCs w:val="21"/>
                      </w:rPr>
                      <w:t>2</w:t>
                    </w:r>
                  </w:p>
                  <w:p w14:paraId="3E51BB86" w14:textId="77777777" w:rsidR="0057338F" w:rsidRDefault="0057338F">
                    <w:pPr>
                      <w:spacing w:line="20" w:lineRule="atLeast"/>
                      <w:jc w:val="right"/>
                      <w:rPr>
                        <w:rFonts w:ascii="Courier New" w:eastAsia="Courier New" w:hAnsi="Courier New" w:cs="Courier New"/>
                        <w:sz w:val="21"/>
                        <w:szCs w:val="21"/>
                      </w:rPr>
                    </w:pPr>
                    <w:r>
                      <w:rPr>
                        <w:rFonts w:ascii="Courier New"/>
                        <w:sz w:val="21"/>
                        <w:szCs w:val="21"/>
                      </w:rPr>
                      <w:t>3</w:t>
                    </w:r>
                  </w:p>
                  <w:p w14:paraId="6093DB58" w14:textId="77777777" w:rsidR="0057338F" w:rsidRDefault="0057338F">
                    <w:pPr>
                      <w:spacing w:line="20" w:lineRule="atLeast"/>
                      <w:jc w:val="right"/>
                      <w:rPr>
                        <w:rFonts w:ascii="Courier New" w:eastAsia="Courier New" w:hAnsi="Courier New" w:cs="Courier New"/>
                        <w:sz w:val="21"/>
                        <w:szCs w:val="21"/>
                      </w:rPr>
                    </w:pPr>
                    <w:r>
                      <w:rPr>
                        <w:rFonts w:ascii="Courier New"/>
                        <w:sz w:val="21"/>
                        <w:szCs w:val="21"/>
                      </w:rPr>
                      <w:t>4</w:t>
                    </w:r>
                  </w:p>
                  <w:p w14:paraId="2352ACBE" w14:textId="77777777" w:rsidR="0057338F" w:rsidRDefault="0057338F">
                    <w:pPr>
                      <w:spacing w:line="20" w:lineRule="atLeast"/>
                      <w:jc w:val="right"/>
                      <w:rPr>
                        <w:rFonts w:ascii="Courier New" w:eastAsia="Courier New" w:hAnsi="Courier New" w:cs="Courier New"/>
                        <w:sz w:val="21"/>
                        <w:szCs w:val="21"/>
                      </w:rPr>
                    </w:pPr>
                    <w:r>
                      <w:rPr>
                        <w:rFonts w:ascii="Courier New"/>
                        <w:sz w:val="21"/>
                        <w:szCs w:val="21"/>
                      </w:rPr>
                      <w:t>5</w:t>
                    </w:r>
                  </w:p>
                  <w:p w14:paraId="35B9AC79" w14:textId="77777777" w:rsidR="0057338F" w:rsidRDefault="0057338F">
                    <w:pPr>
                      <w:spacing w:line="20" w:lineRule="atLeast"/>
                      <w:jc w:val="right"/>
                      <w:rPr>
                        <w:rFonts w:ascii="Courier New" w:eastAsia="Courier New" w:hAnsi="Courier New" w:cs="Courier New"/>
                        <w:sz w:val="21"/>
                        <w:szCs w:val="21"/>
                      </w:rPr>
                    </w:pPr>
                    <w:r>
                      <w:rPr>
                        <w:rFonts w:ascii="Courier New"/>
                        <w:sz w:val="21"/>
                        <w:szCs w:val="21"/>
                      </w:rPr>
                      <w:t>6</w:t>
                    </w:r>
                  </w:p>
                  <w:p w14:paraId="2F1A6152" w14:textId="77777777" w:rsidR="0057338F" w:rsidRDefault="0057338F">
                    <w:pPr>
                      <w:spacing w:line="20" w:lineRule="atLeast"/>
                      <w:jc w:val="right"/>
                      <w:rPr>
                        <w:rFonts w:ascii="Courier New" w:eastAsia="Courier New" w:hAnsi="Courier New" w:cs="Courier New"/>
                        <w:sz w:val="21"/>
                        <w:szCs w:val="21"/>
                      </w:rPr>
                    </w:pPr>
                    <w:r>
                      <w:rPr>
                        <w:rFonts w:ascii="Courier New"/>
                        <w:sz w:val="21"/>
                        <w:szCs w:val="21"/>
                      </w:rPr>
                      <w:t>7</w:t>
                    </w:r>
                  </w:p>
                  <w:p w14:paraId="22144595" w14:textId="77777777" w:rsidR="0057338F" w:rsidRDefault="0057338F">
                    <w:pPr>
                      <w:spacing w:line="20" w:lineRule="atLeast"/>
                      <w:jc w:val="right"/>
                      <w:rPr>
                        <w:rFonts w:ascii="Courier New" w:eastAsia="Courier New" w:hAnsi="Courier New" w:cs="Courier New"/>
                        <w:sz w:val="21"/>
                        <w:szCs w:val="21"/>
                      </w:rPr>
                    </w:pPr>
                    <w:r>
                      <w:rPr>
                        <w:rFonts w:ascii="Courier New"/>
                        <w:sz w:val="21"/>
                        <w:szCs w:val="21"/>
                      </w:rPr>
                      <w:t>8</w:t>
                    </w:r>
                  </w:p>
                  <w:p w14:paraId="7EBE20D8" w14:textId="77777777" w:rsidR="0057338F" w:rsidRDefault="0057338F">
                    <w:pPr>
                      <w:spacing w:line="20" w:lineRule="atLeast"/>
                      <w:jc w:val="right"/>
                      <w:rPr>
                        <w:rFonts w:ascii="Courier New" w:eastAsia="Courier New" w:hAnsi="Courier New" w:cs="Courier New"/>
                        <w:sz w:val="21"/>
                        <w:szCs w:val="21"/>
                      </w:rPr>
                    </w:pPr>
                    <w:r>
                      <w:rPr>
                        <w:rFonts w:ascii="Courier New"/>
                        <w:sz w:val="21"/>
                        <w:szCs w:val="21"/>
                      </w:rPr>
                      <w:t>9</w:t>
                    </w:r>
                  </w:p>
                  <w:p w14:paraId="5EFEF5C1" w14:textId="77777777" w:rsidR="0057338F" w:rsidRDefault="0057338F">
                    <w:pPr>
                      <w:spacing w:line="20" w:lineRule="atLeast"/>
                      <w:jc w:val="right"/>
                      <w:rPr>
                        <w:rFonts w:ascii="Courier New" w:eastAsia="Courier New" w:hAnsi="Courier New" w:cs="Courier New"/>
                        <w:sz w:val="21"/>
                        <w:szCs w:val="21"/>
                      </w:rPr>
                    </w:pPr>
                    <w:r>
                      <w:rPr>
                        <w:rFonts w:ascii="Courier New"/>
                        <w:sz w:val="21"/>
                        <w:szCs w:val="21"/>
                      </w:rPr>
                      <w:t>10</w:t>
                    </w:r>
                  </w:p>
                  <w:p w14:paraId="7626CD8B" w14:textId="77777777" w:rsidR="0057338F" w:rsidRDefault="0057338F">
                    <w:pPr>
                      <w:spacing w:line="20" w:lineRule="atLeast"/>
                      <w:jc w:val="right"/>
                      <w:rPr>
                        <w:rFonts w:ascii="Courier New" w:eastAsia="Courier New" w:hAnsi="Courier New" w:cs="Courier New"/>
                        <w:sz w:val="21"/>
                        <w:szCs w:val="21"/>
                      </w:rPr>
                    </w:pPr>
                    <w:r>
                      <w:rPr>
                        <w:rFonts w:ascii="Courier New"/>
                        <w:sz w:val="21"/>
                        <w:szCs w:val="21"/>
                      </w:rPr>
                      <w:t>11</w:t>
                    </w:r>
                  </w:p>
                  <w:p w14:paraId="49A844EE" w14:textId="77777777" w:rsidR="0057338F" w:rsidRDefault="0057338F">
                    <w:pPr>
                      <w:spacing w:line="20" w:lineRule="atLeast"/>
                      <w:jc w:val="right"/>
                      <w:rPr>
                        <w:rFonts w:ascii="Courier New" w:eastAsia="Courier New" w:hAnsi="Courier New" w:cs="Courier New"/>
                        <w:sz w:val="21"/>
                        <w:szCs w:val="21"/>
                      </w:rPr>
                    </w:pPr>
                    <w:r>
                      <w:rPr>
                        <w:rFonts w:ascii="Courier New"/>
                        <w:sz w:val="21"/>
                        <w:szCs w:val="21"/>
                      </w:rPr>
                      <w:t>12</w:t>
                    </w:r>
                  </w:p>
                  <w:p w14:paraId="57694CFB" w14:textId="77777777" w:rsidR="0057338F" w:rsidRDefault="0057338F">
                    <w:pPr>
                      <w:spacing w:line="20" w:lineRule="atLeast"/>
                      <w:jc w:val="right"/>
                      <w:rPr>
                        <w:rFonts w:ascii="Courier New"/>
                        <w:sz w:val="21"/>
                        <w:szCs w:val="21"/>
                      </w:rPr>
                    </w:pPr>
                    <w:r>
                      <w:rPr>
                        <w:rFonts w:ascii="Courier New"/>
                        <w:sz w:val="21"/>
                        <w:szCs w:val="21"/>
                      </w:rPr>
                      <w:t>13</w:t>
                    </w:r>
                  </w:p>
                  <w:p w14:paraId="7DBB0FF2" w14:textId="77777777" w:rsidR="0057338F" w:rsidRDefault="0057338F">
                    <w:pPr>
                      <w:spacing w:line="20" w:lineRule="atLeast"/>
                      <w:jc w:val="right"/>
                      <w:rPr>
                        <w:rFonts w:ascii="Courier New"/>
                        <w:sz w:val="21"/>
                        <w:szCs w:val="21"/>
                      </w:rPr>
                    </w:pPr>
                    <w:r>
                      <w:rPr>
                        <w:rFonts w:ascii="Courier New" w:hint="eastAsia"/>
                        <w:sz w:val="21"/>
                        <w:szCs w:val="21"/>
                      </w:rPr>
                      <w:t>14</w:t>
                    </w:r>
                  </w:p>
                </w:txbxContent>
              </v:textbox>
            </v:rect>
            <w10:wrap type="none"/>
            <w10:anchorlock/>
          </v:group>
        </w:pict>
      </w:r>
      <w:r>
        <w:rPr>
          <w:rFonts w:ascii="Times New Roman" w:eastAsia="Times New Roman" w:hAnsi="Times New Roman"/>
          <w:color w:val="000000"/>
          <w:kern w:val="2"/>
          <w:sz w:val="24"/>
          <w:szCs w:val="24"/>
          <w:u w:color="000000"/>
        </w:rPr>
      </w:r>
      <w:r>
        <w:rPr>
          <w:rFonts w:ascii="Times New Roman" w:eastAsia="Times New Roman" w:hAnsi="Times New Roman"/>
          <w:color w:val="000000"/>
          <w:kern w:val="2"/>
          <w:sz w:val="24"/>
          <w:szCs w:val="24"/>
          <w:u w:color="000000"/>
        </w:rPr>
        <w:pict w14:anchorId="4D03720D">
          <v:group id="Group_x0020_291" o:spid="_x0000_s1313" style="width:311.25pt;height:181.7pt;mso-position-horizontal-relative:char;mso-position-vertical-relative:line" coordsize="6225,3285">
            <v:rect id="Shape_x0020_1073742097" o:spid="_x0000_s1314" style="position:absolute;width:6225;height:3285" o:preferrelative="t">
              <v:stroke miterlimit="2"/>
            </v:rect>
            <v:rect id="Shape_x0020_1073742098" o:spid="_x0000_s1315" style="position:absolute;width:6225;height:3285" o:preferrelative="t" filled="f" stroked="f">
              <v:textbox inset="3.6pt,,3.6pt">
                <w:txbxContent>
                  <w:p w14:paraId="50F4F524" w14:textId="77777777" w:rsidR="0057338F" w:rsidRDefault="0057338F">
                    <w:pPr>
                      <w:spacing w:line="20" w:lineRule="atLeast"/>
                      <w:rPr>
                        <w:rFonts w:ascii="Courier New"/>
                        <w:sz w:val="21"/>
                        <w:szCs w:val="21"/>
                      </w:rPr>
                    </w:pPr>
                    <w:r>
                      <w:rPr>
                        <w:rFonts w:ascii="Courier New"/>
                        <w:sz w:val="21"/>
                        <w:szCs w:val="21"/>
                      </w:rPr>
                      <w:t>var</w:t>
                    </w:r>
                    <w:r>
                      <w:rPr>
                        <w:rFonts w:hAnsi="Courier New"/>
                        <w:sz w:val="21"/>
                        <w:szCs w:val="21"/>
                      </w:rPr>
                      <w:t> </w:t>
                    </w:r>
                    <w:r>
                      <w:rPr>
                        <w:rFonts w:ascii="Courier New"/>
                        <w:sz w:val="21"/>
                        <w:szCs w:val="21"/>
                      </w:rPr>
                      <w:t>a=1;</w:t>
                    </w:r>
                    <w:r>
                      <w:rPr>
                        <w:rFonts w:ascii="Courier New" w:eastAsia="Courier New" w:hAnsi="Courier New" w:cs="Courier New"/>
                        <w:sz w:val="21"/>
                        <w:szCs w:val="21"/>
                      </w:rPr>
                      <w:br/>
                    </w:r>
                    <w:r>
                      <w:rPr>
                        <w:rFonts w:ascii="Courier New"/>
                        <w:sz w:val="21"/>
                        <w:szCs w:val="21"/>
                      </w:rPr>
                      <w:t>var</w:t>
                    </w:r>
                    <w:r>
                      <w:rPr>
                        <w:rFonts w:hAnsi="Courier New"/>
                        <w:sz w:val="21"/>
                        <w:szCs w:val="21"/>
                      </w:rPr>
                      <w:t> </w:t>
                    </w:r>
                    <w:r>
                      <w:rPr>
                        <w:rFonts w:ascii="Courier New"/>
                        <w:sz w:val="21"/>
                        <w:szCs w:val="21"/>
                      </w:rPr>
                      <w:t>b=3;</w:t>
                    </w:r>
                  </w:p>
                  <w:p w14:paraId="606D5246" w14:textId="77777777" w:rsidR="0057338F" w:rsidRDefault="0057338F">
                    <w:pPr>
                      <w:spacing w:line="20" w:lineRule="atLeast"/>
                    </w:pPr>
                    <w:r>
                      <w:rPr>
                        <w:rFonts w:ascii="Courier New" w:hint="eastAsia"/>
                        <w:sz w:val="21"/>
                        <w:szCs w:val="21"/>
                      </w:rPr>
                      <w:t>Var xx=2;</w:t>
                    </w:r>
                    <w:r>
                      <w:rPr>
                        <w:rFonts w:ascii="Courier New" w:eastAsia="Courier New" w:hAnsi="Courier New" w:cs="Courier New"/>
                        <w:sz w:val="21"/>
                        <w:szCs w:val="21"/>
                      </w:rPr>
                      <w:br/>
                    </w:r>
                    <w:r>
                      <w:rPr>
                        <w:rFonts w:ascii="Courier New"/>
                        <w:sz w:val="21"/>
                        <w:szCs w:val="21"/>
                      </w:rPr>
                      <w:t>var</w:t>
                    </w:r>
                    <w:r>
                      <w:rPr>
                        <w:rFonts w:hAnsi="Courier New"/>
                        <w:sz w:val="21"/>
                        <w:szCs w:val="21"/>
                      </w:rPr>
                      <w:t> </w:t>
                    </w:r>
                    <w:r>
                      <w:rPr>
                        <w:rFonts w:ascii="Courier New"/>
                        <w:sz w:val="21"/>
                        <w:szCs w:val="21"/>
                      </w:rPr>
                      <w:t>foo=function(z){</w:t>
                    </w:r>
                    <w:r>
                      <w:rPr>
                        <w:rFonts w:ascii="Courier New" w:eastAsia="Courier New" w:hAnsi="Courier New" w:cs="Courier New"/>
                        <w:sz w:val="21"/>
                        <w:szCs w:val="21"/>
                      </w:rPr>
                      <w:br/>
                      <w:t>    </w:t>
                    </w:r>
                    <w:r>
                      <w:rPr>
                        <w:rFonts w:ascii="Courier New"/>
                        <w:sz w:val="21"/>
                        <w:szCs w:val="21"/>
                      </w:rPr>
                      <w:t>return</w:t>
                    </w:r>
                    <w:r>
                      <w:rPr>
                        <w:rFonts w:hAnsi="Courier New"/>
                        <w:sz w:val="21"/>
                        <w:szCs w:val="21"/>
                      </w:rPr>
                      <w:t> </w:t>
                    </w:r>
                    <w:r>
                      <w:rPr>
                        <w:rFonts w:ascii="Courier New"/>
                        <w:sz w:val="21"/>
                        <w:szCs w:val="21"/>
                      </w:rPr>
                      <w:t>z+1;</w:t>
                    </w:r>
                    <w:r>
                      <w:rPr>
                        <w:rFonts w:ascii="Courier New" w:eastAsia="Courier New" w:hAnsi="Courier New" w:cs="Courier New"/>
                        <w:sz w:val="21"/>
                        <w:szCs w:val="21"/>
                      </w:rPr>
                      <w:br/>
                    </w:r>
                    <w:r>
                      <w:rPr>
                        <w:rFonts w:ascii="Courier New"/>
                        <w:sz w:val="21"/>
                        <w:szCs w:val="21"/>
                      </w:rPr>
                      <w:t>}</w:t>
                    </w:r>
                    <w:r>
                      <w:rPr>
                        <w:rFonts w:ascii="Courier New" w:eastAsia="Courier New" w:hAnsi="Courier New" w:cs="Courier New"/>
                        <w:sz w:val="21"/>
                        <w:szCs w:val="21"/>
                      </w:rPr>
                      <w:br/>
                    </w:r>
                    <w:r>
                      <w:rPr>
                        <w:rFonts w:ascii="Courier New"/>
                        <w:sz w:val="21"/>
                        <w:szCs w:val="21"/>
                      </w:rPr>
                      <w:t>var</w:t>
                    </w:r>
                    <w:r>
                      <w:rPr>
                        <w:rFonts w:hAnsi="Courier New"/>
                        <w:sz w:val="21"/>
                        <w:szCs w:val="21"/>
                      </w:rPr>
                      <w:t> </w:t>
                    </w:r>
                    <w:r>
                      <w:rPr>
                        <w:rFonts w:ascii="Courier New"/>
                        <w:sz w:val="21"/>
                        <w:szCs w:val="21"/>
                      </w:rPr>
                      <w:t>sum=function(x,y){</w:t>
                    </w:r>
                    <w:r>
                      <w:rPr>
                        <w:rFonts w:ascii="Courier New" w:eastAsia="Courier New" w:hAnsi="Courier New" w:cs="Courier New"/>
                        <w:sz w:val="21"/>
                        <w:szCs w:val="21"/>
                      </w:rPr>
                      <w:br/>
                      <w:t>    </w:t>
                    </w:r>
                    <w:r>
                      <w:rPr>
                        <w:rFonts w:ascii="Courier New"/>
                        <w:sz w:val="21"/>
                        <w:szCs w:val="21"/>
                      </w:rPr>
                      <w:t>function</w:t>
                    </w:r>
                    <w:r>
                      <w:rPr>
                        <w:rFonts w:hAnsi="Courier New"/>
                        <w:sz w:val="21"/>
                        <w:szCs w:val="21"/>
                      </w:rPr>
                      <w:t> </w:t>
                    </w:r>
                    <w:r>
                      <w:rPr>
                        <w:rFonts w:ascii="Courier New"/>
                        <w:sz w:val="21"/>
                        <w:szCs w:val="21"/>
                      </w:rPr>
                      <w:t>foo(x){</w:t>
                    </w:r>
                    <w:r>
                      <w:rPr>
                        <w:rFonts w:ascii="Courier New" w:eastAsia="Courier New" w:hAnsi="Courier New" w:cs="Courier New"/>
                        <w:sz w:val="21"/>
                        <w:szCs w:val="21"/>
                      </w:rPr>
                      <w:br/>
                      <w:t>        </w:t>
                    </w:r>
                    <w:r>
                      <w:rPr>
                        <w:rFonts w:ascii="Courier New"/>
                        <w:sz w:val="21"/>
                        <w:szCs w:val="21"/>
                      </w:rPr>
                      <w:t>var</w:t>
                    </w:r>
                    <w:r>
                      <w:rPr>
                        <w:rFonts w:hAnsi="Courier New"/>
                        <w:sz w:val="21"/>
                        <w:szCs w:val="21"/>
                      </w:rPr>
                      <w:t> </w:t>
                    </w:r>
                    <w:r>
                      <w:rPr>
                        <w:rFonts w:ascii="Courier New"/>
                        <w:sz w:val="21"/>
                        <w:szCs w:val="21"/>
                      </w:rPr>
                      <w:t>xx=x+1;</w:t>
                    </w:r>
                    <w:r>
                      <w:rPr>
                        <w:rFonts w:ascii="Courier New" w:eastAsia="Courier New" w:hAnsi="Courier New" w:cs="Courier New"/>
                        <w:sz w:val="21"/>
                        <w:szCs w:val="21"/>
                      </w:rPr>
                      <w:br/>
                      <w:t>        </w:t>
                    </w:r>
                    <w:r>
                      <w:rPr>
                        <w:rFonts w:ascii="Courier New"/>
                        <w:sz w:val="21"/>
                        <w:szCs w:val="21"/>
                      </w:rPr>
                      <w:t>return</w:t>
                    </w:r>
                    <w:r>
                      <w:rPr>
                        <w:rFonts w:hAnsi="Courier New"/>
                        <w:sz w:val="21"/>
                        <w:szCs w:val="21"/>
                      </w:rPr>
                      <w:t> </w:t>
                    </w:r>
                    <w:r>
                      <w:rPr>
                        <w:rFonts w:ascii="Courier New"/>
                        <w:sz w:val="21"/>
                        <w:szCs w:val="21"/>
                      </w:rPr>
                      <w:t>xx;</w:t>
                    </w:r>
                    <w:r>
                      <w:rPr>
                        <w:rFonts w:ascii="Courier New" w:eastAsia="Courier New" w:hAnsi="Courier New" w:cs="Courier New"/>
                        <w:sz w:val="21"/>
                        <w:szCs w:val="21"/>
                      </w:rPr>
                      <w:br/>
                      <w:t>        </w:t>
                    </w:r>
                    <w:r>
                      <w:rPr>
                        <w:rFonts w:ascii="Courier New"/>
                        <w:sz w:val="21"/>
                        <w:szCs w:val="21"/>
                      </w:rPr>
                      <w:t>}</w:t>
                    </w:r>
                    <w:r>
                      <w:rPr>
                        <w:rFonts w:ascii="Courier New" w:eastAsia="Courier New" w:hAnsi="Courier New" w:cs="Courier New"/>
                        <w:sz w:val="21"/>
                        <w:szCs w:val="21"/>
                      </w:rPr>
                      <w:br/>
                      <w:t>    </w:t>
                    </w:r>
                    <w:r>
                      <w:rPr>
                        <w:rFonts w:ascii="Courier New"/>
                        <w:sz w:val="21"/>
                        <w:szCs w:val="21"/>
                      </w:rPr>
                      <w:t>return</w:t>
                    </w:r>
                    <w:r>
                      <w:rPr>
                        <w:rFonts w:hAnsi="Courier New"/>
                        <w:sz w:val="21"/>
                        <w:szCs w:val="21"/>
                      </w:rPr>
                      <w:t> </w:t>
                    </w:r>
                    <w:r>
                      <w:rPr>
                        <w:rFonts w:ascii="Courier New"/>
                        <w:sz w:val="21"/>
                        <w:szCs w:val="21"/>
                      </w:rPr>
                      <w:t>foo(x)+y;</w:t>
                    </w:r>
                    <w:r>
                      <w:rPr>
                        <w:rFonts w:ascii="Courier New" w:eastAsia="Courier New" w:hAnsi="Courier New" w:cs="Courier New"/>
                        <w:sz w:val="21"/>
                        <w:szCs w:val="21"/>
                      </w:rPr>
                      <w:br/>
                      <w:t>    </w:t>
                    </w:r>
                    <w:r>
                      <w:rPr>
                        <w:rFonts w:ascii="Courier New"/>
                        <w:sz w:val="21"/>
                        <w:szCs w:val="21"/>
                      </w:rPr>
                      <w:t>}</w:t>
                    </w:r>
                    <w:r>
                      <w:rPr>
                        <w:rFonts w:ascii="Courier New" w:eastAsia="Courier New" w:hAnsi="Courier New" w:cs="Courier New"/>
                        <w:sz w:val="21"/>
                        <w:szCs w:val="21"/>
                      </w:rPr>
                      <w:br/>
                    </w:r>
                    <w:r>
                      <w:rPr>
                        <w:rFonts w:ascii="Courier New"/>
                        <w:sz w:val="21"/>
                        <w:szCs w:val="21"/>
                      </w:rPr>
                      <w:t>var</w:t>
                    </w:r>
                    <w:r>
                      <w:rPr>
                        <w:rFonts w:hAnsi="Courier New"/>
                        <w:sz w:val="21"/>
                        <w:szCs w:val="21"/>
                      </w:rPr>
                      <w:t> </w:t>
                    </w:r>
                    <w:r>
                      <w:rPr>
                        <w:rFonts w:ascii="Courier New"/>
                        <w:sz w:val="21"/>
                        <w:szCs w:val="21"/>
                      </w:rPr>
                      <w:t>c=sum(b,1);</w:t>
                    </w:r>
                  </w:p>
                </w:txbxContent>
              </v:textbox>
            </v:rect>
            <w10:wrap type="none"/>
            <w10:anchorlock/>
          </v:group>
        </w:pict>
      </w:r>
    </w:p>
    <w:p w14:paraId="3A3035FA"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5.9 Test code.</w:t>
      </w:r>
    </w:p>
    <w:p w14:paraId="669390AF" w14:textId="77777777" w:rsidR="00B513FC" w:rsidRDefault="004F4D39">
      <w:pPr>
        <w:widowControl w:val="0"/>
        <w:spacing w:afterLines="50" w:after="120" w:line="276" w:lineRule="auto"/>
        <w:jc w:val="both"/>
        <w:rPr>
          <w:rFonts w:ascii="Times New Roman" w:eastAsia="Times New Roman" w:hAnsi="Times New Roman"/>
          <w:sz w:val="24"/>
          <w:szCs w:val="24"/>
          <w:highlight w:val="red"/>
        </w:rPr>
      </w:pPr>
      <w:r>
        <w:rPr>
          <w:rFonts w:ascii="Times New Roman"/>
          <w:sz w:val="24"/>
          <w:szCs w:val="24"/>
        </w:rPr>
        <w:t>The following figures show us we can get correct sliced code by two algorithm slicing on criterion &lt;1</w:t>
      </w:r>
      <w:r>
        <w:rPr>
          <w:rFonts w:ascii="Times New Roman" w:hint="eastAsia"/>
          <w:sz w:val="24"/>
          <w:szCs w:val="24"/>
        </w:rPr>
        <w:t>4</w:t>
      </w:r>
      <w:r>
        <w:rPr>
          <w:rFonts w:ascii="Times New Roman"/>
          <w:sz w:val="24"/>
          <w:szCs w:val="24"/>
        </w:rPr>
        <w:t>,{c}&gt;. The different is that JipdaSlicer keeps the function nested but STIP.js decomposes the two function at same level. This is because when Stip.js build PDG, it creates an entry node for each function and after traversing all related node, the algorithm prints the function based on each entry node. In JipdaSlicer, after the algorithm find corresponding function declaration, it just fetches the whole body of that function. In the line used to start the slicing, is doesn</w:t>
      </w:r>
      <w:r>
        <w:rPr>
          <w:rFonts w:hAnsi="Times New Roman"/>
          <w:sz w:val="24"/>
          <w:szCs w:val="24"/>
        </w:rPr>
        <w:t>’</w:t>
      </w:r>
      <w:r>
        <w:rPr>
          <w:rFonts w:ascii="Times New Roman"/>
          <w:sz w:val="24"/>
          <w:szCs w:val="24"/>
        </w:rPr>
        <w:t xml:space="preserve">t contain an identifier point to </w:t>
      </w:r>
      <w:r>
        <w:rPr>
          <w:rFonts w:ascii="Times New Roman"/>
          <w:i/>
          <w:iCs/>
          <w:sz w:val="24"/>
          <w:szCs w:val="24"/>
        </w:rPr>
        <w:t>foo</w:t>
      </w:r>
      <w:r>
        <w:rPr>
          <w:rFonts w:ascii="Times New Roman"/>
          <w:sz w:val="24"/>
          <w:szCs w:val="24"/>
        </w:rPr>
        <w:t xml:space="preserve"> function define in the same level with </w:t>
      </w:r>
      <w:r>
        <w:rPr>
          <w:rFonts w:ascii="Times New Roman"/>
          <w:i/>
          <w:iCs/>
          <w:sz w:val="24"/>
          <w:szCs w:val="24"/>
        </w:rPr>
        <w:t>sum</w:t>
      </w:r>
      <w:r>
        <w:rPr>
          <w:rFonts w:ascii="Times New Roman"/>
          <w:sz w:val="24"/>
          <w:szCs w:val="24"/>
        </w:rPr>
        <w:t>, so JipdaSlicer didn</w:t>
      </w:r>
      <w:r>
        <w:rPr>
          <w:rFonts w:hAnsi="Times New Roman"/>
          <w:sz w:val="24"/>
          <w:szCs w:val="24"/>
        </w:rPr>
        <w:t>’</w:t>
      </w:r>
      <w:r>
        <w:rPr>
          <w:rFonts w:ascii="Times New Roman"/>
          <w:sz w:val="24"/>
          <w:szCs w:val="24"/>
        </w:rPr>
        <w:t>t check on th</w:t>
      </w:r>
      <w:r>
        <w:rPr>
          <w:rFonts w:ascii="Times New Roman" w:hint="eastAsia"/>
          <w:sz w:val="24"/>
          <w:szCs w:val="24"/>
        </w:rPr>
        <w:t xml:space="preserve">e </w:t>
      </w:r>
      <w:r>
        <w:rPr>
          <w:rFonts w:ascii="Times New Roman"/>
          <w:sz w:val="24"/>
          <w:szCs w:val="24"/>
        </w:rPr>
        <w:t>function declaration</w:t>
      </w:r>
      <w:r>
        <w:rPr>
          <w:rFonts w:ascii="Times New Roman" w:hint="eastAsia"/>
          <w:sz w:val="24"/>
          <w:szCs w:val="24"/>
        </w:rPr>
        <w:t xml:space="preserve"> in 4</w:t>
      </w:r>
      <w:r>
        <w:rPr>
          <w:rFonts w:ascii="Times New Roman" w:hint="eastAsia"/>
          <w:sz w:val="24"/>
          <w:szCs w:val="24"/>
          <w:vertAlign w:val="superscript"/>
        </w:rPr>
        <w:t>th</w:t>
      </w:r>
      <w:r>
        <w:rPr>
          <w:rFonts w:ascii="Times New Roman" w:hint="eastAsia"/>
          <w:sz w:val="24"/>
          <w:szCs w:val="24"/>
        </w:rPr>
        <w:t xml:space="preserve"> line</w:t>
      </w:r>
      <w:r>
        <w:rPr>
          <w:rFonts w:ascii="Times New Roman"/>
          <w:sz w:val="24"/>
          <w:szCs w:val="24"/>
        </w:rPr>
        <w:t>.</w:t>
      </w:r>
    </w:p>
    <w:p w14:paraId="462273BF" w14:textId="77777777" w:rsidR="00B513FC" w:rsidRDefault="0057338F">
      <w:pPr>
        <w:widowControl w:val="0"/>
        <w:spacing w:afterLines="50" w:after="120" w:line="276" w:lineRule="auto"/>
        <w:jc w:val="both"/>
        <w:rPr>
          <w:rFonts w:ascii="Times New Roman" w:hAnsi="Times New Roman"/>
          <w:sz w:val="21"/>
          <w:szCs w:val="21"/>
        </w:rPr>
      </w:pPr>
      <w:r>
        <w:rPr>
          <w:rFonts w:ascii="Times New Roman" w:hAnsi="Times New Roman"/>
          <w:sz w:val="21"/>
          <w:szCs w:val="21"/>
        </w:rPr>
        <w:lastRenderedPageBreak/>
        <w:pict w14:anchorId="183B372A">
          <v:shape id="_x0000_i1202" type="#_x0000_t75" style="width:360.65pt;height:136.65pt">
            <v:imagedata r:id="rId167" o:title="QQ截图20150818135417"/>
          </v:shape>
        </w:pict>
      </w:r>
    </w:p>
    <w:p w14:paraId="32BF4EFD"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5.10(a) Result of slicing on &lt;1</w:t>
      </w:r>
      <w:r>
        <w:rPr>
          <w:rFonts w:ascii="Times New Roman" w:hint="eastAsia"/>
          <w:sz w:val="21"/>
          <w:szCs w:val="21"/>
        </w:rPr>
        <w:t>4</w:t>
      </w:r>
      <w:r>
        <w:rPr>
          <w:rFonts w:ascii="Times New Roman"/>
          <w:sz w:val="21"/>
          <w:szCs w:val="21"/>
        </w:rPr>
        <w:t>,{</w:t>
      </w:r>
      <w:r>
        <w:rPr>
          <w:rFonts w:ascii="Times New Roman" w:hint="eastAsia"/>
          <w:sz w:val="21"/>
          <w:szCs w:val="21"/>
        </w:rPr>
        <w:t>c</w:t>
      </w:r>
      <w:r>
        <w:rPr>
          <w:rFonts w:ascii="Times New Roman"/>
          <w:sz w:val="21"/>
          <w:szCs w:val="21"/>
        </w:rPr>
        <w:t>}&gt; of the code in figure 5.9 by JipdaSlicer.</w:t>
      </w:r>
    </w:p>
    <w:p w14:paraId="70460943" w14:textId="77777777" w:rsidR="00B513FC" w:rsidRDefault="0057338F">
      <w:pPr>
        <w:widowControl w:val="0"/>
        <w:spacing w:afterLines="50" w:after="120" w:line="276" w:lineRule="auto"/>
        <w:jc w:val="both"/>
        <w:rPr>
          <w:rFonts w:ascii="Times New Roman" w:hAnsi="Times New Roman"/>
          <w:sz w:val="21"/>
          <w:szCs w:val="21"/>
        </w:rPr>
      </w:pPr>
      <w:r>
        <w:rPr>
          <w:rFonts w:ascii="Times New Roman" w:hAnsi="Times New Roman"/>
          <w:sz w:val="21"/>
          <w:szCs w:val="21"/>
        </w:rPr>
        <w:pict w14:anchorId="32C002F3">
          <v:shape id="_x56fe__x7247__x0020_349" o:spid="_x0000_i1203" type="#_x0000_t75" style="width:5in;height:140pt">
            <v:imagedata r:id="rId168" o:title="QQ截图20150818135405"/>
          </v:shape>
        </w:pict>
      </w:r>
    </w:p>
    <w:p w14:paraId="49DE48E0" w14:textId="77777777" w:rsidR="00B513FC" w:rsidRDefault="004F4D39">
      <w:pPr>
        <w:widowControl w:val="0"/>
        <w:spacing w:afterLines="50" w:after="120" w:line="276" w:lineRule="auto"/>
        <w:jc w:val="center"/>
        <w:rPr>
          <w:rFonts w:ascii="Times New Roman"/>
          <w:sz w:val="21"/>
          <w:szCs w:val="21"/>
        </w:rPr>
      </w:pPr>
      <w:r>
        <w:rPr>
          <w:rFonts w:ascii="Times New Roman"/>
          <w:sz w:val="21"/>
          <w:szCs w:val="21"/>
        </w:rPr>
        <w:t>Figure 5.10(b) Result of slicing on &lt;1</w:t>
      </w:r>
      <w:r>
        <w:rPr>
          <w:rFonts w:ascii="Times New Roman" w:hint="eastAsia"/>
          <w:sz w:val="21"/>
          <w:szCs w:val="21"/>
        </w:rPr>
        <w:t>4</w:t>
      </w:r>
      <w:r>
        <w:rPr>
          <w:rFonts w:ascii="Times New Roman"/>
          <w:sz w:val="21"/>
          <w:szCs w:val="21"/>
        </w:rPr>
        <w:t>,{</w:t>
      </w:r>
      <w:r>
        <w:rPr>
          <w:rFonts w:ascii="Times New Roman" w:hint="eastAsia"/>
          <w:sz w:val="21"/>
          <w:szCs w:val="21"/>
        </w:rPr>
        <w:t>c</w:t>
      </w:r>
      <w:r>
        <w:rPr>
          <w:rFonts w:ascii="Times New Roman"/>
          <w:sz w:val="21"/>
          <w:szCs w:val="21"/>
        </w:rPr>
        <w:t>}&gt; of the code in figure 5.9 by STIP.js.</w:t>
      </w:r>
    </w:p>
    <w:p w14:paraId="6F9E84D3" w14:textId="77777777" w:rsidR="00B513FC" w:rsidRDefault="004F4D39">
      <w:pPr>
        <w:pStyle w:val="Caption"/>
        <w:widowControl w:val="0"/>
        <w:spacing w:afterLines="50" w:after="120" w:line="276" w:lineRule="auto"/>
        <w:jc w:val="both"/>
        <w:rPr>
          <w:rFonts w:ascii="Times New Roman"/>
          <w:sz w:val="21"/>
          <w:szCs w:val="21"/>
        </w:rPr>
      </w:pPr>
      <w:r>
        <w:rPr>
          <w:rFonts w:ascii="Times New Roman"/>
          <w:sz w:val="24"/>
          <w:szCs w:val="24"/>
        </w:rPr>
        <w:t xml:space="preserve">Looking at the results we get from the two algorithms in above test cases, we can know both of them return us a correct slice. The difference is the order of statements in the sliced code. The different way of querying results in this kind of different ordering. In JipdaSlicer, after abstract interpreter invoked by </w:t>
      </w:r>
      <w:r>
        <w:rPr>
          <w:rFonts w:ascii="Times New Roman" w:hint="eastAsia"/>
          <w:sz w:val="24"/>
          <w:szCs w:val="24"/>
        </w:rPr>
        <w:t>getting the range of</w:t>
      </w:r>
      <w:r>
        <w:rPr>
          <w:rFonts w:ascii="Times New Roman"/>
          <w:sz w:val="24"/>
          <w:szCs w:val="24"/>
        </w:rPr>
        <w:t xml:space="preserve"> selected line, the algorithm evaluates each node in that line in sequence. If the node is bundled with identifier, the node on which it dependent</w:t>
      </w:r>
      <w:r>
        <w:rPr>
          <w:rFonts w:ascii="Times New Roman" w:hint="eastAsia"/>
          <w:sz w:val="24"/>
          <w:szCs w:val="24"/>
        </w:rPr>
        <w:t xml:space="preserve"> </w:t>
      </w:r>
      <w:r>
        <w:rPr>
          <w:rFonts w:ascii="Times New Roman"/>
          <w:sz w:val="24"/>
          <w:szCs w:val="24"/>
        </w:rPr>
        <w:t xml:space="preserve">is always found by traversal on state graph to matching the </w:t>
      </w:r>
      <w:r>
        <w:rPr>
          <w:rFonts w:ascii="Times New Roman" w:hint="eastAsia"/>
          <w:sz w:val="24"/>
          <w:szCs w:val="24"/>
        </w:rPr>
        <w:t xml:space="preserve">name of </w:t>
      </w:r>
      <w:r>
        <w:rPr>
          <w:rFonts w:ascii="Times New Roman"/>
          <w:sz w:val="24"/>
          <w:szCs w:val="24"/>
        </w:rPr>
        <w:t xml:space="preserve">variable with scope. So the order of code in </w:t>
      </w:r>
      <w:r>
        <w:rPr>
          <w:rFonts w:ascii="Times New Roman" w:hint="eastAsia"/>
          <w:sz w:val="24"/>
          <w:szCs w:val="24"/>
        </w:rPr>
        <w:t xml:space="preserve">the result from </w:t>
      </w:r>
      <w:r>
        <w:rPr>
          <w:rFonts w:ascii="Times New Roman"/>
          <w:sz w:val="24"/>
          <w:szCs w:val="24"/>
        </w:rPr>
        <w:t>JipdaSlicer depends on the position of identifier in selected line.</w:t>
      </w:r>
    </w:p>
    <w:p w14:paraId="2F5A8F7C" w14:textId="77777777" w:rsidR="00B513FC" w:rsidRDefault="00B513FC">
      <w:pPr>
        <w:widowControl w:val="0"/>
        <w:spacing w:afterLines="50" w:after="120" w:line="276" w:lineRule="auto"/>
        <w:jc w:val="center"/>
        <w:rPr>
          <w:rFonts w:ascii="Times New Roman" w:eastAsia="Times New Roman" w:hAnsi="Times New Roman"/>
          <w:sz w:val="21"/>
          <w:szCs w:val="21"/>
        </w:rPr>
      </w:pPr>
    </w:p>
    <w:p w14:paraId="403F5333" w14:textId="77777777" w:rsidR="00B513FC" w:rsidRDefault="004F4D39">
      <w:pPr>
        <w:widowControl w:val="0"/>
        <w:spacing w:afterLines="50" w:after="120" w:line="276" w:lineRule="auto"/>
        <w:rPr>
          <w:rFonts w:ascii="Times New Roman" w:eastAsia="Times New Roman" w:hAnsi="Times New Roman"/>
          <w:b/>
          <w:bCs/>
          <w:sz w:val="24"/>
          <w:szCs w:val="24"/>
        </w:rPr>
      </w:pPr>
      <w:r>
        <w:rPr>
          <w:rFonts w:ascii="Times New Roman"/>
          <w:b/>
          <w:bCs/>
          <w:sz w:val="24"/>
          <w:szCs w:val="24"/>
        </w:rPr>
        <w:t>Test case 2: slicing on slicing on conditional statement.</w:t>
      </w:r>
    </w:p>
    <w:p w14:paraId="5867AC7C" w14:textId="77777777" w:rsidR="00B513FC" w:rsidRDefault="004F4D39">
      <w:pPr>
        <w:widowControl w:val="0"/>
        <w:spacing w:afterLines="50" w:after="120" w:line="276" w:lineRule="auto"/>
        <w:jc w:val="both"/>
        <w:rPr>
          <w:rFonts w:ascii="Times New Roman" w:eastAsia="Times New Roman" w:hAnsi="Times New Roman"/>
          <w:color w:val="000000"/>
          <w:kern w:val="2"/>
          <w:sz w:val="24"/>
          <w:szCs w:val="24"/>
          <w:u w:color="000000"/>
        </w:rPr>
      </w:pPr>
      <w:r>
        <w:rPr>
          <w:rFonts w:ascii="Times New Roman"/>
          <w:sz w:val="24"/>
          <w:szCs w:val="24"/>
        </w:rPr>
        <w:t>We make this example in orde</w:t>
      </w:r>
      <w:r>
        <w:rPr>
          <w:rFonts w:ascii="Times New Roman"/>
          <w:color w:val="000000"/>
          <w:kern w:val="2"/>
          <w:sz w:val="24"/>
          <w:szCs w:val="24"/>
          <w:u w:color="000000"/>
        </w:rPr>
        <w:t xml:space="preserve">r to check grammatical structure of a conditional statement in the resulting code. The test code is given in figure 5.11(a). As shown in figure 5.11, if we want to get the slice with slicing criterion </w:t>
      </w:r>
      <w:r>
        <w:rPr>
          <w:rFonts w:ascii="Times New Roman"/>
          <w:i/>
          <w:iCs/>
          <w:color w:val="000000"/>
          <w:kern w:val="2"/>
          <w:sz w:val="24"/>
          <w:szCs w:val="24"/>
          <w:u w:color="000000"/>
        </w:rPr>
        <w:t>&lt;16,{max}&gt;</w:t>
      </w:r>
      <w:r>
        <w:rPr>
          <w:rFonts w:ascii="Times New Roman" w:hint="eastAsia"/>
          <w:color w:val="000000"/>
          <w:kern w:val="2"/>
          <w:sz w:val="24"/>
          <w:szCs w:val="24"/>
          <w:u w:color="000000"/>
        </w:rPr>
        <w:t>,</w:t>
      </w:r>
      <w:r>
        <w:rPr>
          <w:rFonts w:ascii="Times New Roman"/>
          <w:color w:val="000000"/>
          <w:kern w:val="2"/>
          <w:sz w:val="24"/>
          <w:szCs w:val="24"/>
          <w:u w:color="000000"/>
        </w:rPr>
        <w:t xml:space="preserve"> the result would like in figure 5.11(b). The resulting code gets rid of the false branch of </w:t>
      </w:r>
      <w:r>
        <w:rPr>
          <w:rFonts w:ascii="Times New Roman"/>
          <w:b/>
          <w:bCs/>
          <w:color w:val="000000"/>
          <w:kern w:val="2"/>
          <w:sz w:val="24"/>
          <w:szCs w:val="24"/>
          <w:u w:color="000000"/>
        </w:rPr>
        <w:t>if-else</w:t>
      </w:r>
      <w:r>
        <w:rPr>
          <w:rFonts w:ascii="Times New Roman"/>
          <w:color w:val="000000"/>
          <w:kern w:val="2"/>
          <w:sz w:val="24"/>
          <w:szCs w:val="24"/>
          <w:u w:color="000000"/>
        </w:rPr>
        <w:t xml:space="preserve"> statement based on computation </w:t>
      </w:r>
      <w:r>
        <w:rPr>
          <w:rFonts w:ascii="Times New Roman"/>
          <w:color w:val="000000"/>
          <w:kern w:val="2"/>
          <w:sz w:val="24"/>
          <w:szCs w:val="24"/>
          <w:u w:color="000000"/>
        </w:rPr>
        <w:lastRenderedPageBreak/>
        <w:t>result in conditional expression. Based on our design of JipdaSlicer, in the pre-process phase of conditional statement, it will first cuts off branch which isn</w:t>
      </w:r>
      <w:r>
        <w:rPr>
          <w:rFonts w:hAnsi="Times New Roman"/>
          <w:color w:val="000000"/>
          <w:kern w:val="2"/>
          <w:sz w:val="24"/>
          <w:szCs w:val="24"/>
          <w:u w:color="000000"/>
        </w:rPr>
        <w:t>’</w:t>
      </w:r>
      <w:r>
        <w:rPr>
          <w:rFonts w:ascii="Times New Roman"/>
          <w:color w:val="000000"/>
          <w:kern w:val="2"/>
          <w:sz w:val="24"/>
          <w:szCs w:val="24"/>
          <w:u w:color="000000"/>
        </w:rPr>
        <w:t>t accessed when slicing on  program. In this example, since the statement in 16</w:t>
      </w:r>
      <w:r>
        <w:rPr>
          <w:rFonts w:ascii="Times New Roman"/>
          <w:color w:val="000000"/>
          <w:kern w:val="2"/>
          <w:sz w:val="24"/>
          <w:szCs w:val="24"/>
          <w:u w:color="000000"/>
          <w:vertAlign w:val="superscript"/>
        </w:rPr>
        <w:t>th</w:t>
      </w:r>
      <w:r>
        <w:rPr>
          <w:rFonts w:ascii="Times New Roman"/>
          <w:color w:val="000000"/>
          <w:kern w:val="2"/>
          <w:sz w:val="24"/>
          <w:szCs w:val="24"/>
          <w:u w:color="000000"/>
        </w:rPr>
        <w:t xml:space="preserve">  is in </w:t>
      </w:r>
      <w:r>
        <w:rPr>
          <w:rFonts w:ascii="Times New Roman"/>
          <w:b/>
          <w:bCs/>
          <w:color w:val="000000"/>
          <w:kern w:val="2"/>
          <w:sz w:val="24"/>
          <w:szCs w:val="24"/>
          <w:u w:color="000000"/>
        </w:rPr>
        <w:t>if-else</w:t>
      </w:r>
      <w:r>
        <w:rPr>
          <w:rFonts w:ascii="Times New Roman"/>
          <w:color w:val="000000"/>
          <w:kern w:val="2"/>
          <w:sz w:val="24"/>
          <w:szCs w:val="24"/>
          <w:u w:color="000000"/>
        </w:rPr>
        <w:t xml:space="preserve"> statement, it should return an empty block of each false branch. Running the result of JipdaSlicer is shown in figure 5.12. </w:t>
      </w:r>
    </w:p>
    <w:p w14:paraId="1C50EC89" w14:textId="77777777" w:rsidR="00B513FC" w:rsidRDefault="0057338F">
      <w:pPr>
        <w:widowControl w:val="0"/>
        <w:spacing w:afterLines="50" w:after="120" w:line="276" w:lineRule="auto"/>
        <w:jc w:val="both"/>
        <w:rPr>
          <w:rFonts w:ascii="Times New Roman" w:eastAsia="Times New Roman" w:hAnsi="Times New Roman"/>
          <w:color w:val="000000"/>
          <w:kern w:val="2"/>
          <w:sz w:val="24"/>
          <w:szCs w:val="24"/>
          <w:u w:color="000000"/>
        </w:rPr>
      </w:pP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65084E08">
          <v:group id="Group_x0020_296" o:spid="_x0000_s1318" style="width:25.85pt;height:244.15pt;mso-position-horizontal-relative:char;mso-position-vertical-relative:line" coordsize="517,4883">
            <v:rect id="Shape_x0020_1073742102" o:spid="_x0000_s1319" style="position:absolute;width:517;height:4883" o:preferrelative="t" stroked="f"/>
            <v:rect id="Shape_x0020_1073742103" o:spid="_x0000_s1320" style="position:absolute;width:517;height:4883" o:preferrelative="t" filled="f" stroked="f">
              <v:textbox inset="3.6pt,,3.6pt">
                <w:txbxContent>
                  <w:p w14:paraId="0484929A" w14:textId="77777777" w:rsidR="0057338F" w:rsidRDefault="0057338F">
                    <w:pPr>
                      <w:spacing w:after="46" w:line="20" w:lineRule="atLeast"/>
                      <w:rPr>
                        <w:rFonts w:ascii="Courier New" w:eastAsia="Courier New" w:hAnsi="Courier New" w:cs="Courier New"/>
                        <w:sz w:val="18"/>
                        <w:szCs w:val="18"/>
                      </w:rPr>
                    </w:pPr>
                    <w:r>
                      <w:rPr>
                        <w:rFonts w:ascii="Courier New"/>
                        <w:sz w:val="18"/>
                        <w:szCs w:val="18"/>
                      </w:rPr>
                      <w:t>1</w:t>
                    </w:r>
                  </w:p>
                  <w:p w14:paraId="6CF8D4DE" w14:textId="77777777" w:rsidR="0057338F" w:rsidRDefault="0057338F">
                    <w:pPr>
                      <w:spacing w:after="46" w:line="20" w:lineRule="atLeast"/>
                      <w:rPr>
                        <w:rFonts w:ascii="Courier New" w:eastAsia="Courier New" w:hAnsi="Courier New" w:cs="Courier New"/>
                        <w:sz w:val="18"/>
                        <w:szCs w:val="18"/>
                      </w:rPr>
                    </w:pPr>
                    <w:r>
                      <w:rPr>
                        <w:rFonts w:ascii="Courier New"/>
                        <w:sz w:val="18"/>
                        <w:szCs w:val="18"/>
                      </w:rPr>
                      <w:t>2</w:t>
                    </w:r>
                  </w:p>
                  <w:p w14:paraId="210B27F6" w14:textId="77777777" w:rsidR="0057338F" w:rsidRDefault="0057338F">
                    <w:pPr>
                      <w:spacing w:after="46" w:line="20" w:lineRule="atLeast"/>
                      <w:rPr>
                        <w:rFonts w:ascii="Courier New" w:eastAsia="Courier New" w:hAnsi="Courier New" w:cs="Courier New"/>
                        <w:sz w:val="18"/>
                        <w:szCs w:val="18"/>
                      </w:rPr>
                    </w:pPr>
                    <w:r>
                      <w:rPr>
                        <w:rFonts w:ascii="Courier New"/>
                        <w:sz w:val="18"/>
                        <w:szCs w:val="18"/>
                      </w:rPr>
                      <w:t>3</w:t>
                    </w:r>
                  </w:p>
                  <w:p w14:paraId="4408BDA4" w14:textId="77777777" w:rsidR="0057338F" w:rsidRDefault="0057338F">
                    <w:pPr>
                      <w:spacing w:after="46" w:line="20" w:lineRule="atLeast"/>
                      <w:rPr>
                        <w:rFonts w:ascii="Courier New" w:eastAsia="Courier New" w:hAnsi="Courier New" w:cs="Courier New"/>
                        <w:sz w:val="18"/>
                        <w:szCs w:val="18"/>
                      </w:rPr>
                    </w:pPr>
                    <w:r>
                      <w:rPr>
                        <w:rFonts w:ascii="Courier New"/>
                        <w:sz w:val="18"/>
                        <w:szCs w:val="18"/>
                      </w:rPr>
                      <w:t>4</w:t>
                    </w:r>
                  </w:p>
                  <w:p w14:paraId="1E601C0A" w14:textId="77777777" w:rsidR="0057338F" w:rsidRDefault="0057338F">
                    <w:pPr>
                      <w:spacing w:after="46" w:line="20" w:lineRule="atLeast"/>
                      <w:rPr>
                        <w:rFonts w:ascii="Courier New" w:eastAsia="Courier New" w:hAnsi="Courier New" w:cs="Courier New"/>
                        <w:sz w:val="18"/>
                        <w:szCs w:val="18"/>
                      </w:rPr>
                    </w:pPr>
                    <w:r>
                      <w:rPr>
                        <w:rFonts w:ascii="Courier New"/>
                        <w:sz w:val="18"/>
                        <w:szCs w:val="18"/>
                      </w:rPr>
                      <w:t>5</w:t>
                    </w:r>
                  </w:p>
                  <w:p w14:paraId="68206ED7" w14:textId="77777777" w:rsidR="0057338F" w:rsidRDefault="0057338F">
                    <w:pPr>
                      <w:spacing w:after="46" w:line="20" w:lineRule="atLeast"/>
                      <w:rPr>
                        <w:rFonts w:ascii="Courier New" w:eastAsia="Courier New" w:hAnsi="Courier New" w:cs="Courier New"/>
                        <w:sz w:val="18"/>
                        <w:szCs w:val="18"/>
                      </w:rPr>
                    </w:pPr>
                    <w:r>
                      <w:rPr>
                        <w:rFonts w:ascii="Courier New"/>
                        <w:sz w:val="18"/>
                        <w:szCs w:val="18"/>
                      </w:rPr>
                      <w:t>6</w:t>
                    </w:r>
                  </w:p>
                  <w:p w14:paraId="3F492BB0" w14:textId="77777777" w:rsidR="0057338F" w:rsidRDefault="0057338F">
                    <w:pPr>
                      <w:spacing w:after="46" w:line="20" w:lineRule="atLeast"/>
                      <w:rPr>
                        <w:rFonts w:ascii="Courier New" w:eastAsia="Courier New" w:hAnsi="Courier New" w:cs="Courier New"/>
                        <w:sz w:val="18"/>
                        <w:szCs w:val="18"/>
                      </w:rPr>
                    </w:pPr>
                    <w:r>
                      <w:rPr>
                        <w:rFonts w:ascii="Courier New"/>
                        <w:sz w:val="18"/>
                        <w:szCs w:val="18"/>
                      </w:rPr>
                      <w:t>7</w:t>
                    </w:r>
                  </w:p>
                  <w:p w14:paraId="751DC2E5" w14:textId="77777777" w:rsidR="0057338F" w:rsidRDefault="0057338F">
                    <w:pPr>
                      <w:spacing w:after="46" w:line="20" w:lineRule="atLeast"/>
                      <w:rPr>
                        <w:rFonts w:ascii="Courier New" w:eastAsia="Courier New" w:hAnsi="Courier New" w:cs="Courier New"/>
                        <w:sz w:val="18"/>
                        <w:szCs w:val="18"/>
                      </w:rPr>
                    </w:pPr>
                    <w:r>
                      <w:rPr>
                        <w:rFonts w:ascii="Courier New"/>
                        <w:sz w:val="18"/>
                        <w:szCs w:val="18"/>
                      </w:rPr>
                      <w:t>8</w:t>
                    </w:r>
                  </w:p>
                  <w:p w14:paraId="11CAC1BB" w14:textId="77777777" w:rsidR="0057338F" w:rsidRDefault="0057338F">
                    <w:pPr>
                      <w:spacing w:after="46" w:line="20" w:lineRule="atLeast"/>
                      <w:rPr>
                        <w:rFonts w:ascii="Courier New" w:eastAsia="Courier New" w:hAnsi="Courier New" w:cs="Courier New"/>
                        <w:sz w:val="18"/>
                        <w:szCs w:val="18"/>
                      </w:rPr>
                    </w:pPr>
                    <w:r>
                      <w:rPr>
                        <w:rFonts w:ascii="Courier New"/>
                        <w:sz w:val="18"/>
                        <w:szCs w:val="18"/>
                      </w:rPr>
                      <w:t>9</w:t>
                    </w:r>
                  </w:p>
                  <w:p w14:paraId="2A76E433" w14:textId="77777777" w:rsidR="0057338F" w:rsidRDefault="0057338F">
                    <w:pPr>
                      <w:spacing w:after="46" w:line="20" w:lineRule="atLeast"/>
                      <w:rPr>
                        <w:rFonts w:ascii="Courier New" w:eastAsia="Courier New" w:hAnsi="Courier New" w:cs="Courier New"/>
                        <w:sz w:val="18"/>
                        <w:szCs w:val="18"/>
                      </w:rPr>
                    </w:pPr>
                    <w:r>
                      <w:rPr>
                        <w:rFonts w:ascii="Courier New"/>
                        <w:sz w:val="18"/>
                        <w:szCs w:val="18"/>
                      </w:rPr>
                      <w:t>10</w:t>
                    </w:r>
                  </w:p>
                  <w:p w14:paraId="2E1D3406" w14:textId="77777777" w:rsidR="0057338F" w:rsidRDefault="0057338F">
                    <w:pPr>
                      <w:spacing w:after="46" w:line="20" w:lineRule="atLeast"/>
                      <w:rPr>
                        <w:rFonts w:ascii="Courier New" w:eastAsia="Courier New" w:hAnsi="Courier New" w:cs="Courier New"/>
                        <w:sz w:val="18"/>
                        <w:szCs w:val="18"/>
                      </w:rPr>
                    </w:pPr>
                    <w:r>
                      <w:rPr>
                        <w:rFonts w:ascii="Courier New"/>
                        <w:sz w:val="18"/>
                        <w:szCs w:val="18"/>
                      </w:rPr>
                      <w:t>11</w:t>
                    </w:r>
                  </w:p>
                  <w:p w14:paraId="31618633" w14:textId="77777777" w:rsidR="0057338F" w:rsidRDefault="0057338F">
                    <w:pPr>
                      <w:spacing w:after="46" w:line="20" w:lineRule="atLeast"/>
                      <w:rPr>
                        <w:rFonts w:ascii="Courier New" w:eastAsia="Courier New" w:hAnsi="Courier New" w:cs="Courier New"/>
                        <w:sz w:val="18"/>
                        <w:szCs w:val="18"/>
                      </w:rPr>
                    </w:pPr>
                    <w:r>
                      <w:rPr>
                        <w:rFonts w:ascii="Courier New"/>
                        <w:sz w:val="18"/>
                        <w:szCs w:val="18"/>
                      </w:rPr>
                      <w:t>12</w:t>
                    </w:r>
                  </w:p>
                  <w:p w14:paraId="056618F7" w14:textId="77777777" w:rsidR="0057338F" w:rsidRDefault="0057338F">
                    <w:pPr>
                      <w:spacing w:after="46" w:line="20" w:lineRule="atLeast"/>
                      <w:rPr>
                        <w:rFonts w:ascii="Courier New" w:eastAsia="Courier New" w:hAnsi="Courier New" w:cs="Courier New"/>
                        <w:sz w:val="18"/>
                        <w:szCs w:val="18"/>
                      </w:rPr>
                    </w:pPr>
                    <w:r>
                      <w:rPr>
                        <w:rFonts w:ascii="Courier New"/>
                        <w:sz w:val="18"/>
                        <w:szCs w:val="18"/>
                      </w:rPr>
                      <w:t>13</w:t>
                    </w:r>
                  </w:p>
                  <w:p w14:paraId="38D86551" w14:textId="77777777" w:rsidR="0057338F" w:rsidRDefault="0057338F">
                    <w:pPr>
                      <w:spacing w:after="46" w:line="20" w:lineRule="atLeast"/>
                      <w:rPr>
                        <w:rFonts w:ascii="Courier New" w:eastAsia="Courier New" w:hAnsi="Courier New" w:cs="Courier New"/>
                        <w:sz w:val="18"/>
                        <w:szCs w:val="18"/>
                      </w:rPr>
                    </w:pPr>
                    <w:r>
                      <w:rPr>
                        <w:rFonts w:ascii="Courier New"/>
                        <w:sz w:val="18"/>
                        <w:szCs w:val="18"/>
                      </w:rPr>
                      <w:t>14</w:t>
                    </w:r>
                  </w:p>
                  <w:p w14:paraId="60B3A6FF" w14:textId="77777777" w:rsidR="0057338F" w:rsidRDefault="0057338F">
                    <w:pPr>
                      <w:spacing w:after="46" w:line="20" w:lineRule="atLeast"/>
                      <w:rPr>
                        <w:rFonts w:ascii="Courier New" w:eastAsia="Courier New" w:hAnsi="Courier New" w:cs="Courier New"/>
                        <w:sz w:val="18"/>
                        <w:szCs w:val="18"/>
                      </w:rPr>
                    </w:pPr>
                    <w:r>
                      <w:rPr>
                        <w:rFonts w:ascii="Courier New"/>
                        <w:sz w:val="18"/>
                        <w:szCs w:val="18"/>
                      </w:rPr>
                      <w:t>15</w:t>
                    </w:r>
                  </w:p>
                  <w:p w14:paraId="671A64EB" w14:textId="77777777" w:rsidR="0057338F" w:rsidRDefault="0057338F">
                    <w:pPr>
                      <w:spacing w:after="46" w:line="20" w:lineRule="atLeast"/>
                      <w:rPr>
                        <w:rFonts w:ascii="Courier New" w:eastAsia="Courier New" w:hAnsi="Courier New" w:cs="Courier New"/>
                        <w:sz w:val="18"/>
                        <w:szCs w:val="18"/>
                      </w:rPr>
                    </w:pPr>
                    <w:r>
                      <w:rPr>
                        <w:rFonts w:ascii="Courier New"/>
                        <w:sz w:val="18"/>
                        <w:szCs w:val="18"/>
                      </w:rPr>
                      <w:t>16</w:t>
                    </w:r>
                  </w:p>
                  <w:p w14:paraId="7A9E74DE" w14:textId="77777777" w:rsidR="0057338F" w:rsidRDefault="0057338F">
                    <w:pPr>
                      <w:spacing w:after="46" w:line="20" w:lineRule="atLeast"/>
                      <w:rPr>
                        <w:rFonts w:ascii="Courier New" w:eastAsia="Courier New" w:hAnsi="Courier New" w:cs="Courier New"/>
                        <w:sz w:val="18"/>
                        <w:szCs w:val="18"/>
                      </w:rPr>
                    </w:pPr>
                    <w:r>
                      <w:rPr>
                        <w:rFonts w:ascii="Courier New"/>
                        <w:sz w:val="18"/>
                        <w:szCs w:val="18"/>
                      </w:rPr>
                      <w:t>17</w:t>
                    </w:r>
                  </w:p>
                  <w:p w14:paraId="2BF65F43" w14:textId="77777777" w:rsidR="0057338F" w:rsidRDefault="0057338F">
                    <w:pPr>
                      <w:spacing w:after="46" w:line="20" w:lineRule="atLeast"/>
                      <w:rPr>
                        <w:rFonts w:ascii="Courier New" w:eastAsia="Courier New" w:hAnsi="Courier New" w:cs="Courier New"/>
                        <w:sz w:val="18"/>
                        <w:szCs w:val="18"/>
                      </w:rPr>
                    </w:pPr>
                    <w:r>
                      <w:rPr>
                        <w:rFonts w:ascii="Courier New"/>
                        <w:sz w:val="18"/>
                        <w:szCs w:val="18"/>
                      </w:rPr>
                      <w:t>18</w:t>
                    </w:r>
                  </w:p>
                  <w:p w14:paraId="25B1557F" w14:textId="77777777" w:rsidR="0057338F" w:rsidRDefault="0057338F">
                    <w:pPr>
                      <w:spacing w:after="46" w:line="20" w:lineRule="atLeast"/>
                    </w:pPr>
                    <w:r>
                      <w:rPr>
                        <w:rFonts w:ascii="Courier New"/>
                        <w:sz w:val="18"/>
                        <w:szCs w:val="18"/>
                      </w:rPr>
                      <w:t>19</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31514F92">
          <v:group id="Group_x0020_299" o:spid="_x0000_s1321" style="width:167.5pt;height:242.9pt;mso-position-horizontal-relative:char;mso-position-vertical-relative:line" coordsize="3350,4858">
            <v:rect id="Shape_x0020_1073742105" o:spid="_x0000_s1322" style="position:absolute;width:3350;height:4858" o:preferrelative="t" stroked="f"/>
            <v:rect id="Shape_x0020_1073742106" o:spid="_x0000_s1323" style="position:absolute;width:3350;height:4858" o:preferrelative="t" filled="f" stroked="f">
              <v:textbox inset="3.6pt,,3.6pt">
                <w:txbxContent>
                  <w:p w14:paraId="1FB3E7CC" w14:textId="77777777" w:rsidR="0057338F" w:rsidRDefault="0057338F">
                    <w:pPr>
                      <w:spacing w:line="20" w:lineRule="atLeast"/>
                      <w:rPr>
                        <w:rFonts w:ascii="Courier New" w:eastAsia="Courier New" w:hAnsi="Courier New" w:cs="Courier New"/>
                        <w:sz w:val="21"/>
                        <w:szCs w:val="21"/>
                      </w:rPr>
                    </w:pPr>
                    <w:r>
                      <w:rPr>
                        <w:rFonts w:ascii="Courier New"/>
                        <w:sz w:val="21"/>
                        <w:szCs w:val="21"/>
                      </w:rPr>
                      <w:t>var a = 1;</w:t>
                    </w:r>
                  </w:p>
                  <w:p w14:paraId="53D03FA5" w14:textId="77777777" w:rsidR="0057338F" w:rsidRDefault="0057338F">
                    <w:pPr>
                      <w:spacing w:line="20" w:lineRule="atLeast"/>
                      <w:rPr>
                        <w:rFonts w:ascii="Courier New" w:eastAsia="Courier New" w:hAnsi="Courier New" w:cs="Courier New"/>
                        <w:sz w:val="21"/>
                        <w:szCs w:val="21"/>
                      </w:rPr>
                    </w:pPr>
                    <w:r>
                      <w:rPr>
                        <w:rFonts w:ascii="Courier New"/>
                        <w:sz w:val="21"/>
                        <w:szCs w:val="21"/>
                      </w:rPr>
                      <w:t>var b = 2;</w:t>
                    </w:r>
                  </w:p>
                  <w:p w14:paraId="7726822B" w14:textId="77777777" w:rsidR="0057338F" w:rsidRDefault="0057338F">
                    <w:pPr>
                      <w:spacing w:line="20" w:lineRule="atLeast"/>
                      <w:rPr>
                        <w:rFonts w:ascii="Courier New" w:eastAsia="Courier New" w:hAnsi="Courier New" w:cs="Courier New"/>
                        <w:sz w:val="21"/>
                        <w:szCs w:val="21"/>
                      </w:rPr>
                    </w:pPr>
                    <w:r>
                      <w:rPr>
                        <w:rFonts w:ascii="Courier New"/>
                        <w:sz w:val="21"/>
                        <w:szCs w:val="21"/>
                      </w:rPr>
                      <w:t>var c = 3;</w:t>
                    </w:r>
                  </w:p>
                  <w:p w14:paraId="1B5C94AC" w14:textId="77777777" w:rsidR="0057338F" w:rsidRDefault="0057338F">
                    <w:pPr>
                      <w:spacing w:line="20" w:lineRule="atLeast"/>
                      <w:rPr>
                        <w:rFonts w:ascii="Courier New" w:eastAsia="Courier New" w:hAnsi="Courier New" w:cs="Courier New"/>
                        <w:sz w:val="21"/>
                        <w:szCs w:val="21"/>
                      </w:rPr>
                    </w:pPr>
                    <w:r>
                      <w:rPr>
                        <w:rFonts w:ascii="Courier New"/>
                        <w:sz w:val="21"/>
                        <w:szCs w:val="21"/>
                      </w:rPr>
                      <w:t>var d = 4;</w:t>
                    </w:r>
                  </w:p>
                  <w:p w14:paraId="49C0576F" w14:textId="77777777" w:rsidR="0057338F" w:rsidRDefault="0057338F">
                    <w:pPr>
                      <w:spacing w:line="20" w:lineRule="atLeast"/>
                      <w:rPr>
                        <w:rFonts w:ascii="Courier New" w:eastAsia="Courier New" w:hAnsi="Courier New" w:cs="Courier New"/>
                        <w:sz w:val="21"/>
                        <w:szCs w:val="21"/>
                      </w:rPr>
                    </w:pPr>
                    <w:r>
                      <w:rPr>
                        <w:rFonts w:ascii="Courier New"/>
                        <w:sz w:val="21"/>
                        <w:szCs w:val="21"/>
                      </w:rPr>
                      <w:t>var f =0;</w:t>
                    </w:r>
                  </w:p>
                  <w:p w14:paraId="72E72C11" w14:textId="77777777" w:rsidR="0057338F" w:rsidRDefault="0057338F">
                    <w:pPr>
                      <w:spacing w:line="20" w:lineRule="atLeast"/>
                      <w:rPr>
                        <w:rFonts w:ascii="Courier New" w:eastAsia="Courier New" w:hAnsi="Courier New" w:cs="Courier New"/>
                        <w:sz w:val="21"/>
                        <w:szCs w:val="21"/>
                      </w:rPr>
                    </w:pPr>
                    <w:r>
                      <w:rPr>
                        <w:rFonts w:ascii="Courier New"/>
                        <w:sz w:val="21"/>
                        <w:szCs w:val="21"/>
                      </w:rPr>
                      <w:t>var g=1.2;</w:t>
                    </w:r>
                  </w:p>
                  <w:p w14:paraId="299273D9" w14:textId="77777777" w:rsidR="0057338F" w:rsidRDefault="0057338F">
                    <w:pPr>
                      <w:spacing w:line="20" w:lineRule="atLeast"/>
                      <w:rPr>
                        <w:rFonts w:ascii="Courier New" w:eastAsia="Courier New" w:hAnsi="Courier New" w:cs="Courier New"/>
                        <w:sz w:val="21"/>
                        <w:szCs w:val="21"/>
                      </w:rPr>
                    </w:pPr>
                    <w:r>
                      <w:rPr>
                        <w:rFonts w:ascii="Courier New"/>
                        <w:sz w:val="21"/>
                        <w:szCs w:val="21"/>
                      </w:rPr>
                      <w:t>var max=0;</w:t>
                    </w:r>
                  </w:p>
                  <w:p w14:paraId="7273266B" w14:textId="77777777" w:rsidR="0057338F" w:rsidRDefault="0057338F">
                    <w:pPr>
                      <w:spacing w:line="20" w:lineRule="atLeast"/>
                      <w:rPr>
                        <w:rFonts w:ascii="Courier New" w:eastAsia="Courier New" w:hAnsi="Courier New" w:cs="Courier New"/>
                        <w:sz w:val="21"/>
                        <w:szCs w:val="21"/>
                      </w:rPr>
                    </w:pPr>
                    <w:r>
                      <w:rPr>
                        <w:rFonts w:ascii="Courier New"/>
                        <w:sz w:val="21"/>
                        <w:szCs w:val="21"/>
                      </w:rPr>
                      <w:t>if(a&lt;b) {</w:t>
                    </w:r>
                  </w:p>
                  <w:p w14:paraId="4695C7DD"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if(b&lt;c){</w:t>
                    </w:r>
                  </w:p>
                  <w:p w14:paraId="7B213FD3"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if(c&lt;d){</w:t>
                    </w:r>
                  </w:p>
                  <w:p w14:paraId="459A79FD"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if(d&lt;f) </w:t>
                    </w:r>
                  </w:p>
                  <w:p w14:paraId="5246ADF5"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max=f;</w:t>
                    </w:r>
                  </w:p>
                  <w:p w14:paraId="7C8C820B"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w:t>
                    </w:r>
                    <w:r>
                      <w:rPr>
                        <w:rFonts w:ascii="Courier New"/>
                        <w:sz w:val="21"/>
                        <w:szCs w:val="21"/>
                      </w:rPr>
                      <w:tab/>
                      <w:t xml:space="preserve">else if(d&lt;g) </w:t>
                    </w:r>
                  </w:p>
                  <w:p w14:paraId="3565CB5F"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max= g;</w:t>
                    </w:r>
                  </w:p>
                  <w:p w14:paraId="1D37BA3B"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w:t>
                    </w:r>
                    <w:r>
                      <w:rPr>
                        <w:rFonts w:ascii="Courier New"/>
                        <w:sz w:val="21"/>
                        <w:szCs w:val="21"/>
                      </w:rPr>
                      <w:tab/>
                      <w:t>else</w:t>
                    </w:r>
                  </w:p>
                  <w:p w14:paraId="7DF01E2E"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max=d;</w:t>
                    </w:r>
                  </w:p>
                  <w:p w14:paraId="7FC2C61D"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w:t>
                    </w:r>
                  </w:p>
                  <w:p w14:paraId="6E374D07"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w:t>
                    </w:r>
                  </w:p>
                  <w:p w14:paraId="5A93078B" w14:textId="77777777" w:rsidR="0057338F" w:rsidRDefault="0057338F">
                    <w:pPr>
                      <w:spacing w:line="20" w:lineRule="atLeast"/>
                      <w:rPr>
                        <w:rFonts w:ascii="Courier New" w:eastAsia="Courier New" w:hAnsi="Courier New" w:cs="Courier New"/>
                        <w:sz w:val="21"/>
                        <w:szCs w:val="21"/>
                      </w:rPr>
                    </w:pPr>
                    <w:r>
                      <w:rPr>
                        <w:rFonts w:ascii="Courier New"/>
                        <w:sz w:val="21"/>
                        <w:szCs w:val="21"/>
                      </w:rPr>
                      <w:t>}</w:t>
                    </w:r>
                  </w:p>
                  <w:p w14:paraId="55953F07" w14:textId="77777777" w:rsidR="0057338F" w:rsidRDefault="0057338F">
                    <w:pPr>
                      <w:spacing w:line="20" w:lineRule="atLeast"/>
                      <w:jc w:val="center"/>
                    </w:pPr>
                    <w:r>
                      <w:rPr>
                        <w:rFonts w:ascii="Courier New"/>
                        <w:sz w:val="21"/>
                        <w:szCs w:val="21"/>
                      </w:rPr>
                      <w:t>(a)</w:t>
                    </w:r>
                  </w:p>
                </w:txbxContent>
              </v:textbox>
            </v:rect>
            <w10:wrap type="none"/>
            <w10:anchorlock/>
          </v:group>
        </w:pict>
      </w:r>
      <w:r>
        <w:rPr>
          <w:rFonts w:ascii="Times New Roman" w:eastAsia="Times New Roman" w:hAnsi="Times New Roman"/>
          <w:color w:val="000000"/>
          <w:kern w:val="2"/>
          <w:sz w:val="24"/>
          <w:szCs w:val="24"/>
          <w:u w:color="000000"/>
          <w:lang w:eastAsia="en-US"/>
        </w:rPr>
      </w:r>
      <w:r>
        <w:rPr>
          <w:rFonts w:ascii="Times New Roman" w:eastAsia="Times New Roman" w:hAnsi="Times New Roman"/>
          <w:color w:val="000000"/>
          <w:kern w:val="2"/>
          <w:sz w:val="24"/>
          <w:szCs w:val="24"/>
          <w:u w:color="000000"/>
          <w:lang w:eastAsia="en-US"/>
        </w:rPr>
        <w:pict w14:anchorId="4D1F7E9A">
          <v:group id="Group_x0020_302" o:spid="_x0000_s1324" style="width:163.5pt;height:244pt;mso-position-horizontal-relative:char;mso-position-vertical-relative:line" coordsize="3270,4880">
            <v:rect id="Shape_x0020_1073742108" o:spid="_x0000_s1325" style="position:absolute;width:3270;height:4880" o:preferrelative="t" stroked="f"/>
            <v:rect id="Shape_x0020_1073742109" o:spid="_x0000_s1326" style="position:absolute;width:3270;height:4880" o:preferrelative="t" filled="f" stroked="f">
              <v:textbox inset="3.6pt,,3.6pt">
                <w:txbxContent>
                  <w:p w14:paraId="65647F16" w14:textId="77777777" w:rsidR="0057338F" w:rsidRDefault="0057338F">
                    <w:pPr>
                      <w:spacing w:line="20" w:lineRule="atLeast"/>
                      <w:rPr>
                        <w:rFonts w:ascii="Courier New" w:eastAsia="Courier New" w:hAnsi="Courier New" w:cs="Courier New"/>
                        <w:sz w:val="21"/>
                        <w:szCs w:val="21"/>
                      </w:rPr>
                    </w:pPr>
                    <w:r>
                      <w:rPr>
                        <w:rFonts w:ascii="Courier New"/>
                        <w:sz w:val="21"/>
                        <w:szCs w:val="21"/>
                      </w:rPr>
                      <w:t>var a = 1;</w:t>
                    </w:r>
                  </w:p>
                  <w:p w14:paraId="5B6C59B0" w14:textId="77777777" w:rsidR="0057338F" w:rsidRDefault="0057338F">
                    <w:pPr>
                      <w:spacing w:line="20" w:lineRule="atLeast"/>
                      <w:rPr>
                        <w:rFonts w:ascii="Courier New" w:eastAsia="Courier New" w:hAnsi="Courier New" w:cs="Courier New"/>
                        <w:sz w:val="21"/>
                        <w:szCs w:val="21"/>
                      </w:rPr>
                    </w:pPr>
                    <w:r>
                      <w:rPr>
                        <w:rFonts w:ascii="Courier New"/>
                        <w:sz w:val="21"/>
                        <w:szCs w:val="21"/>
                      </w:rPr>
                      <w:t>var b = 2;</w:t>
                    </w:r>
                  </w:p>
                  <w:p w14:paraId="66B9A7F3" w14:textId="77777777" w:rsidR="0057338F" w:rsidRDefault="0057338F">
                    <w:pPr>
                      <w:spacing w:line="20" w:lineRule="atLeast"/>
                      <w:rPr>
                        <w:rFonts w:ascii="Courier New" w:eastAsia="Courier New" w:hAnsi="Courier New" w:cs="Courier New"/>
                        <w:sz w:val="21"/>
                        <w:szCs w:val="21"/>
                      </w:rPr>
                    </w:pPr>
                    <w:r>
                      <w:rPr>
                        <w:rFonts w:ascii="Courier New"/>
                        <w:sz w:val="21"/>
                        <w:szCs w:val="21"/>
                      </w:rPr>
                      <w:t>var c = 3;</w:t>
                    </w:r>
                  </w:p>
                  <w:p w14:paraId="7B6D0E82" w14:textId="77777777" w:rsidR="0057338F" w:rsidRDefault="0057338F">
                    <w:pPr>
                      <w:spacing w:line="20" w:lineRule="atLeast"/>
                      <w:rPr>
                        <w:rFonts w:ascii="Courier New" w:eastAsia="Courier New" w:hAnsi="Courier New" w:cs="Courier New"/>
                        <w:sz w:val="21"/>
                        <w:szCs w:val="21"/>
                      </w:rPr>
                    </w:pPr>
                    <w:r>
                      <w:rPr>
                        <w:rFonts w:ascii="Courier New"/>
                        <w:sz w:val="21"/>
                        <w:szCs w:val="21"/>
                      </w:rPr>
                      <w:t>var d = 4;</w:t>
                    </w:r>
                  </w:p>
                  <w:p w14:paraId="21D28D63" w14:textId="77777777" w:rsidR="0057338F" w:rsidRDefault="0057338F">
                    <w:pPr>
                      <w:spacing w:line="20" w:lineRule="atLeast"/>
                      <w:rPr>
                        <w:rFonts w:ascii="Courier New" w:eastAsia="Courier New" w:hAnsi="Courier New" w:cs="Courier New"/>
                        <w:sz w:val="21"/>
                        <w:szCs w:val="21"/>
                      </w:rPr>
                    </w:pPr>
                    <w:r>
                      <w:rPr>
                        <w:rFonts w:ascii="Courier New"/>
                        <w:sz w:val="21"/>
                        <w:szCs w:val="21"/>
                      </w:rPr>
                      <w:t>var f =0;</w:t>
                    </w:r>
                  </w:p>
                  <w:p w14:paraId="2586C1B1" w14:textId="77777777" w:rsidR="0057338F" w:rsidRDefault="0057338F">
                    <w:pPr>
                      <w:spacing w:line="20" w:lineRule="atLeast"/>
                      <w:rPr>
                        <w:rFonts w:ascii="Courier New" w:eastAsia="Courier New" w:hAnsi="Courier New" w:cs="Courier New"/>
                        <w:sz w:val="21"/>
                        <w:szCs w:val="21"/>
                      </w:rPr>
                    </w:pPr>
                    <w:r>
                      <w:rPr>
                        <w:rFonts w:ascii="Courier New"/>
                        <w:sz w:val="21"/>
                        <w:szCs w:val="21"/>
                      </w:rPr>
                      <w:t>var g=1.2;</w:t>
                    </w:r>
                  </w:p>
                  <w:p w14:paraId="3DC17C04" w14:textId="77777777" w:rsidR="0057338F" w:rsidRDefault="0057338F">
                    <w:pPr>
                      <w:spacing w:line="20" w:lineRule="atLeast"/>
                      <w:rPr>
                        <w:rFonts w:ascii="Courier New" w:eastAsia="Courier New" w:hAnsi="Courier New" w:cs="Courier New"/>
                        <w:sz w:val="21"/>
                        <w:szCs w:val="21"/>
                      </w:rPr>
                    </w:pPr>
                    <w:r>
                      <w:rPr>
                        <w:rFonts w:ascii="Courier New"/>
                        <w:sz w:val="21"/>
                        <w:szCs w:val="21"/>
                      </w:rPr>
                      <w:t>var max=0;</w:t>
                    </w:r>
                  </w:p>
                  <w:p w14:paraId="42BF81B1" w14:textId="77777777" w:rsidR="0057338F" w:rsidRDefault="0057338F">
                    <w:pPr>
                      <w:spacing w:line="20" w:lineRule="atLeast"/>
                      <w:rPr>
                        <w:rFonts w:ascii="Courier New" w:eastAsia="Courier New" w:hAnsi="Courier New" w:cs="Courier New"/>
                        <w:sz w:val="21"/>
                        <w:szCs w:val="21"/>
                      </w:rPr>
                    </w:pPr>
                    <w:r>
                      <w:rPr>
                        <w:rFonts w:ascii="Courier New"/>
                        <w:sz w:val="21"/>
                        <w:szCs w:val="21"/>
                      </w:rPr>
                      <w:t>if(a&lt;b) {</w:t>
                    </w:r>
                  </w:p>
                  <w:p w14:paraId="47DF2DC8"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if(b&lt;c){</w:t>
                    </w:r>
                  </w:p>
                  <w:p w14:paraId="57EC1A43"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if(c&lt;d){</w:t>
                    </w:r>
                  </w:p>
                  <w:p w14:paraId="17B8568E"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if(d&lt;f) </w:t>
                    </w:r>
                  </w:p>
                  <w:p w14:paraId="15DD53BD"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w:t>
                    </w:r>
                    <w:r>
                      <w:rPr>
                        <w:rFonts w:ascii="Courier New"/>
                        <w:strike/>
                        <w:sz w:val="21"/>
                        <w:szCs w:val="21"/>
                      </w:rPr>
                      <w:t>max=f;</w:t>
                    </w:r>
                  </w:p>
                  <w:p w14:paraId="66E23E71"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w:t>
                    </w:r>
                    <w:r>
                      <w:rPr>
                        <w:rFonts w:ascii="Courier New"/>
                        <w:sz w:val="21"/>
                        <w:szCs w:val="21"/>
                      </w:rPr>
                      <w:tab/>
                      <w:t xml:space="preserve">else if(d&lt;g) </w:t>
                    </w:r>
                  </w:p>
                  <w:p w14:paraId="10826B84"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w:t>
                    </w:r>
                    <w:r>
                      <w:rPr>
                        <w:rFonts w:ascii="Courier New"/>
                        <w:strike/>
                        <w:sz w:val="21"/>
                        <w:szCs w:val="21"/>
                      </w:rPr>
                      <w:t>max= g;</w:t>
                    </w:r>
                  </w:p>
                  <w:p w14:paraId="76636118"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w:t>
                    </w:r>
                    <w:r>
                      <w:rPr>
                        <w:rFonts w:ascii="Courier New"/>
                        <w:sz w:val="21"/>
                        <w:szCs w:val="21"/>
                      </w:rPr>
                      <w:tab/>
                      <w:t>else</w:t>
                    </w:r>
                  </w:p>
                  <w:p w14:paraId="5D90D41F"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max=d;</w:t>
                    </w:r>
                  </w:p>
                  <w:p w14:paraId="18269396"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w:t>
                    </w:r>
                  </w:p>
                  <w:p w14:paraId="1AF8B1AB" w14:textId="77777777" w:rsidR="0057338F" w:rsidRDefault="0057338F">
                    <w:pPr>
                      <w:spacing w:line="20" w:lineRule="atLeast"/>
                      <w:rPr>
                        <w:rFonts w:ascii="Courier New" w:eastAsia="Courier New" w:hAnsi="Courier New" w:cs="Courier New"/>
                        <w:sz w:val="21"/>
                        <w:szCs w:val="21"/>
                      </w:rPr>
                    </w:pPr>
                    <w:r>
                      <w:rPr>
                        <w:rFonts w:ascii="Courier New"/>
                        <w:sz w:val="21"/>
                        <w:szCs w:val="21"/>
                      </w:rPr>
                      <w:t xml:space="preserve">    }</w:t>
                    </w:r>
                  </w:p>
                  <w:p w14:paraId="51C4AE3C" w14:textId="77777777" w:rsidR="0057338F" w:rsidRDefault="0057338F">
                    <w:pPr>
                      <w:spacing w:line="20" w:lineRule="atLeast"/>
                      <w:rPr>
                        <w:rFonts w:ascii="Courier New" w:eastAsia="Courier New" w:hAnsi="Courier New" w:cs="Courier New"/>
                        <w:sz w:val="21"/>
                        <w:szCs w:val="21"/>
                      </w:rPr>
                    </w:pPr>
                    <w:r>
                      <w:rPr>
                        <w:rFonts w:ascii="Courier New"/>
                        <w:sz w:val="21"/>
                        <w:szCs w:val="21"/>
                      </w:rPr>
                      <w:t>}</w:t>
                    </w:r>
                  </w:p>
                  <w:p w14:paraId="015D07B9" w14:textId="77777777" w:rsidR="0057338F" w:rsidRDefault="0057338F">
                    <w:pPr>
                      <w:spacing w:line="20" w:lineRule="atLeast"/>
                      <w:jc w:val="center"/>
                    </w:pPr>
                    <w:r>
                      <w:rPr>
                        <w:rFonts w:ascii="Courier New"/>
                        <w:sz w:val="21"/>
                        <w:szCs w:val="21"/>
                      </w:rPr>
                      <w:t>(b)</w:t>
                    </w:r>
                  </w:p>
                </w:txbxContent>
              </v:textbox>
            </v:rect>
            <w10:wrap type="none"/>
            <w10:anchorlock/>
          </v:group>
        </w:pict>
      </w:r>
    </w:p>
    <w:p w14:paraId="678F154A"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4"/>
          <w:szCs w:val="24"/>
        </w:rPr>
        <w:t xml:space="preserve">Figure 5.11 </w:t>
      </w:r>
      <w:r>
        <w:rPr>
          <w:rFonts w:ascii="Times New Roman"/>
          <w:sz w:val="21"/>
          <w:szCs w:val="21"/>
        </w:rPr>
        <w:t>(a) sample code; (b) slicing with criteria&lt;16,{max}&gt;</w:t>
      </w:r>
    </w:p>
    <w:p w14:paraId="7730A9B2" w14:textId="77777777" w:rsidR="00B513FC" w:rsidRDefault="0057338F">
      <w:pPr>
        <w:widowControl w:val="0"/>
        <w:spacing w:afterLines="50" w:after="120" w:line="276" w:lineRule="auto"/>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4C48C35E">
          <v:shape id="Picture_x0020_158" o:spid="_x0000_i1207" type="#_x0000_t75" style="width:358.65pt;height:2in">
            <v:imagedata r:id="rId169" o:title="" cropbottom="13158f"/>
          </v:shape>
        </w:pict>
      </w:r>
    </w:p>
    <w:p w14:paraId="20EB0E7F"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5.12 Slicing result of figure 5.11(b) by JipdaSlicer</w:t>
      </w:r>
    </w:p>
    <w:p w14:paraId="7497E949"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The following picture shows the result we get from STIP.js. From the figure we can see STIP.js keeps all source code. In the sliced PDG used to generate this result code, we see that STIP.js marks correct node in PDG, as all the nodes in reach. So STIP.js also traces on right data and control dependences. However, when generating the target code from the PDG, STIP.js keeps all code in order to sustain the </w:t>
      </w:r>
      <w:r>
        <w:rPr>
          <w:rFonts w:ascii="Times New Roman"/>
          <w:b/>
          <w:bCs/>
          <w:sz w:val="24"/>
          <w:szCs w:val="24"/>
        </w:rPr>
        <w:t>if-else</w:t>
      </w:r>
      <w:r>
        <w:rPr>
          <w:rFonts w:ascii="Times New Roman"/>
          <w:sz w:val="24"/>
          <w:szCs w:val="24"/>
        </w:rPr>
        <w:t xml:space="preserve"> structure. The different </w:t>
      </w:r>
      <w:r>
        <w:rPr>
          <w:rFonts w:ascii="Times New Roman"/>
          <w:sz w:val="24"/>
          <w:szCs w:val="24"/>
        </w:rPr>
        <w:lastRenderedPageBreak/>
        <w:t xml:space="preserve">between the two solutions is JipdaSlice use </w:t>
      </w:r>
      <w:r>
        <w:rPr>
          <w:rFonts w:ascii="Times New Roman"/>
          <w:i/>
          <w:iCs/>
          <w:sz w:val="24"/>
          <w:szCs w:val="24"/>
        </w:rPr>
        <w:t>null</w:t>
      </w:r>
      <w:r>
        <w:rPr>
          <w:rFonts w:ascii="Times New Roman"/>
          <w:sz w:val="24"/>
          <w:szCs w:val="24"/>
        </w:rPr>
        <w:t xml:space="preserve"> value fill in the clause when it isn</w:t>
      </w:r>
      <w:r>
        <w:rPr>
          <w:rFonts w:hAnsi="Times New Roman"/>
          <w:sz w:val="24"/>
          <w:szCs w:val="24"/>
        </w:rPr>
        <w:t>’</w:t>
      </w:r>
      <w:r>
        <w:rPr>
          <w:rFonts w:ascii="Times New Roman"/>
          <w:sz w:val="24"/>
          <w:szCs w:val="24"/>
        </w:rPr>
        <w:t xml:space="preserve">t accessed based on prediction. </w:t>
      </w:r>
    </w:p>
    <w:p w14:paraId="02DD9CD8" w14:textId="77777777" w:rsidR="00B513FC" w:rsidRDefault="0057338F">
      <w:pPr>
        <w:widowControl w:val="0"/>
        <w:spacing w:afterLines="50" w:after="120" w:line="276" w:lineRule="auto"/>
        <w:jc w:val="both"/>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1E7BDCCB">
          <v:shape id="Picture_x0020_159" o:spid="_x0000_i1208" type="#_x0000_t75" style="width:358.65pt;height:135.35pt">
            <v:imagedata r:id="rId170" o:title=""/>
          </v:shape>
        </w:pict>
      </w:r>
    </w:p>
    <w:p w14:paraId="0AD6BFBF"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5.13 (a) Slicing result of figure 5.11 (b) by STIP.js</w:t>
      </w:r>
    </w:p>
    <w:p w14:paraId="6B86BB7B" w14:textId="77777777" w:rsidR="00B513FC" w:rsidRDefault="0057338F">
      <w:pPr>
        <w:widowControl w:val="0"/>
        <w:spacing w:afterLines="50" w:after="120" w:line="276" w:lineRule="auto"/>
        <w:jc w:val="center"/>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10D223F4">
          <v:shape id="Picture_x0020_160" o:spid="_x0000_i1209" type="#_x0000_t75" style="width:353.35pt;height:246pt">
            <v:imagedata r:id="rId171" o:title=""/>
          </v:shape>
        </w:pict>
      </w:r>
    </w:p>
    <w:p w14:paraId="2AD35E41" w14:textId="77777777" w:rsidR="00B513FC" w:rsidRDefault="004F4D39">
      <w:pPr>
        <w:widowControl w:val="0"/>
        <w:spacing w:afterLines="50" w:after="120" w:line="276" w:lineRule="auto"/>
        <w:jc w:val="center"/>
        <w:rPr>
          <w:rFonts w:ascii="Times New Roman" w:eastAsia="Times New Roman" w:hAnsi="Times New Roman"/>
          <w:sz w:val="24"/>
          <w:szCs w:val="24"/>
        </w:rPr>
      </w:pPr>
      <w:r>
        <w:rPr>
          <w:rFonts w:ascii="Times New Roman"/>
          <w:sz w:val="21"/>
          <w:szCs w:val="21"/>
        </w:rPr>
        <w:t>Figure 5.13 (b) PDG generate by STIP.js of the sample code in figure 5.11(a).</w:t>
      </w:r>
    </w:p>
    <w:p w14:paraId="09D3A2A2"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1712CB1D" w14:textId="77777777" w:rsidR="00B513FC" w:rsidRDefault="004F4D39">
      <w:pPr>
        <w:widowControl w:val="0"/>
        <w:spacing w:afterLines="50" w:after="120" w:line="276" w:lineRule="auto"/>
        <w:rPr>
          <w:rFonts w:ascii="Times New Roman" w:eastAsia="Times New Roman" w:hAnsi="Times New Roman"/>
          <w:b/>
          <w:bCs/>
          <w:sz w:val="24"/>
          <w:szCs w:val="24"/>
        </w:rPr>
      </w:pPr>
      <w:r>
        <w:rPr>
          <w:rFonts w:ascii="Times New Roman"/>
          <w:b/>
          <w:bCs/>
          <w:sz w:val="24"/>
          <w:szCs w:val="24"/>
        </w:rPr>
        <w:t>Test case 3: slicing on function invoking with conditional statement.</w:t>
      </w:r>
    </w:p>
    <w:p w14:paraId="4706DC18"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This example shows another situation where the process of slicing involves conditional statements. The difference with test case 2 is the slicing criterion is not in any clause of </w:t>
      </w:r>
      <w:r>
        <w:rPr>
          <w:rFonts w:ascii="Times New Roman"/>
          <w:b/>
          <w:bCs/>
          <w:sz w:val="24"/>
          <w:szCs w:val="24"/>
        </w:rPr>
        <w:t>if</w:t>
      </w:r>
      <w:r>
        <w:rPr>
          <w:rFonts w:ascii="Times New Roman"/>
          <w:b/>
          <w:bCs/>
          <w:color w:val="000000"/>
          <w:kern w:val="2"/>
          <w:sz w:val="24"/>
          <w:szCs w:val="24"/>
          <w:u w:color="000000"/>
        </w:rPr>
        <w:t>-else</w:t>
      </w:r>
      <w:r>
        <w:rPr>
          <w:rFonts w:ascii="Times New Roman"/>
          <w:sz w:val="24"/>
          <w:szCs w:val="24"/>
        </w:rPr>
        <w:t xml:space="preserve"> statement. We set this example because JipdaSlicer has a different mechanism in this situation.  </w:t>
      </w:r>
    </w:p>
    <w:p w14:paraId="6D366646" w14:textId="77777777" w:rsidR="00B513FC" w:rsidRDefault="0057338F">
      <w:pPr>
        <w:widowControl w:val="0"/>
        <w:spacing w:afterLines="50" w:after="120" w:line="276" w:lineRule="auto"/>
        <w:jc w:val="both"/>
        <w:rPr>
          <w:rFonts w:ascii="Times New Roman" w:eastAsia="Times New Roman" w:hAnsi="Times New Roman"/>
          <w:sz w:val="28"/>
          <w:szCs w:val="28"/>
        </w:rPr>
      </w:pPr>
      <w:r>
        <w:rPr>
          <w:rFonts w:ascii="Times New Roman" w:eastAsia="Times New Roman" w:hAnsi="Times New Roman"/>
          <w:color w:val="000000"/>
          <w:kern w:val="2"/>
          <w:sz w:val="28"/>
          <w:szCs w:val="28"/>
          <w:u w:color="000000"/>
          <w:lang w:eastAsia="en-US"/>
        </w:rPr>
      </w:r>
      <w:r>
        <w:rPr>
          <w:rFonts w:ascii="Times New Roman" w:eastAsia="Times New Roman" w:hAnsi="Times New Roman"/>
          <w:color w:val="000000"/>
          <w:kern w:val="2"/>
          <w:sz w:val="28"/>
          <w:szCs w:val="28"/>
          <w:u w:color="000000"/>
          <w:lang w:eastAsia="en-US"/>
        </w:rPr>
        <w:pict w14:anchorId="4053F18C">
          <v:group id="Group_x0020_308" o:spid="_x0000_s1330" style="width:29.6pt;height:224.9pt;mso-position-horizontal-relative:char;mso-position-vertical-relative:line" coordsize="592,4498">
            <v:rect id="Shape_x0020_1073742114" o:spid="_x0000_s1331" style="position:absolute;width:592;height:4498" o:preferrelative="t" stroked="f"/>
            <v:rect id="Shape_x0020_1073742115" o:spid="_x0000_s1332" style="position:absolute;width:592;height:4498" o:preferrelative="t" filled="f" stroked="f">
              <v:textbox inset="3.6pt,,3.6pt">
                <w:txbxContent>
                  <w:p w14:paraId="6ED7EB7E" w14:textId="77777777" w:rsidR="0057338F" w:rsidRDefault="0057338F">
                    <w:pPr>
                      <w:jc w:val="right"/>
                      <w:rPr>
                        <w:sz w:val="18"/>
                        <w:szCs w:val="18"/>
                      </w:rPr>
                    </w:pPr>
                    <w:r>
                      <w:rPr>
                        <w:sz w:val="18"/>
                        <w:szCs w:val="18"/>
                      </w:rPr>
                      <w:t>1</w:t>
                    </w:r>
                  </w:p>
                  <w:p w14:paraId="6C72233A" w14:textId="77777777" w:rsidR="0057338F" w:rsidRDefault="0057338F">
                    <w:pPr>
                      <w:jc w:val="right"/>
                      <w:rPr>
                        <w:sz w:val="18"/>
                        <w:szCs w:val="18"/>
                      </w:rPr>
                    </w:pPr>
                    <w:r>
                      <w:rPr>
                        <w:sz w:val="18"/>
                        <w:szCs w:val="18"/>
                      </w:rPr>
                      <w:t>2</w:t>
                    </w:r>
                  </w:p>
                  <w:p w14:paraId="71BE5BFB" w14:textId="77777777" w:rsidR="0057338F" w:rsidRDefault="0057338F">
                    <w:pPr>
                      <w:jc w:val="right"/>
                      <w:rPr>
                        <w:sz w:val="18"/>
                        <w:szCs w:val="18"/>
                      </w:rPr>
                    </w:pPr>
                    <w:r>
                      <w:rPr>
                        <w:sz w:val="18"/>
                        <w:szCs w:val="18"/>
                      </w:rPr>
                      <w:t>3</w:t>
                    </w:r>
                  </w:p>
                  <w:p w14:paraId="2EDBAC63" w14:textId="77777777" w:rsidR="0057338F" w:rsidRDefault="0057338F">
                    <w:pPr>
                      <w:jc w:val="right"/>
                      <w:rPr>
                        <w:sz w:val="18"/>
                        <w:szCs w:val="18"/>
                      </w:rPr>
                    </w:pPr>
                    <w:r>
                      <w:rPr>
                        <w:sz w:val="18"/>
                        <w:szCs w:val="18"/>
                      </w:rPr>
                      <w:t>4</w:t>
                    </w:r>
                  </w:p>
                  <w:p w14:paraId="3C7123B6" w14:textId="77777777" w:rsidR="0057338F" w:rsidRDefault="0057338F">
                    <w:pPr>
                      <w:jc w:val="right"/>
                      <w:rPr>
                        <w:sz w:val="18"/>
                        <w:szCs w:val="18"/>
                      </w:rPr>
                    </w:pPr>
                    <w:r>
                      <w:rPr>
                        <w:sz w:val="18"/>
                        <w:szCs w:val="18"/>
                      </w:rPr>
                      <w:t>5</w:t>
                    </w:r>
                  </w:p>
                  <w:p w14:paraId="5B73DD79" w14:textId="77777777" w:rsidR="0057338F" w:rsidRDefault="0057338F">
                    <w:pPr>
                      <w:jc w:val="right"/>
                      <w:rPr>
                        <w:sz w:val="18"/>
                        <w:szCs w:val="18"/>
                      </w:rPr>
                    </w:pPr>
                    <w:r>
                      <w:rPr>
                        <w:sz w:val="18"/>
                        <w:szCs w:val="18"/>
                      </w:rPr>
                      <w:t>6</w:t>
                    </w:r>
                  </w:p>
                  <w:p w14:paraId="07045B6E" w14:textId="77777777" w:rsidR="0057338F" w:rsidRDefault="0057338F">
                    <w:pPr>
                      <w:jc w:val="right"/>
                      <w:rPr>
                        <w:sz w:val="18"/>
                        <w:szCs w:val="18"/>
                      </w:rPr>
                    </w:pPr>
                    <w:r>
                      <w:rPr>
                        <w:sz w:val="18"/>
                        <w:szCs w:val="18"/>
                      </w:rPr>
                      <w:t>7</w:t>
                    </w:r>
                  </w:p>
                  <w:p w14:paraId="4D3430B9" w14:textId="77777777" w:rsidR="0057338F" w:rsidRDefault="0057338F">
                    <w:pPr>
                      <w:jc w:val="right"/>
                      <w:rPr>
                        <w:sz w:val="18"/>
                        <w:szCs w:val="18"/>
                      </w:rPr>
                    </w:pPr>
                    <w:r>
                      <w:rPr>
                        <w:sz w:val="18"/>
                        <w:szCs w:val="18"/>
                      </w:rPr>
                      <w:t>8</w:t>
                    </w:r>
                  </w:p>
                  <w:p w14:paraId="663E1806" w14:textId="77777777" w:rsidR="0057338F" w:rsidRDefault="0057338F">
                    <w:pPr>
                      <w:jc w:val="right"/>
                      <w:rPr>
                        <w:sz w:val="18"/>
                        <w:szCs w:val="18"/>
                      </w:rPr>
                    </w:pPr>
                    <w:r>
                      <w:rPr>
                        <w:sz w:val="18"/>
                        <w:szCs w:val="18"/>
                      </w:rPr>
                      <w:t>9</w:t>
                    </w:r>
                  </w:p>
                  <w:p w14:paraId="772C90D1" w14:textId="77777777" w:rsidR="0057338F" w:rsidRDefault="0057338F">
                    <w:pPr>
                      <w:jc w:val="right"/>
                      <w:rPr>
                        <w:sz w:val="18"/>
                        <w:szCs w:val="18"/>
                      </w:rPr>
                    </w:pPr>
                    <w:r>
                      <w:rPr>
                        <w:sz w:val="18"/>
                        <w:szCs w:val="18"/>
                      </w:rPr>
                      <w:t>10</w:t>
                    </w:r>
                  </w:p>
                  <w:p w14:paraId="03BC9EAF" w14:textId="77777777" w:rsidR="0057338F" w:rsidRDefault="0057338F">
                    <w:pPr>
                      <w:jc w:val="right"/>
                      <w:rPr>
                        <w:sz w:val="18"/>
                        <w:szCs w:val="18"/>
                      </w:rPr>
                    </w:pPr>
                    <w:r>
                      <w:rPr>
                        <w:sz w:val="18"/>
                        <w:szCs w:val="18"/>
                      </w:rPr>
                      <w:t>11</w:t>
                    </w:r>
                  </w:p>
                  <w:p w14:paraId="762063AE" w14:textId="77777777" w:rsidR="0057338F" w:rsidRDefault="0057338F">
                    <w:pPr>
                      <w:jc w:val="right"/>
                      <w:rPr>
                        <w:sz w:val="18"/>
                        <w:szCs w:val="18"/>
                      </w:rPr>
                    </w:pPr>
                    <w:r>
                      <w:rPr>
                        <w:sz w:val="18"/>
                        <w:szCs w:val="18"/>
                      </w:rPr>
                      <w:t>12</w:t>
                    </w:r>
                  </w:p>
                  <w:p w14:paraId="539D0EAF" w14:textId="77777777" w:rsidR="0057338F" w:rsidRDefault="0057338F">
                    <w:pPr>
                      <w:jc w:val="right"/>
                      <w:rPr>
                        <w:sz w:val="18"/>
                        <w:szCs w:val="18"/>
                      </w:rPr>
                    </w:pPr>
                    <w:r>
                      <w:rPr>
                        <w:sz w:val="18"/>
                        <w:szCs w:val="18"/>
                      </w:rPr>
                      <w:t>13</w:t>
                    </w:r>
                  </w:p>
                  <w:p w14:paraId="4B492ECF" w14:textId="77777777" w:rsidR="0057338F" w:rsidRDefault="0057338F">
                    <w:pPr>
                      <w:jc w:val="right"/>
                      <w:rPr>
                        <w:sz w:val="18"/>
                        <w:szCs w:val="18"/>
                      </w:rPr>
                    </w:pPr>
                    <w:r>
                      <w:rPr>
                        <w:sz w:val="18"/>
                        <w:szCs w:val="18"/>
                      </w:rPr>
                      <w:t>14</w:t>
                    </w:r>
                  </w:p>
                  <w:p w14:paraId="51958FDE" w14:textId="77777777" w:rsidR="0057338F" w:rsidRDefault="0057338F">
                    <w:pPr>
                      <w:jc w:val="right"/>
                      <w:rPr>
                        <w:sz w:val="18"/>
                        <w:szCs w:val="18"/>
                      </w:rPr>
                    </w:pPr>
                    <w:r>
                      <w:rPr>
                        <w:sz w:val="18"/>
                        <w:szCs w:val="18"/>
                      </w:rPr>
                      <w:t>15</w:t>
                    </w:r>
                  </w:p>
                  <w:p w14:paraId="71BD1B3A" w14:textId="77777777" w:rsidR="0057338F" w:rsidRDefault="0057338F">
                    <w:pPr>
                      <w:jc w:val="right"/>
                      <w:rPr>
                        <w:sz w:val="18"/>
                        <w:szCs w:val="18"/>
                      </w:rPr>
                    </w:pPr>
                    <w:r>
                      <w:rPr>
                        <w:sz w:val="18"/>
                        <w:szCs w:val="18"/>
                      </w:rPr>
                      <w:t>16</w:t>
                    </w:r>
                  </w:p>
                  <w:p w14:paraId="7ECA6944" w14:textId="77777777" w:rsidR="0057338F" w:rsidRDefault="0057338F">
                    <w:pPr>
                      <w:jc w:val="right"/>
                      <w:rPr>
                        <w:sz w:val="18"/>
                        <w:szCs w:val="18"/>
                      </w:rPr>
                    </w:pPr>
                    <w:r>
                      <w:rPr>
                        <w:sz w:val="18"/>
                        <w:szCs w:val="18"/>
                      </w:rPr>
                      <w:t>17</w:t>
                    </w:r>
                  </w:p>
                  <w:p w14:paraId="363556CE" w14:textId="77777777" w:rsidR="0057338F" w:rsidRDefault="0057338F">
                    <w:pPr>
                      <w:jc w:val="right"/>
                    </w:pPr>
                  </w:p>
                </w:txbxContent>
              </v:textbox>
            </v:rect>
            <w10:wrap type="none"/>
            <w10:anchorlock/>
          </v:group>
        </w:pict>
      </w:r>
      <w:r>
        <w:rPr>
          <w:rFonts w:ascii="Times New Roman" w:eastAsia="Times New Roman" w:hAnsi="Times New Roman"/>
          <w:color w:val="000000"/>
          <w:kern w:val="2"/>
          <w:sz w:val="28"/>
          <w:szCs w:val="28"/>
          <w:u w:color="000000"/>
          <w:lang w:eastAsia="en-US"/>
        </w:rPr>
      </w:r>
      <w:r>
        <w:rPr>
          <w:rFonts w:ascii="Times New Roman" w:eastAsia="Times New Roman" w:hAnsi="Times New Roman"/>
          <w:color w:val="000000"/>
          <w:kern w:val="2"/>
          <w:sz w:val="28"/>
          <w:szCs w:val="28"/>
          <w:u w:color="000000"/>
          <w:lang w:eastAsia="en-US"/>
        </w:rPr>
        <w:pict w14:anchorId="45490700">
          <v:group id="Group_x0020_311" o:spid="_x0000_s1333" style="width:158.25pt;height:226.1pt;mso-position-horizontal-relative:char;mso-position-vertical-relative:line" coordsize="3165,4522">
            <v:rect id="Shape_x0020_1073742117" o:spid="_x0000_s1334" style="position:absolute;width:3165;height:4522" o:preferrelative="t" stroked="f"/>
            <v:rect id="Shape_x0020_1073742118" o:spid="_x0000_s1335" style="position:absolute;width:3165;height:4522" o:preferrelative="t" filled="f" stroked="f">
              <v:textbox inset="3.6pt,,3.6pt">
                <w:txbxContent>
                  <w:p w14:paraId="11891E98" w14:textId="77777777" w:rsidR="0057338F" w:rsidRDefault="0057338F">
                    <w:pPr>
                      <w:rPr>
                        <w:rFonts w:ascii="Courier New" w:eastAsia="Courier New" w:hAnsi="Courier New" w:cs="Courier New"/>
                        <w:sz w:val="21"/>
                        <w:szCs w:val="21"/>
                      </w:rPr>
                    </w:pPr>
                    <w:r>
                      <w:rPr>
                        <w:rFonts w:ascii="Courier New"/>
                        <w:sz w:val="21"/>
                        <w:szCs w:val="21"/>
                      </w:rPr>
                      <w:t>var a=1;</w:t>
                    </w:r>
                  </w:p>
                  <w:p w14:paraId="54675574" w14:textId="77777777" w:rsidR="0057338F" w:rsidRDefault="0057338F">
                    <w:pPr>
                      <w:rPr>
                        <w:rFonts w:ascii="Courier New" w:eastAsia="Courier New" w:hAnsi="Courier New" w:cs="Courier New"/>
                        <w:sz w:val="21"/>
                        <w:szCs w:val="21"/>
                      </w:rPr>
                    </w:pPr>
                    <w:r>
                      <w:rPr>
                        <w:rFonts w:ascii="Courier New"/>
                        <w:sz w:val="21"/>
                        <w:szCs w:val="21"/>
                      </w:rPr>
                      <w:t>var b=3;</w:t>
                    </w:r>
                  </w:p>
                  <w:p w14:paraId="1B4631BD" w14:textId="77777777" w:rsidR="0057338F" w:rsidRDefault="0057338F">
                    <w:pPr>
                      <w:rPr>
                        <w:rFonts w:ascii="Courier New" w:eastAsia="Courier New" w:hAnsi="Courier New" w:cs="Courier New"/>
                        <w:sz w:val="21"/>
                        <w:szCs w:val="21"/>
                      </w:rPr>
                    </w:pPr>
                    <w:r>
                      <w:rPr>
                        <w:rFonts w:ascii="Courier New"/>
                        <w:sz w:val="21"/>
                        <w:szCs w:val="21"/>
                      </w:rPr>
                      <w:t>var c=2;</w:t>
                    </w:r>
                  </w:p>
                  <w:p w14:paraId="6EEED708" w14:textId="77777777" w:rsidR="0057338F" w:rsidRDefault="0057338F">
                    <w:pPr>
                      <w:rPr>
                        <w:rFonts w:ascii="Courier New" w:eastAsia="Courier New" w:hAnsi="Courier New" w:cs="Courier New"/>
                        <w:sz w:val="21"/>
                        <w:szCs w:val="21"/>
                      </w:rPr>
                    </w:pPr>
                    <w:r>
                      <w:rPr>
                        <w:rFonts w:ascii="Courier New"/>
                        <w:sz w:val="21"/>
                        <w:szCs w:val="21"/>
                      </w:rPr>
                      <w:t>var sum=function(x,y){</w:t>
                    </w:r>
                  </w:p>
                  <w:p w14:paraId="5BBC30A9" w14:textId="77777777" w:rsidR="0057338F" w:rsidRDefault="0057338F">
                    <w:pPr>
                      <w:rPr>
                        <w:rFonts w:ascii="Courier New" w:eastAsia="Courier New" w:hAnsi="Courier New" w:cs="Courier New"/>
                        <w:sz w:val="21"/>
                        <w:szCs w:val="21"/>
                      </w:rPr>
                    </w:pPr>
                    <w:r>
                      <w:rPr>
                        <w:rFonts w:ascii="Courier New" w:eastAsia="Courier New" w:hAnsi="Courier New" w:cs="Courier New"/>
                        <w:sz w:val="21"/>
                        <w:szCs w:val="21"/>
                      </w:rPr>
                      <w:tab/>
                      <w:t>return x+y;</w:t>
                    </w:r>
                  </w:p>
                  <w:p w14:paraId="5DA3ACD1" w14:textId="77777777" w:rsidR="0057338F" w:rsidRDefault="0057338F">
                    <w:pPr>
                      <w:rPr>
                        <w:rFonts w:ascii="Courier New" w:eastAsia="Courier New" w:hAnsi="Courier New" w:cs="Courier New"/>
                        <w:sz w:val="21"/>
                        <w:szCs w:val="21"/>
                      </w:rPr>
                    </w:pPr>
                    <w:r>
                      <w:rPr>
                        <w:rFonts w:ascii="Courier New"/>
                        <w:sz w:val="21"/>
                        <w:szCs w:val="21"/>
                      </w:rPr>
                      <w:t xml:space="preserve">    }</w:t>
                    </w:r>
                  </w:p>
                  <w:p w14:paraId="6B29BD91" w14:textId="77777777" w:rsidR="0057338F" w:rsidRDefault="0057338F">
                    <w:pPr>
                      <w:rPr>
                        <w:rFonts w:ascii="Courier New" w:eastAsia="Courier New" w:hAnsi="Courier New" w:cs="Courier New"/>
                        <w:sz w:val="21"/>
                        <w:szCs w:val="21"/>
                      </w:rPr>
                    </w:pPr>
                    <w:r>
                      <w:rPr>
                        <w:rFonts w:ascii="Courier New"/>
                        <w:sz w:val="21"/>
                        <w:szCs w:val="21"/>
                      </w:rPr>
                      <w:t>var foo=function(z){</w:t>
                    </w:r>
                  </w:p>
                  <w:p w14:paraId="3B5A563E" w14:textId="77777777" w:rsidR="0057338F" w:rsidRDefault="0057338F">
                    <w:pPr>
                      <w:rPr>
                        <w:rFonts w:ascii="Courier New" w:eastAsia="Courier New" w:hAnsi="Courier New" w:cs="Courier New"/>
                        <w:sz w:val="21"/>
                        <w:szCs w:val="21"/>
                      </w:rPr>
                    </w:pPr>
                    <w:r>
                      <w:rPr>
                        <w:rFonts w:ascii="Courier New" w:eastAsia="Courier New" w:hAnsi="Courier New" w:cs="Courier New"/>
                        <w:sz w:val="21"/>
                        <w:szCs w:val="21"/>
                      </w:rPr>
                      <w:tab/>
                      <w:t>return z+1;</w:t>
                    </w:r>
                  </w:p>
                  <w:p w14:paraId="13AB5806" w14:textId="77777777" w:rsidR="0057338F" w:rsidRDefault="0057338F">
                    <w:pPr>
                      <w:rPr>
                        <w:rFonts w:ascii="Courier New" w:eastAsia="Courier New" w:hAnsi="Courier New" w:cs="Courier New"/>
                        <w:sz w:val="21"/>
                        <w:szCs w:val="21"/>
                      </w:rPr>
                    </w:pPr>
                    <w:r>
                      <w:rPr>
                        <w:rFonts w:ascii="Courier New"/>
                        <w:sz w:val="21"/>
                        <w:szCs w:val="21"/>
                      </w:rPr>
                      <w:t>}</w:t>
                    </w:r>
                  </w:p>
                  <w:p w14:paraId="2F5CAD4E" w14:textId="77777777" w:rsidR="0057338F" w:rsidRDefault="0057338F">
                    <w:pPr>
                      <w:rPr>
                        <w:rFonts w:ascii="Courier New" w:eastAsia="Courier New" w:hAnsi="Courier New" w:cs="Courier New"/>
                        <w:sz w:val="21"/>
                        <w:szCs w:val="21"/>
                      </w:rPr>
                    </w:pPr>
                    <w:r>
                      <w:rPr>
                        <w:rFonts w:ascii="Courier New"/>
                        <w:sz w:val="21"/>
                        <w:szCs w:val="21"/>
                      </w:rPr>
                      <w:t>if(a&lt;b){</w:t>
                    </w:r>
                  </w:p>
                  <w:p w14:paraId="11715BFC" w14:textId="77777777" w:rsidR="0057338F" w:rsidRDefault="0057338F">
                    <w:pPr>
                      <w:rPr>
                        <w:rFonts w:ascii="Courier New" w:eastAsia="Courier New" w:hAnsi="Courier New" w:cs="Courier New"/>
                        <w:sz w:val="21"/>
                        <w:szCs w:val="21"/>
                      </w:rPr>
                    </w:pPr>
                    <w:r>
                      <w:rPr>
                        <w:rFonts w:ascii="Courier New" w:eastAsia="Courier New" w:hAnsi="Courier New" w:cs="Courier New"/>
                        <w:sz w:val="21"/>
                        <w:szCs w:val="21"/>
                      </w:rPr>
                      <w:tab/>
                      <w:t xml:space="preserve">if(b&lt;c) </w:t>
                    </w:r>
                  </w:p>
                  <w:p w14:paraId="44E2936F" w14:textId="77777777" w:rsidR="0057338F" w:rsidRDefault="0057338F">
                    <w:pPr>
                      <w:rPr>
                        <w:rFonts w:ascii="Courier New" w:eastAsia="Courier New" w:hAnsi="Courier New" w:cs="Courier New"/>
                        <w:sz w:val="21"/>
                        <w:szCs w:val="21"/>
                      </w:rPr>
                    </w:pPr>
                    <w:r>
                      <w:rPr>
                        <w:rFonts w:ascii="Courier New" w:eastAsia="Courier New" w:hAnsi="Courier New" w:cs="Courier New"/>
                        <w:sz w:val="21"/>
                        <w:szCs w:val="21"/>
                      </w:rPr>
                      <w:tab/>
                      <w:t>var d=sum(0,1);</w:t>
                    </w:r>
                  </w:p>
                  <w:p w14:paraId="433EEEB4" w14:textId="77777777" w:rsidR="0057338F" w:rsidRDefault="0057338F">
                    <w:pPr>
                      <w:rPr>
                        <w:rFonts w:ascii="Courier New" w:eastAsia="Courier New" w:hAnsi="Courier New" w:cs="Courier New"/>
                        <w:sz w:val="21"/>
                        <w:szCs w:val="21"/>
                      </w:rPr>
                    </w:pPr>
                    <w:r>
                      <w:rPr>
                        <w:rFonts w:ascii="Courier New" w:eastAsia="Courier New" w:hAnsi="Courier New" w:cs="Courier New"/>
                        <w:sz w:val="21"/>
                        <w:szCs w:val="21"/>
                      </w:rPr>
                      <w:tab/>
                      <w:t>else {</w:t>
                    </w:r>
                  </w:p>
                  <w:p w14:paraId="60584003" w14:textId="77777777" w:rsidR="0057338F" w:rsidRDefault="0057338F">
                    <w:pPr>
                      <w:rPr>
                        <w:rFonts w:ascii="Courier New" w:eastAsia="Courier New" w:hAnsi="Courier New" w:cs="Courier New"/>
                        <w:sz w:val="21"/>
                        <w:szCs w:val="21"/>
                      </w:rPr>
                    </w:pPr>
                    <w:r>
                      <w:rPr>
                        <w:rFonts w:ascii="Courier New" w:eastAsia="Courier New" w:hAnsi="Courier New" w:cs="Courier New"/>
                        <w:sz w:val="21"/>
                        <w:szCs w:val="21"/>
                      </w:rPr>
                      <w:tab/>
                      <w:t>var d=sum(a,b);</w:t>
                    </w:r>
                  </w:p>
                  <w:p w14:paraId="349C9E03" w14:textId="77777777" w:rsidR="0057338F" w:rsidRDefault="0057338F">
                    <w:pPr>
                      <w:rPr>
                        <w:rFonts w:ascii="Courier New" w:eastAsia="Courier New" w:hAnsi="Courier New" w:cs="Courier New"/>
                        <w:sz w:val="21"/>
                        <w:szCs w:val="21"/>
                      </w:rPr>
                    </w:pPr>
                    <w:r>
                      <w:rPr>
                        <w:rFonts w:ascii="Courier New"/>
                        <w:sz w:val="21"/>
                        <w:szCs w:val="21"/>
                      </w:rPr>
                      <w:t>}</w:t>
                    </w:r>
                  </w:p>
                  <w:p w14:paraId="7766BAA5" w14:textId="77777777" w:rsidR="0057338F" w:rsidRDefault="0057338F">
                    <w:pPr>
                      <w:rPr>
                        <w:rFonts w:ascii="Courier New" w:eastAsia="Courier New" w:hAnsi="Courier New" w:cs="Courier New"/>
                        <w:sz w:val="21"/>
                        <w:szCs w:val="21"/>
                      </w:rPr>
                    </w:pPr>
                    <w:r>
                      <w:rPr>
                        <w:rFonts w:ascii="Courier New"/>
                        <w:sz w:val="21"/>
                        <w:szCs w:val="21"/>
                      </w:rPr>
                      <w:t>}</w:t>
                    </w:r>
                  </w:p>
                  <w:p w14:paraId="3B1338D0" w14:textId="77777777" w:rsidR="0057338F" w:rsidRDefault="0057338F">
                    <w:pPr>
                      <w:rPr>
                        <w:rFonts w:ascii="Courier New" w:eastAsia="Courier New" w:hAnsi="Courier New" w:cs="Courier New"/>
                        <w:sz w:val="21"/>
                        <w:szCs w:val="21"/>
                      </w:rPr>
                    </w:pPr>
                    <w:r>
                      <w:rPr>
                        <w:rFonts w:ascii="Courier New"/>
                        <w:sz w:val="21"/>
                        <w:szCs w:val="21"/>
                      </w:rPr>
                      <w:t>var s=d;</w:t>
                    </w:r>
                  </w:p>
                  <w:p w14:paraId="6B775A8D" w14:textId="77777777" w:rsidR="0057338F" w:rsidRDefault="0057338F">
                    <w:pPr>
                      <w:rPr>
                        <w:rFonts w:ascii="Courier New" w:eastAsia="Courier New" w:hAnsi="Courier New" w:cs="Courier New"/>
                        <w:sz w:val="21"/>
                        <w:szCs w:val="21"/>
                      </w:rPr>
                    </w:pPr>
                  </w:p>
                  <w:p w14:paraId="5CD9CF01" w14:textId="77777777" w:rsidR="0057338F" w:rsidRDefault="0057338F">
                    <w:pPr>
                      <w:jc w:val="center"/>
                    </w:pPr>
                    <w:r>
                      <w:rPr>
                        <w:rFonts w:ascii="Courier New"/>
                        <w:sz w:val="21"/>
                        <w:szCs w:val="21"/>
                      </w:rPr>
                      <w:t xml:space="preserve">(a) </w:t>
                    </w:r>
                  </w:p>
                </w:txbxContent>
              </v:textbox>
            </v:rect>
            <w10:wrap type="none"/>
            <w10:anchorlock/>
          </v:group>
        </w:pict>
      </w:r>
      <w:r>
        <w:rPr>
          <w:rFonts w:ascii="Times New Roman" w:eastAsia="Times New Roman" w:hAnsi="Times New Roman"/>
          <w:color w:val="000000"/>
          <w:kern w:val="2"/>
          <w:sz w:val="28"/>
          <w:szCs w:val="28"/>
          <w:u w:color="000000"/>
          <w:lang w:eastAsia="en-US"/>
        </w:rPr>
      </w:r>
      <w:r>
        <w:rPr>
          <w:rFonts w:ascii="Times New Roman" w:eastAsia="Times New Roman" w:hAnsi="Times New Roman"/>
          <w:color w:val="000000"/>
          <w:kern w:val="2"/>
          <w:sz w:val="28"/>
          <w:szCs w:val="28"/>
          <w:u w:color="000000"/>
          <w:lang w:eastAsia="en-US"/>
        </w:rPr>
        <w:pict w14:anchorId="62D403A7">
          <v:group id="officeArt_x0020_object" o:spid="_x0000_s1336" style="width:162.3pt;height:226.85pt;mso-position-horizontal-relative:char;mso-position-vertical-relative:line" coordsize="3246,4537">
            <v:rect id="Shape_x0020_1073742120" o:spid="_x0000_s1337" style="position:absolute;width:3246;height:4537" o:preferrelative="t" stroked="f"/>
            <v:rect id="Shape_x0020_1073742121" o:spid="_x0000_s1338" style="position:absolute;width:3246;height:4537" o:preferrelative="t" filled="f" stroked="f">
              <v:textbox inset="3.6pt,,3.6pt">
                <w:txbxContent>
                  <w:p w14:paraId="030B9EE9" w14:textId="77777777" w:rsidR="0057338F" w:rsidRDefault="0057338F">
                    <w:pPr>
                      <w:rPr>
                        <w:rFonts w:ascii="Courier New" w:eastAsia="Courier New" w:hAnsi="Courier New" w:cs="Courier New"/>
                        <w:sz w:val="21"/>
                        <w:szCs w:val="21"/>
                      </w:rPr>
                    </w:pPr>
                    <w:r>
                      <w:rPr>
                        <w:rFonts w:ascii="Courier New"/>
                        <w:sz w:val="21"/>
                        <w:szCs w:val="21"/>
                      </w:rPr>
                      <w:t>var a=1;</w:t>
                    </w:r>
                  </w:p>
                  <w:p w14:paraId="6FDC08C3" w14:textId="77777777" w:rsidR="0057338F" w:rsidRDefault="0057338F">
                    <w:pPr>
                      <w:rPr>
                        <w:rFonts w:ascii="Courier New" w:eastAsia="Courier New" w:hAnsi="Courier New" w:cs="Courier New"/>
                        <w:sz w:val="21"/>
                        <w:szCs w:val="21"/>
                      </w:rPr>
                    </w:pPr>
                    <w:r>
                      <w:rPr>
                        <w:rFonts w:ascii="Courier New"/>
                        <w:sz w:val="21"/>
                        <w:szCs w:val="21"/>
                      </w:rPr>
                      <w:t>var b=3;</w:t>
                    </w:r>
                  </w:p>
                  <w:p w14:paraId="674922EA" w14:textId="77777777" w:rsidR="0057338F" w:rsidRDefault="0057338F">
                    <w:pPr>
                      <w:rPr>
                        <w:rFonts w:ascii="Courier New" w:eastAsia="Courier New" w:hAnsi="Courier New" w:cs="Courier New"/>
                        <w:sz w:val="21"/>
                        <w:szCs w:val="21"/>
                      </w:rPr>
                    </w:pPr>
                    <w:r>
                      <w:rPr>
                        <w:rFonts w:ascii="Courier New"/>
                        <w:sz w:val="21"/>
                        <w:szCs w:val="21"/>
                      </w:rPr>
                      <w:t>var c=2;</w:t>
                    </w:r>
                  </w:p>
                  <w:p w14:paraId="7BCD6882" w14:textId="77777777" w:rsidR="0057338F" w:rsidRDefault="0057338F">
                    <w:pPr>
                      <w:rPr>
                        <w:rFonts w:ascii="Courier New" w:eastAsia="Courier New" w:hAnsi="Courier New" w:cs="Courier New"/>
                        <w:sz w:val="21"/>
                        <w:szCs w:val="21"/>
                      </w:rPr>
                    </w:pPr>
                    <w:r>
                      <w:rPr>
                        <w:rFonts w:ascii="Courier New"/>
                        <w:sz w:val="21"/>
                        <w:szCs w:val="21"/>
                      </w:rPr>
                      <w:t>var sum=function(x,y){</w:t>
                    </w:r>
                  </w:p>
                  <w:p w14:paraId="122F4CF3" w14:textId="77777777" w:rsidR="0057338F" w:rsidRDefault="0057338F">
                    <w:pPr>
                      <w:rPr>
                        <w:rFonts w:ascii="Courier New" w:eastAsia="Courier New" w:hAnsi="Courier New" w:cs="Courier New"/>
                        <w:sz w:val="21"/>
                        <w:szCs w:val="21"/>
                      </w:rPr>
                    </w:pPr>
                    <w:r>
                      <w:rPr>
                        <w:rFonts w:ascii="Courier New" w:eastAsia="Courier New" w:hAnsi="Courier New" w:cs="Courier New"/>
                        <w:sz w:val="21"/>
                        <w:szCs w:val="21"/>
                      </w:rPr>
                      <w:tab/>
                      <w:t>return x+y;</w:t>
                    </w:r>
                  </w:p>
                  <w:p w14:paraId="3BA7B45C" w14:textId="77777777" w:rsidR="0057338F" w:rsidRDefault="0057338F">
                    <w:pPr>
                      <w:rPr>
                        <w:rFonts w:ascii="Courier New" w:eastAsia="Courier New" w:hAnsi="Courier New" w:cs="Courier New"/>
                        <w:sz w:val="21"/>
                        <w:szCs w:val="21"/>
                      </w:rPr>
                    </w:pPr>
                    <w:r>
                      <w:rPr>
                        <w:rFonts w:ascii="Courier New"/>
                        <w:sz w:val="21"/>
                        <w:szCs w:val="21"/>
                      </w:rPr>
                      <w:t xml:space="preserve">    }</w:t>
                    </w:r>
                  </w:p>
                  <w:p w14:paraId="2BBEFC19" w14:textId="77777777" w:rsidR="0057338F" w:rsidRDefault="0057338F">
                    <w:pPr>
                      <w:rPr>
                        <w:rFonts w:ascii="Courier New" w:eastAsia="Courier New" w:hAnsi="Courier New" w:cs="Courier New"/>
                        <w:strike/>
                        <w:sz w:val="21"/>
                        <w:szCs w:val="21"/>
                      </w:rPr>
                    </w:pPr>
                    <w:r>
                      <w:rPr>
                        <w:rFonts w:ascii="Courier New"/>
                        <w:strike/>
                        <w:sz w:val="21"/>
                        <w:szCs w:val="21"/>
                      </w:rPr>
                      <w:t>var foo=function(z){</w:t>
                    </w:r>
                  </w:p>
                  <w:p w14:paraId="58DA1A48" w14:textId="77777777" w:rsidR="0057338F" w:rsidRDefault="0057338F">
                    <w:pPr>
                      <w:rPr>
                        <w:rFonts w:ascii="Courier New" w:eastAsia="Courier New" w:hAnsi="Courier New" w:cs="Courier New"/>
                        <w:strike/>
                        <w:sz w:val="21"/>
                        <w:szCs w:val="21"/>
                      </w:rPr>
                    </w:pPr>
                    <w:r>
                      <w:rPr>
                        <w:rFonts w:ascii="Courier New" w:eastAsia="Courier New" w:hAnsi="Courier New" w:cs="Courier New"/>
                        <w:strike/>
                        <w:sz w:val="21"/>
                        <w:szCs w:val="21"/>
                      </w:rPr>
                      <w:tab/>
                      <w:t>return z+1;</w:t>
                    </w:r>
                  </w:p>
                  <w:p w14:paraId="422F15C5" w14:textId="77777777" w:rsidR="0057338F" w:rsidRDefault="0057338F">
                    <w:pPr>
                      <w:rPr>
                        <w:rFonts w:ascii="Courier New" w:eastAsia="Courier New" w:hAnsi="Courier New" w:cs="Courier New"/>
                        <w:strike/>
                        <w:sz w:val="21"/>
                        <w:szCs w:val="21"/>
                      </w:rPr>
                    </w:pPr>
                    <w:r>
                      <w:rPr>
                        <w:rFonts w:ascii="Courier New"/>
                        <w:strike/>
                        <w:sz w:val="21"/>
                        <w:szCs w:val="21"/>
                      </w:rPr>
                      <w:t>}</w:t>
                    </w:r>
                  </w:p>
                  <w:p w14:paraId="236309B3" w14:textId="77777777" w:rsidR="0057338F" w:rsidRDefault="0057338F">
                    <w:pPr>
                      <w:rPr>
                        <w:rFonts w:ascii="Courier New" w:eastAsia="Courier New" w:hAnsi="Courier New" w:cs="Courier New"/>
                        <w:sz w:val="21"/>
                        <w:szCs w:val="21"/>
                      </w:rPr>
                    </w:pPr>
                    <w:r>
                      <w:rPr>
                        <w:rFonts w:ascii="Courier New"/>
                        <w:sz w:val="21"/>
                        <w:szCs w:val="21"/>
                      </w:rPr>
                      <w:t>if(a&lt;b){</w:t>
                    </w:r>
                  </w:p>
                  <w:p w14:paraId="2977D76B" w14:textId="77777777" w:rsidR="0057338F" w:rsidRDefault="0057338F">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strike/>
                        <w:sz w:val="21"/>
                        <w:szCs w:val="21"/>
                      </w:rPr>
                      <w:t xml:space="preserve">if(b&lt;c) </w:t>
                    </w:r>
                  </w:p>
                  <w:p w14:paraId="758FF0F8" w14:textId="77777777" w:rsidR="0057338F" w:rsidRDefault="0057338F">
                    <w:pPr>
                      <w:rPr>
                        <w:rFonts w:ascii="Courier New" w:eastAsia="Courier New" w:hAnsi="Courier New" w:cs="Courier New"/>
                        <w:sz w:val="21"/>
                        <w:szCs w:val="21"/>
                      </w:rPr>
                    </w:pPr>
                    <w:r>
                      <w:rPr>
                        <w:rFonts w:ascii="Courier New" w:eastAsia="Courier New" w:hAnsi="Courier New" w:cs="Courier New"/>
                        <w:sz w:val="21"/>
                        <w:szCs w:val="21"/>
                      </w:rPr>
                      <w:tab/>
                    </w:r>
                    <w:r>
                      <w:rPr>
                        <w:rFonts w:ascii="Courier New"/>
                        <w:strike/>
                        <w:sz w:val="21"/>
                        <w:szCs w:val="21"/>
                      </w:rPr>
                      <w:t xml:space="preserve"> var d=sum(0,1);</w:t>
                    </w:r>
                  </w:p>
                  <w:p w14:paraId="2E1C56C7" w14:textId="77777777" w:rsidR="0057338F" w:rsidRDefault="0057338F">
                    <w:pPr>
                      <w:rPr>
                        <w:rFonts w:ascii="Courier New" w:eastAsia="Courier New" w:hAnsi="Courier New" w:cs="Courier New"/>
                        <w:sz w:val="21"/>
                        <w:szCs w:val="21"/>
                      </w:rPr>
                    </w:pPr>
                    <w:r>
                      <w:rPr>
                        <w:rFonts w:ascii="Courier New" w:eastAsia="Courier New" w:hAnsi="Courier New" w:cs="Courier New"/>
                        <w:sz w:val="21"/>
                        <w:szCs w:val="21"/>
                      </w:rPr>
                      <w:tab/>
                      <w:t>else {</w:t>
                    </w:r>
                  </w:p>
                  <w:p w14:paraId="1039CD5D" w14:textId="77777777" w:rsidR="0057338F" w:rsidRDefault="0057338F">
                    <w:pPr>
                      <w:rPr>
                        <w:rFonts w:ascii="Courier New" w:eastAsia="Courier New" w:hAnsi="Courier New" w:cs="Courier New"/>
                        <w:sz w:val="21"/>
                        <w:szCs w:val="21"/>
                      </w:rPr>
                    </w:pPr>
                    <w:r>
                      <w:rPr>
                        <w:rFonts w:ascii="Courier New" w:eastAsia="Courier New" w:hAnsi="Courier New" w:cs="Courier New"/>
                        <w:sz w:val="21"/>
                        <w:szCs w:val="21"/>
                      </w:rPr>
                      <w:tab/>
                      <w:t>var d=sum(a,b);</w:t>
                    </w:r>
                  </w:p>
                  <w:p w14:paraId="14881DB0" w14:textId="77777777" w:rsidR="0057338F" w:rsidRDefault="0057338F">
                    <w:pPr>
                      <w:rPr>
                        <w:rFonts w:ascii="Courier New" w:eastAsia="Courier New" w:hAnsi="Courier New" w:cs="Courier New"/>
                        <w:sz w:val="21"/>
                        <w:szCs w:val="21"/>
                      </w:rPr>
                    </w:pPr>
                    <w:r>
                      <w:rPr>
                        <w:rFonts w:ascii="Courier New"/>
                        <w:sz w:val="21"/>
                        <w:szCs w:val="21"/>
                      </w:rPr>
                      <w:t>}</w:t>
                    </w:r>
                  </w:p>
                  <w:p w14:paraId="44E7A58E" w14:textId="77777777" w:rsidR="0057338F" w:rsidRDefault="0057338F">
                    <w:pPr>
                      <w:rPr>
                        <w:rFonts w:ascii="Courier New" w:eastAsia="Courier New" w:hAnsi="Courier New" w:cs="Courier New"/>
                        <w:sz w:val="21"/>
                        <w:szCs w:val="21"/>
                      </w:rPr>
                    </w:pPr>
                    <w:r>
                      <w:rPr>
                        <w:rFonts w:ascii="Courier New"/>
                        <w:sz w:val="21"/>
                        <w:szCs w:val="21"/>
                      </w:rPr>
                      <w:t>}</w:t>
                    </w:r>
                  </w:p>
                  <w:p w14:paraId="05C71068" w14:textId="77777777" w:rsidR="0057338F" w:rsidRDefault="0057338F">
                    <w:pPr>
                      <w:rPr>
                        <w:rFonts w:ascii="Courier New" w:eastAsia="Courier New" w:hAnsi="Courier New" w:cs="Courier New"/>
                        <w:sz w:val="21"/>
                        <w:szCs w:val="21"/>
                      </w:rPr>
                    </w:pPr>
                    <w:r>
                      <w:rPr>
                        <w:rFonts w:ascii="Courier New"/>
                        <w:sz w:val="21"/>
                        <w:szCs w:val="21"/>
                      </w:rPr>
                      <w:t>var s=d;</w:t>
                    </w:r>
                  </w:p>
                  <w:p w14:paraId="40CD14C3" w14:textId="77777777" w:rsidR="0057338F" w:rsidRDefault="0057338F">
                    <w:pPr>
                      <w:rPr>
                        <w:rFonts w:ascii="Courier New" w:eastAsia="Courier New" w:hAnsi="Courier New" w:cs="Courier New"/>
                        <w:sz w:val="21"/>
                        <w:szCs w:val="21"/>
                      </w:rPr>
                    </w:pPr>
                  </w:p>
                  <w:p w14:paraId="16A25269" w14:textId="77777777" w:rsidR="0057338F" w:rsidRDefault="0057338F">
                    <w:pPr>
                      <w:jc w:val="center"/>
                    </w:pPr>
                    <w:r>
                      <w:rPr>
                        <w:rFonts w:ascii="Courier New"/>
                        <w:sz w:val="21"/>
                        <w:szCs w:val="21"/>
                      </w:rPr>
                      <w:t xml:space="preserve">(b) </w:t>
                    </w:r>
                  </w:p>
                </w:txbxContent>
              </v:textbox>
            </v:rect>
            <w10:wrap type="none"/>
            <w10:anchorlock/>
          </v:group>
        </w:pict>
      </w:r>
    </w:p>
    <w:p w14:paraId="5AFE784D"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5.14 (a) Sample code; (b)slice on criteria&lt;17,{s}&gt;.</w:t>
      </w:r>
    </w:p>
    <w:p w14:paraId="6F59F8F6"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As analysed in figure 5.14(b), line 17</w:t>
      </w:r>
      <w:r>
        <w:rPr>
          <w:rFonts w:ascii="Times New Roman"/>
          <w:sz w:val="24"/>
          <w:szCs w:val="24"/>
          <w:vertAlign w:val="superscript"/>
        </w:rPr>
        <w:t>th</w:t>
      </w:r>
      <w:r>
        <w:rPr>
          <w:rFonts w:ascii="Times New Roman"/>
          <w:sz w:val="24"/>
          <w:szCs w:val="24"/>
        </w:rPr>
        <w:t xml:space="preserve"> relies on variable </w:t>
      </w:r>
      <w:r>
        <w:rPr>
          <w:rFonts w:ascii="Times New Roman"/>
          <w:i/>
          <w:iCs/>
          <w:sz w:val="24"/>
          <w:szCs w:val="24"/>
        </w:rPr>
        <w:t>d</w:t>
      </w:r>
      <w:r>
        <w:rPr>
          <w:rFonts w:ascii="Times New Roman"/>
          <w:sz w:val="24"/>
          <w:szCs w:val="24"/>
        </w:rPr>
        <w:t xml:space="preserve"> whose value is decided by predicate result of two nested </w:t>
      </w:r>
      <w:r>
        <w:rPr>
          <w:rFonts w:ascii="Times New Roman"/>
          <w:b/>
          <w:bCs/>
          <w:sz w:val="24"/>
          <w:szCs w:val="24"/>
        </w:rPr>
        <w:t>if</w:t>
      </w:r>
      <w:r>
        <w:rPr>
          <w:rFonts w:ascii="Times New Roman"/>
          <w:b/>
          <w:bCs/>
          <w:color w:val="000000"/>
          <w:kern w:val="2"/>
          <w:sz w:val="24"/>
          <w:szCs w:val="24"/>
          <w:u w:color="000000"/>
        </w:rPr>
        <w:t>-else</w:t>
      </w:r>
      <w:r>
        <w:rPr>
          <w:rFonts w:ascii="Times New Roman"/>
          <w:sz w:val="24"/>
          <w:szCs w:val="24"/>
        </w:rPr>
        <w:t xml:space="preserve"> statement. The result of code in figure 5.14(b) we get from JipdaSlicer is in figure 5.15 and STIP.js is in figure 5.14(a). </w:t>
      </w:r>
    </w:p>
    <w:p w14:paraId="69B0F126"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As we can see from the result, JipdaSlicer gets rid of all clauses of the </w:t>
      </w:r>
      <w:r>
        <w:rPr>
          <w:rFonts w:ascii="Times New Roman"/>
          <w:b/>
          <w:bCs/>
          <w:sz w:val="24"/>
          <w:szCs w:val="24"/>
        </w:rPr>
        <w:t>if-else</w:t>
      </w:r>
      <w:r>
        <w:rPr>
          <w:rFonts w:ascii="Times New Roman"/>
          <w:sz w:val="24"/>
          <w:szCs w:val="24"/>
        </w:rPr>
        <w:t xml:space="preserve"> statement and only leaves the statement on which the identifier in  line 17</w:t>
      </w:r>
      <w:r>
        <w:rPr>
          <w:rFonts w:ascii="Times New Roman"/>
          <w:sz w:val="24"/>
          <w:szCs w:val="24"/>
          <w:vertAlign w:val="superscript"/>
        </w:rPr>
        <w:t>th</w:t>
      </w:r>
      <w:r>
        <w:rPr>
          <w:rFonts w:ascii="Times New Roman"/>
          <w:sz w:val="24"/>
          <w:szCs w:val="24"/>
        </w:rPr>
        <w:t xml:space="preserve"> is dependent. It</w:t>
      </w:r>
      <w:r>
        <w:rPr>
          <w:rFonts w:hAnsi="Times New Roman"/>
          <w:sz w:val="24"/>
          <w:szCs w:val="24"/>
        </w:rPr>
        <w:t>’</w:t>
      </w:r>
      <w:r>
        <w:rPr>
          <w:rFonts w:ascii="Times New Roman"/>
          <w:sz w:val="24"/>
          <w:szCs w:val="24"/>
        </w:rPr>
        <w:t>s all because we configure the interpreter of JipdaSlicer to only extract relevant statements if the identifiers contained in slice criterion isn</w:t>
      </w:r>
      <w:r>
        <w:rPr>
          <w:rFonts w:hAnsi="Times New Roman"/>
          <w:sz w:val="24"/>
          <w:szCs w:val="24"/>
        </w:rPr>
        <w:t>’</w:t>
      </w:r>
      <w:r>
        <w:rPr>
          <w:rFonts w:ascii="Times New Roman"/>
          <w:sz w:val="24"/>
          <w:szCs w:val="24"/>
        </w:rPr>
        <w:t xml:space="preserve">t involved in the </w:t>
      </w:r>
      <w:r>
        <w:rPr>
          <w:rFonts w:ascii="Times New Roman"/>
          <w:b/>
          <w:bCs/>
          <w:sz w:val="24"/>
          <w:szCs w:val="24"/>
        </w:rPr>
        <w:t>if-else</w:t>
      </w:r>
      <w:r>
        <w:rPr>
          <w:rFonts w:ascii="Times New Roman"/>
          <w:sz w:val="24"/>
          <w:szCs w:val="24"/>
        </w:rPr>
        <w:t xml:space="preserve"> statement. In such a design, we assume each predicate result of a clause in an </w:t>
      </w:r>
      <w:r>
        <w:rPr>
          <w:rFonts w:ascii="Times New Roman"/>
          <w:b/>
          <w:bCs/>
          <w:sz w:val="24"/>
          <w:szCs w:val="24"/>
        </w:rPr>
        <w:t>if-else</w:t>
      </w:r>
      <w:r>
        <w:rPr>
          <w:rFonts w:ascii="Times New Roman"/>
          <w:sz w:val="24"/>
          <w:szCs w:val="24"/>
        </w:rPr>
        <w:t xml:space="preserve"> statement is not relevant to the target code, only the clause that really gets executed should be concerned.</w:t>
      </w:r>
    </w:p>
    <w:p w14:paraId="44201B57"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We can also see the same issue with test case 2 in the result from STIP.js in figure 5.16(a). By check the corresponding PDG of this testing example, we can find the node represents for statement in line 17 isn</w:t>
      </w:r>
      <w:r>
        <w:rPr>
          <w:rFonts w:hAnsi="Times New Roman"/>
          <w:sz w:val="24"/>
          <w:szCs w:val="24"/>
        </w:rPr>
        <w:t>’</w:t>
      </w:r>
      <w:r>
        <w:rPr>
          <w:rFonts w:ascii="Times New Roman"/>
          <w:sz w:val="24"/>
          <w:szCs w:val="24"/>
        </w:rPr>
        <w:t>t binding with correctness data dependency.</w:t>
      </w:r>
    </w:p>
    <w:p w14:paraId="1EC5BEF6" w14:textId="77777777" w:rsidR="00B513FC" w:rsidRDefault="0057338F">
      <w:pPr>
        <w:widowControl w:val="0"/>
        <w:spacing w:afterLines="50" w:after="120" w:line="276" w:lineRule="auto"/>
        <w:jc w:val="both"/>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lastRenderedPageBreak/>
        <w:pict w14:anchorId="7A9D0298">
          <v:shape id="Picture_x0020_161" o:spid="_x0000_i1213" type="#_x0000_t75" style="width:362.65pt;height:135.35pt">
            <v:imagedata r:id="rId172" o:title=""/>
          </v:shape>
        </w:pict>
      </w:r>
    </w:p>
    <w:p w14:paraId="233B9B7E"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5.15 Slicing result of figure 5.14 (b) by JipdaSlicer.</w:t>
      </w:r>
    </w:p>
    <w:p w14:paraId="40C8E61F" w14:textId="77777777" w:rsidR="00B513FC" w:rsidRDefault="0057338F">
      <w:pPr>
        <w:widowControl w:val="0"/>
        <w:spacing w:afterLines="50" w:after="120" w:line="276" w:lineRule="auto"/>
        <w:jc w:val="both"/>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747974C1">
          <v:shape id="Picture_x0020_162" o:spid="_x0000_i1214" type="#_x0000_t75" style="width:364pt;height:136.65pt">
            <v:imagedata r:id="rId173" o:title=""/>
          </v:shape>
        </w:pict>
      </w:r>
    </w:p>
    <w:p w14:paraId="763119B0"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5.16 (a) Slicing result of figure 5.15 (b) by STIP.js.</w:t>
      </w:r>
    </w:p>
    <w:p w14:paraId="54B35A64" w14:textId="77777777" w:rsidR="00B513FC" w:rsidRDefault="00B513FC">
      <w:pPr>
        <w:widowControl w:val="0"/>
        <w:spacing w:afterLines="50" w:after="120" w:line="276" w:lineRule="auto"/>
        <w:jc w:val="both"/>
        <w:rPr>
          <w:rFonts w:ascii="Times New Roman" w:eastAsia="Times New Roman" w:hAnsi="Times New Roman"/>
          <w:sz w:val="24"/>
          <w:szCs w:val="24"/>
        </w:rPr>
      </w:pPr>
    </w:p>
    <w:p w14:paraId="7F9F8611" w14:textId="77777777" w:rsidR="00B513FC" w:rsidRDefault="0057338F">
      <w:pPr>
        <w:widowControl w:val="0"/>
        <w:spacing w:afterLines="50" w:after="120" w:line="276" w:lineRule="auto"/>
        <w:jc w:val="both"/>
        <w:rPr>
          <w:rFonts w:ascii="Times New Roman" w:eastAsia="Times New Roman" w:hAnsi="Times New Roman"/>
          <w:sz w:val="24"/>
          <w:szCs w:val="24"/>
        </w:rPr>
      </w:pPr>
      <w:r>
        <w:rPr>
          <w:rFonts w:ascii="Times New Roman" w:eastAsia="Times New Roman" w:hAnsi="Times New Roman"/>
          <w:color w:val="000000"/>
          <w:kern w:val="2"/>
          <w:sz w:val="24"/>
          <w:szCs w:val="24"/>
          <w:u w:color="000000"/>
          <w:lang w:eastAsia="en-US"/>
        </w:rPr>
        <w:pict w14:anchorId="728113E9">
          <v:shape id="Picture_x0020_163" o:spid="_x0000_i1215" type="#_x0000_t75" style="width:359.35pt;height:167.35pt">
            <v:imagedata r:id="rId174" o:title="" croptop="581f" cropleft="893f" cropright="710f"/>
          </v:shape>
        </w:pict>
      </w:r>
    </w:p>
    <w:p w14:paraId="25E72EEA" w14:textId="77777777" w:rsidR="00B513FC" w:rsidRDefault="004F4D39">
      <w:pPr>
        <w:widowControl w:val="0"/>
        <w:spacing w:afterLines="50" w:after="120" w:line="276" w:lineRule="auto"/>
        <w:jc w:val="center"/>
        <w:rPr>
          <w:rFonts w:ascii="Times New Roman" w:eastAsia="Times New Roman" w:hAnsi="Times New Roman"/>
          <w:sz w:val="21"/>
          <w:szCs w:val="21"/>
        </w:rPr>
      </w:pPr>
      <w:r>
        <w:rPr>
          <w:rFonts w:ascii="Times New Roman"/>
          <w:sz w:val="21"/>
          <w:szCs w:val="21"/>
        </w:rPr>
        <w:t>Figure 5.16 (b) Corresponding PDG of code in figure 5.14 (a) by STIP.js.</w:t>
      </w:r>
    </w:p>
    <w:p w14:paraId="30FFA0D9" w14:textId="77777777" w:rsidR="00B513FC" w:rsidRDefault="00B513FC">
      <w:pPr>
        <w:widowControl w:val="0"/>
        <w:spacing w:afterLines="50" w:after="120" w:line="276" w:lineRule="auto"/>
        <w:jc w:val="center"/>
        <w:rPr>
          <w:rFonts w:ascii="Times New Roman" w:eastAsia="Times New Roman" w:hAnsi="Times New Roman"/>
          <w:sz w:val="21"/>
          <w:szCs w:val="21"/>
        </w:rPr>
      </w:pPr>
    </w:p>
    <w:p w14:paraId="59CA7681" w14:textId="77777777" w:rsidR="00B513FC" w:rsidRDefault="004F4D39">
      <w:pPr>
        <w:pStyle w:val="Heading2"/>
        <w:widowControl w:val="0"/>
        <w:spacing w:before="0" w:afterLines="50" w:after="120" w:afterAutospacing="0" w:line="276" w:lineRule="auto"/>
        <w:rPr>
          <w:rFonts w:ascii="Times New Roman" w:eastAsia="Times New Roman" w:hAnsi="Times New Roman" w:cs="Times New Roman" w:hint="default"/>
          <w:bCs/>
          <w:sz w:val="28"/>
          <w:szCs w:val="28"/>
        </w:rPr>
      </w:pPr>
      <w:bookmarkStart w:id="460" w:name="_Toc9050"/>
      <w:bookmarkStart w:id="461" w:name="_Toc4"/>
      <w:r>
        <w:rPr>
          <w:rFonts w:ascii="Times New Roman"/>
          <w:bCs/>
          <w:sz w:val="28"/>
          <w:szCs w:val="28"/>
        </w:rPr>
        <w:t>5.2 Conclusion</w:t>
      </w:r>
      <w:bookmarkEnd w:id="460"/>
      <w:r>
        <w:rPr>
          <w:rFonts w:ascii="Times New Roman"/>
          <w:bCs/>
          <w:sz w:val="28"/>
          <w:szCs w:val="28"/>
        </w:rPr>
        <w:t xml:space="preserve"> </w:t>
      </w:r>
      <w:bookmarkEnd w:id="461"/>
    </w:p>
    <w:p w14:paraId="47310C41" w14:textId="77777777" w:rsidR="00B513FC" w:rsidRDefault="004F4D39">
      <w:pPr>
        <w:widowControl w:val="0"/>
        <w:spacing w:afterLines="50" w:after="120" w:line="276" w:lineRule="auto"/>
        <w:jc w:val="both"/>
        <w:sectPr w:rsidR="00B513FC">
          <w:headerReference w:type="default" r:id="rId175"/>
          <w:type w:val="continuous"/>
          <w:pgSz w:w="11900" w:h="16838"/>
          <w:pgMar w:top="2154" w:right="2341" w:bottom="2154" w:left="2341" w:header="720" w:footer="0" w:gutter="0"/>
          <w:cols w:space="720"/>
          <w:docGrid w:linePitch="360"/>
        </w:sectPr>
      </w:pPr>
      <w:r>
        <w:rPr>
          <w:rFonts w:ascii="Times New Roman" w:hint="eastAsia"/>
          <w:sz w:val="24"/>
          <w:szCs w:val="24"/>
        </w:rPr>
        <w:t>First</w:t>
      </w:r>
      <w:r>
        <w:rPr>
          <w:rFonts w:ascii="Times New Roman"/>
          <w:sz w:val="24"/>
          <w:szCs w:val="24"/>
        </w:rPr>
        <w:t xml:space="preserve"> of all, both JipdaSlicer and STIP.js respect Weiser</w:t>
      </w:r>
      <w:r>
        <w:rPr>
          <w:rFonts w:hAnsi="Times New Roman"/>
          <w:sz w:val="24"/>
          <w:szCs w:val="24"/>
        </w:rPr>
        <w:t>’</w:t>
      </w:r>
      <w:r>
        <w:rPr>
          <w:rFonts w:ascii="Times New Roman"/>
          <w:sz w:val="24"/>
          <w:szCs w:val="24"/>
        </w:rPr>
        <w:t xml:space="preserve">s static slicing </w:t>
      </w:r>
      <w:r>
        <w:rPr>
          <w:rFonts w:ascii="Times New Roman"/>
          <w:sz w:val="24"/>
          <w:szCs w:val="24"/>
        </w:rPr>
        <w:lastRenderedPageBreak/>
        <w:t>theory.  From the testing result, we can see the different properties of abstract interpretation in JipdaSlicer and STIP.js. As we discussed in the first test case, the order of sliced code in JipdaSlicer is dependent on the identifiers</w:t>
      </w:r>
      <w:r>
        <w:rPr>
          <w:rFonts w:hAnsi="Times New Roman"/>
          <w:sz w:val="24"/>
          <w:szCs w:val="24"/>
        </w:rPr>
        <w:t>’</w:t>
      </w:r>
      <w:r>
        <w:rPr>
          <w:rFonts w:hAnsi="Times New Roman"/>
          <w:sz w:val="24"/>
          <w:szCs w:val="24"/>
        </w:rPr>
        <w:t xml:space="preserve"> </w:t>
      </w:r>
      <w:r>
        <w:rPr>
          <w:rFonts w:ascii="Times New Roman"/>
          <w:sz w:val="24"/>
          <w:szCs w:val="24"/>
        </w:rPr>
        <w:t xml:space="preserve">position in slicing criterion, whereas, STIP.js can keep the sequence of statements the same the as source code. In the last two cases, we discuss about different mechanisms to deal with clauses in </w:t>
      </w:r>
      <w:r>
        <w:rPr>
          <w:rFonts w:ascii="Times New Roman"/>
          <w:b/>
          <w:bCs/>
          <w:sz w:val="24"/>
          <w:szCs w:val="24"/>
        </w:rPr>
        <w:t>if-else</w:t>
      </w:r>
      <w:r>
        <w:rPr>
          <w:rFonts w:ascii="Times New Roman"/>
          <w:sz w:val="24"/>
          <w:szCs w:val="24"/>
        </w:rPr>
        <w:t xml:space="preserve"> statements in JipdaSlicer based on if slicing criterion involved in </w:t>
      </w:r>
      <w:r>
        <w:rPr>
          <w:rFonts w:ascii="Times New Roman"/>
          <w:b/>
          <w:bCs/>
          <w:sz w:val="24"/>
          <w:szCs w:val="24"/>
        </w:rPr>
        <w:t>if-else</w:t>
      </w:r>
      <w:r>
        <w:rPr>
          <w:rFonts w:ascii="Times New Roman"/>
          <w:sz w:val="24"/>
          <w:szCs w:val="24"/>
        </w:rPr>
        <w:t xml:space="preserve"> statement or not. If the slicing criterion is involved in the clause of the predicate, we regard for grammatical structure of </w:t>
      </w:r>
      <w:r>
        <w:rPr>
          <w:rFonts w:ascii="Times New Roman"/>
          <w:b/>
          <w:bCs/>
          <w:sz w:val="24"/>
          <w:szCs w:val="24"/>
        </w:rPr>
        <w:t>if-else</w:t>
      </w:r>
      <w:r>
        <w:rPr>
          <w:rFonts w:ascii="Times New Roman"/>
          <w:sz w:val="24"/>
          <w:szCs w:val="24"/>
        </w:rPr>
        <w:t xml:space="preserve"> statement is relevant for sliced code. In this case, we configure JipdaSlicer fill </w:t>
      </w:r>
      <w:r>
        <w:rPr>
          <w:rFonts w:ascii="Times New Roman"/>
          <w:i/>
          <w:iCs/>
          <w:sz w:val="24"/>
          <w:szCs w:val="24"/>
        </w:rPr>
        <w:t>null</w:t>
      </w:r>
      <w:r>
        <w:rPr>
          <w:rFonts w:ascii="Times New Roman"/>
          <w:sz w:val="24"/>
          <w:szCs w:val="24"/>
        </w:rPr>
        <w:t xml:space="preserve"> value in the clause which isn</w:t>
      </w:r>
      <w:r>
        <w:rPr>
          <w:rFonts w:hAnsi="Times New Roman"/>
          <w:sz w:val="24"/>
          <w:szCs w:val="24"/>
        </w:rPr>
        <w:t>’</w:t>
      </w:r>
      <w:r>
        <w:rPr>
          <w:rFonts w:ascii="Times New Roman"/>
          <w:sz w:val="24"/>
          <w:szCs w:val="24"/>
        </w:rPr>
        <w:t xml:space="preserve">t executed based on the predicate. The syntax structure of </w:t>
      </w:r>
      <w:r>
        <w:rPr>
          <w:rFonts w:ascii="Times New Roman"/>
          <w:b/>
          <w:bCs/>
          <w:sz w:val="24"/>
          <w:szCs w:val="24"/>
        </w:rPr>
        <w:t>if-else</w:t>
      </w:r>
      <w:r>
        <w:rPr>
          <w:rFonts w:ascii="Times New Roman"/>
          <w:sz w:val="24"/>
          <w:szCs w:val="24"/>
        </w:rPr>
        <w:t xml:space="preserve"> statement still is kept in the resulting code so that we can trace clauses based on condition expression. In contrast, we only need to fetch the executed clause in the </w:t>
      </w:r>
      <w:r>
        <w:rPr>
          <w:rFonts w:ascii="Times New Roman"/>
          <w:b/>
          <w:bCs/>
          <w:sz w:val="24"/>
          <w:szCs w:val="24"/>
        </w:rPr>
        <w:t>if-else</w:t>
      </w:r>
      <w:r>
        <w:rPr>
          <w:rFonts w:ascii="Times New Roman"/>
          <w:sz w:val="24"/>
          <w:szCs w:val="24"/>
        </w:rPr>
        <w:t xml:space="preserve"> statement if the slicing criterion isn</w:t>
      </w:r>
      <w:r>
        <w:rPr>
          <w:rFonts w:hAnsi="Times New Roman"/>
          <w:sz w:val="24"/>
          <w:szCs w:val="24"/>
        </w:rPr>
        <w:t>’</w:t>
      </w:r>
      <w:r>
        <w:rPr>
          <w:rFonts w:ascii="Times New Roman"/>
          <w:sz w:val="24"/>
          <w:szCs w:val="24"/>
        </w:rPr>
        <w:t xml:space="preserve">t in any clauses. By comparing the resulting code, we can say JipdaSlicer is better in analysis of </w:t>
      </w:r>
      <w:r>
        <w:rPr>
          <w:rFonts w:ascii="Times New Roman"/>
          <w:b/>
          <w:bCs/>
          <w:sz w:val="24"/>
          <w:szCs w:val="24"/>
        </w:rPr>
        <w:t>if-else</w:t>
      </w:r>
      <w:r>
        <w:rPr>
          <w:rFonts w:ascii="Times New Roman"/>
          <w:sz w:val="24"/>
          <w:szCs w:val="24"/>
        </w:rPr>
        <w:t xml:space="preserve"> statements. Both JipdaSlicer and STIP.js are powerful enough to deal with function invocation in any method.</w:t>
      </w:r>
    </w:p>
    <w:p w14:paraId="3FAFE7D7" w14:textId="77777777" w:rsidR="00B513FC" w:rsidRDefault="00B513FC">
      <w:pPr>
        <w:widowControl w:val="0"/>
        <w:spacing w:afterLines="50" w:after="120" w:line="276" w:lineRule="auto"/>
        <w:jc w:val="right"/>
        <w:rPr>
          <w:rFonts w:ascii="Elephant" w:eastAsia="Elephant" w:hAnsi="Elephant" w:cs="Elephant"/>
          <w:sz w:val="144"/>
          <w:szCs w:val="144"/>
        </w:rPr>
        <w:sectPr w:rsidR="00B513FC">
          <w:headerReference w:type="default" r:id="rId176"/>
          <w:footerReference w:type="default" r:id="rId177"/>
          <w:type w:val="continuous"/>
          <w:pgSz w:w="11900" w:h="16838"/>
          <w:pgMar w:top="2154" w:right="2341" w:bottom="2154" w:left="2341" w:header="720" w:footer="0" w:gutter="0"/>
          <w:cols w:space="720"/>
          <w:docGrid w:linePitch="360"/>
        </w:sectPr>
      </w:pPr>
    </w:p>
    <w:p w14:paraId="5A5DEEDB" w14:textId="77777777" w:rsidR="00B513FC" w:rsidRDefault="00B513FC">
      <w:pPr>
        <w:widowControl w:val="0"/>
        <w:spacing w:afterLines="50" w:after="120" w:line="276" w:lineRule="auto"/>
        <w:jc w:val="right"/>
        <w:rPr>
          <w:rFonts w:ascii="Elephant" w:eastAsia="Elephant" w:hAnsi="Elephant" w:cs="Elephant"/>
          <w:sz w:val="144"/>
          <w:szCs w:val="144"/>
        </w:rPr>
      </w:pPr>
    </w:p>
    <w:p w14:paraId="60A139E6" w14:textId="77777777" w:rsidR="00B513FC" w:rsidRDefault="004F4D39">
      <w:pPr>
        <w:widowControl w:val="0"/>
        <w:spacing w:afterLines="50" w:after="120" w:line="276" w:lineRule="auto"/>
        <w:jc w:val="right"/>
        <w:rPr>
          <w:rFonts w:ascii="Times New Roman" w:eastAsia="Times New Roman" w:hAnsi="Times New Roman"/>
        </w:rPr>
      </w:pPr>
      <w:r>
        <w:rPr>
          <w:rFonts w:ascii="Elephant" w:eastAsia="Elephant" w:hAnsi="Elephant" w:cs="Elephant"/>
          <w:color w:val="969696"/>
          <w:sz w:val="144"/>
          <w:szCs w:val="144"/>
          <w:u w:color="969696"/>
        </w:rPr>
        <w:t>6</w:t>
      </w:r>
    </w:p>
    <w:p w14:paraId="24370D70" w14:textId="77777777" w:rsidR="00B513FC" w:rsidRDefault="004F4D39">
      <w:pPr>
        <w:widowControl w:val="0"/>
        <w:spacing w:afterLines="50" w:after="120" w:line="276" w:lineRule="auto"/>
        <w:jc w:val="right"/>
        <w:outlineLvl w:val="0"/>
        <w:rPr>
          <w:rFonts w:ascii="Times New Roman" w:eastAsia="Times New Roman" w:hAnsi="Times New Roman"/>
          <w:sz w:val="32"/>
          <w:szCs w:val="32"/>
        </w:rPr>
      </w:pPr>
      <w:bookmarkStart w:id="462" w:name="_Toc26887"/>
      <w:r>
        <w:rPr>
          <w:rFonts w:ascii="Times New Roman"/>
          <w:sz w:val="32"/>
          <w:szCs w:val="32"/>
        </w:rPr>
        <w:t>Conclusion</w:t>
      </w:r>
      <w:bookmarkEnd w:id="462"/>
    </w:p>
    <w:p w14:paraId="6F0B5634" w14:textId="77777777" w:rsidR="00B513FC" w:rsidRDefault="00B513FC" w:rsidP="004F4D39">
      <w:pPr>
        <w:widowControl w:val="0"/>
        <w:spacing w:afterLines="50" w:after="120" w:line="276" w:lineRule="auto"/>
        <w:jc w:val="both"/>
        <w:rPr>
          <w:rFonts w:ascii="Times New Roman"/>
          <w:sz w:val="24"/>
          <w:szCs w:val="24"/>
        </w:rPr>
      </w:pPr>
    </w:p>
    <w:p w14:paraId="20F704E6" w14:textId="77777777" w:rsidR="00B513FC" w:rsidRDefault="00B513FC" w:rsidP="004F4D39">
      <w:pPr>
        <w:widowControl w:val="0"/>
        <w:spacing w:afterLines="50" w:after="120" w:line="276" w:lineRule="auto"/>
        <w:jc w:val="both"/>
        <w:rPr>
          <w:rFonts w:ascii="Times New Roman"/>
          <w:sz w:val="24"/>
          <w:szCs w:val="24"/>
        </w:rPr>
      </w:pPr>
    </w:p>
    <w:p w14:paraId="3F83B6B5" w14:textId="77777777" w:rsidR="00B513FC" w:rsidRDefault="00B513FC" w:rsidP="004F4D39">
      <w:pPr>
        <w:widowControl w:val="0"/>
        <w:spacing w:afterLines="50" w:after="120" w:line="276" w:lineRule="auto"/>
        <w:jc w:val="both"/>
        <w:rPr>
          <w:rFonts w:ascii="Times New Roman"/>
          <w:sz w:val="24"/>
          <w:szCs w:val="24"/>
        </w:rPr>
      </w:pPr>
    </w:p>
    <w:p w14:paraId="0702C181" w14:textId="77777777" w:rsidR="00360F9C" w:rsidRDefault="004F4D39">
      <w:pPr>
        <w:widowControl w:val="0"/>
        <w:spacing w:afterLines="50" w:after="120" w:line="276" w:lineRule="auto"/>
        <w:jc w:val="both"/>
        <w:rPr>
          <w:ins w:id="463" w:author="Jens Nicolay" w:date="2015-08-21T15:53:00Z"/>
          <w:rFonts w:ascii="Times New Roman"/>
          <w:sz w:val="24"/>
          <w:szCs w:val="24"/>
        </w:rPr>
      </w:pPr>
      <w:r>
        <w:rPr>
          <w:rFonts w:ascii="Times New Roman"/>
          <w:sz w:val="24"/>
          <w:szCs w:val="24"/>
        </w:rPr>
        <w:t>Writing a web application is not easy since it requires developers to have knowledge about each tier and i</w:t>
      </w:r>
      <w:ins w:id="464" w:author="Jens Nicolay" w:date="2015-08-21T15:51:00Z">
        <w:r w:rsidR="00360F9C">
          <w:rPr>
            <w:rFonts w:ascii="Times New Roman"/>
            <w:sz w:val="24"/>
            <w:szCs w:val="24"/>
          </w:rPr>
          <w:t>t</w:t>
        </w:r>
      </w:ins>
      <w:del w:id="465" w:author="Jens Nicolay" w:date="2015-08-21T15:51:00Z">
        <w:r w:rsidDel="00360F9C">
          <w:rPr>
            <w:rFonts w:ascii="Times New Roman"/>
            <w:sz w:val="24"/>
            <w:szCs w:val="24"/>
          </w:rPr>
          <w:delText>t</w:delText>
        </w:r>
        <w:r w:rsidDel="00360F9C">
          <w:rPr>
            <w:rFonts w:hAnsi="Times New Roman"/>
            <w:sz w:val="24"/>
            <w:szCs w:val="24"/>
          </w:rPr>
          <w:delText>’</w:delText>
        </w:r>
      </w:del>
      <w:r>
        <w:rPr>
          <w:rFonts w:ascii="Times New Roman"/>
          <w:sz w:val="24"/>
          <w:szCs w:val="24"/>
        </w:rPr>
        <w:t xml:space="preserve">s technologies. This complexity can be reduced by tierless programming languages, which enable developers to use a single language, then distribute the tierless code into different logic tiers, such as client and server tiers in web development. Instead of </w:t>
      </w:r>
      <w:del w:id="466" w:author="Jens Nicolay" w:date="2015-08-21T15:51:00Z">
        <w:r w:rsidDel="00360F9C">
          <w:rPr>
            <w:rFonts w:ascii="Times New Roman"/>
            <w:sz w:val="24"/>
            <w:szCs w:val="24"/>
          </w:rPr>
          <w:delText xml:space="preserve">investment </w:delText>
        </w:r>
      </w:del>
      <w:ins w:id="467" w:author="Jens Nicolay" w:date="2015-08-21T15:51:00Z">
        <w:r w:rsidR="00360F9C">
          <w:rPr>
            <w:rFonts w:ascii="Times New Roman"/>
            <w:sz w:val="24"/>
            <w:szCs w:val="24"/>
          </w:rPr>
          <w:t>investing</w:t>
        </w:r>
        <w:r w:rsidR="00360F9C">
          <w:rPr>
            <w:rFonts w:ascii="Times New Roman"/>
            <w:sz w:val="24"/>
            <w:szCs w:val="24"/>
          </w:rPr>
          <w:t xml:space="preserve"> </w:t>
        </w:r>
      </w:ins>
      <w:r>
        <w:rPr>
          <w:rFonts w:ascii="Times New Roman"/>
          <w:sz w:val="24"/>
          <w:szCs w:val="24"/>
        </w:rPr>
        <w:t xml:space="preserve">in a novel programming language, </w:t>
      </w:r>
      <w:del w:id="468" w:author="Jens Nicolay" w:date="2015-08-21T15:51:00Z">
        <w:r w:rsidDel="00360F9C">
          <w:rPr>
            <w:rFonts w:ascii="Times New Roman"/>
            <w:sz w:val="24"/>
            <w:szCs w:val="24"/>
          </w:rPr>
          <w:delText>we are trying</w:delText>
        </w:r>
      </w:del>
      <w:ins w:id="469" w:author="Jens Nicolay" w:date="2015-08-21T15:51:00Z">
        <w:r w:rsidR="00360F9C">
          <w:rPr>
            <w:rFonts w:ascii="Times New Roman"/>
            <w:sz w:val="24"/>
            <w:szCs w:val="24"/>
          </w:rPr>
          <w:t>the aim is</w:t>
        </w:r>
      </w:ins>
      <w:r>
        <w:rPr>
          <w:rFonts w:ascii="Times New Roman"/>
          <w:sz w:val="24"/>
          <w:szCs w:val="24"/>
        </w:rPr>
        <w:t xml:space="preserve"> to use an existing general-purpose language, JavaScript, to allow tierless programming. To achieve tier splitting in the case </w:t>
      </w:r>
      <w:ins w:id="470" w:author="Jens Nicolay" w:date="2015-08-21T15:51:00Z">
        <w:r w:rsidR="00360F9C">
          <w:rPr>
            <w:rFonts w:ascii="Times New Roman"/>
            <w:sz w:val="24"/>
            <w:szCs w:val="24"/>
          </w:rPr>
          <w:t xml:space="preserve">of </w:t>
        </w:r>
      </w:ins>
      <w:r>
        <w:rPr>
          <w:rFonts w:ascii="Times New Roman"/>
          <w:sz w:val="24"/>
          <w:szCs w:val="24"/>
        </w:rPr>
        <w:t>JavaScript, only a minimum of code must be annotated with @client and @server annotations</w:t>
      </w:r>
      <w:ins w:id="471" w:author="Jens Nicolay" w:date="2015-08-21T15:52:00Z">
        <w:r w:rsidR="00360F9C">
          <w:rPr>
            <w:rFonts w:ascii="Times New Roman"/>
            <w:sz w:val="24"/>
            <w:szCs w:val="24"/>
          </w:rPr>
          <w:t>.</w:t>
        </w:r>
      </w:ins>
      <w:del w:id="472" w:author="Jens Nicolay" w:date="2015-08-21T15:52:00Z">
        <w:r w:rsidDel="00360F9C">
          <w:rPr>
            <w:rFonts w:ascii="Times New Roman"/>
            <w:sz w:val="24"/>
            <w:szCs w:val="24"/>
          </w:rPr>
          <w:delText>,</w:delText>
        </w:r>
      </w:del>
      <w:r>
        <w:rPr>
          <w:rFonts w:ascii="Times New Roman"/>
          <w:sz w:val="24"/>
          <w:szCs w:val="24"/>
        </w:rPr>
        <w:t xml:space="preserve"> </w:t>
      </w:r>
    </w:p>
    <w:p w14:paraId="3B051EB6" w14:textId="3358912A" w:rsidR="00B513FC" w:rsidDel="00360F9C" w:rsidRDefault="00360F9C">
      <w:pPr>
        <w:widowControl w:val="0"/>
        <w:spacing w:afterLines="50" w:after="120" w:line="276" w:lineRule="auto"/>
        <w:jc w:val="both"/>
        <w:rPr>
          <w:del w:id="473" w:author="Jens Nicolay" w:date="2015-08-21T15:53:00Z"/>
          <w:rFonts w:ascii="Times New Roman" w:eastAsia="Times New Roman" w:hAnsi="Times New Roman"/>
          <w:sz w:val="24"/>
          <w:szCs w:val="24"/>
        </w:rPr>
      </w:pPr>
      <w:ins w:id="474" w:author="Jens Nicolay" w:date="2015-08-21T15:53:00Z">
        <w:r>
          <w:rPr>
            <w:rFonts w:ascii="Times New Roman"/>
            <w:sz w:val="24"/>
            <w:szCs w:val="24"/>
          </w:rPr>
          <w:t xml:space="preserve">STIP.js is a tool built on top of the Jipda framework that generates distributed code by program slicing on the PDG. </w:t>
        </w:r>
      </w:ins>
      <w:del w:id="475" w:author="Jens Nicolay" w:date="2015-08-21T15:52:00Z">
        <w:r w:rsidR="004F4D39" w:rsidDel="00360F9C">
          <w:rPr>
            <w:rFonts w:ascii="Times New Roman"/>
            <w:sz w:val="24"/>
            <w:szCs w:val="24"/>
          </w:rPr>
          <w:delText xml:space="preserve">as done by the </w:delText>
        </w:r>
      </w:del>
      <w:del w:id="476" w:author="Jens Nicolay" w:date="2015-08-21T15:53:00Z">
        <w:r w:rsidR="004F4D39" w:rsidDel="00360F9C">
          <w:rPr>
            <w:rFonts w:ascii="Times New Roman"/>
            <w:sz w:val="24"/>
            <w:szCs w:val="24"/>
          </w:rPr>
          <w:delText xml:space="preserve">STIP.js tool which is built on top of the Jipda framework to generate distributed code by program slicing on the PDG. </w:delText>
        </w:r>
      </w:del>
    </w:p>
    <w:p w14:paraId="4E78079B" w14:textId="2AE5652B"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t xml:space="preserve">The development of </w:t>
      </w:r>
      <w:del w:id="477" w:author="Jens Nicolay" w:date="2015-08-21T15:54:00Z">
        <w:r w:rsidDel="00360F9C">
          <w:rPr>
            <w:rFonts w:ascii="Times New Roman"/>
            <w:sz w:val="24"/>
            <w:szCs w:val="24"/>
          </w:rPr>
          <w:delText xml:space="preserve">our </w:delText>
        </w:r>
      </w:del>
      <w:ins w:id="478" w:author="Jens Nicolay" w:date="2015-08-21T15:54:00Z">
        <w:r w:rsidR="00360F9C">
          <w:rPr>
            <w:rFonts w:ascii="Times New Roman"/>
            <w:sz w:val="24"/>
            <w:szCs w:val="24"/>
          </w:rPr>
          <w:t>this</w:t>
        </w:r>
        <w:r w:rsidR="00360F9C">
          <w:rPr>
            <w:rFonts w:ascii="Times New Roman"/>
            <w:sz w:val="24"/>
            <w:szCs w:val="24"/>
          </w:rPr>
          <w:t xml:space="preserve"> </w:t>
        </w:r>
      </w:ins>
      <w:r>
        <w:rPr>
          <w:rFonts w:ascii="Times New Roman"/>
          <w:sz w:val="24"/>
          <w:szCs w:val="24"/>
        </w:rPr>
        <w:t>slicing tool is mainly based on two technologies: program slicing and abstract interpretation. The Jipda frame-work results in a state graph by performing a static analysis of source code based on a machine-based abstract interpreter. On top of the state graph, STIP.js constru</w:t>
      </w:r>
      <w:del w:id="479" w:author="Jens Nicolay" w:date="2015-08-21T15:52:00Z">
        <w:r w:rsidDel="00360F9C">
          <w:rPr>
            <w:rFonts w:ascii="Times New Roman"/>
            <w:sz w:val="24"/>
            <w:szCs w:val="24"/>
          </w:rPr>
          <w:delText>-</w:delText>
        </w:r>
      </w:del>
      <w:r>
        <w:rPr>
          <w:rFonts w:ascii="Times New Roman"/>
          <w:sz w:val="24"/>
          <w:szCs w:val="24"/>
        </w:rPr>
        <w:t xml:space="preserve">cts a </w:t>
      </w:r>
      <w:del w:id="480" w:author="Jens Nicolay" w:date="2015-08-21T15:52:00Z">
        <w:r w:rsidDel="00360F9C">
          <w:rPr>
            <w:rFonts w:ascii="Times New Roman"/>
            <w:sz w:val="24"/>
            <w:szCs w:val="24"/>
          </w:rPr>
          <w:delText xml:space="preserve"> </w:delText>
        </w:r>
      </w:del>
      <w:r>
        <w:rPr>
          <w:rFonts w:ascii="Times New Roman"/>
          <w:sz w:val="24"/>
          <w:szCs w:val="24"/>
        </w:rPr>
        <w:t xml:space="preserve">PDG by reconstituting each node and edge through an evaluator. The tierless code is then split by performing a static program slice to generate sliced code for server and client tier. </w:t>
      </w:r>
    </w:p>
    <w:p w14:paraId="6DC896D4" w14:textId="77777777" w:rsidR="00B513FC" w:rsidRDefault="00B513FC">
      <w:pPr>
        <w:widowControl w:val="0"/>
        <w:spacing w:afterLines="50" w:after="120" w:line="276" w:lineRule="auto"/>
        <w:jc w:val="both"/>
        <w:sectPr w:rsidR="00B513FC">
          <w:headerReference w:type="default" r:id="rId178"/>
          <w:footerReference w:type="default" r:id="rId179"/>
          <w:pgSz w:w="11900" w:h="16838"/>
          <w:pgMar w:top="2154" w:right="2341" w:bottom="2154" w:left="2341" w:header="720" w:footer="0" w:gutter="0"/>
          <w:cols w:space="720"/>
          <w:docGrid w:linePitch="360"/>
        </w:sectPr>
      </w:pPr>
    </w:p>
    <w:p w14:paraId="434F34D5" w14:textId="77777777" w:rsidR="00B513FC" w:rsidRDefault="004F4D39">
      <w:pPr>
        <w:widowControl w:val="0"/>
        <w:spacing w:afterLines="50" w:after="120" w:line="276" w:lineRule="auto"/>
        <w:jc w:val="both"/>
        <w:rPr>
          <w:rFonts w:ascii="Times New Roman" w:eastAsia="Times New Roman" w:hAnsi="Times New Roman"/>
          <w:sz w:val="24"/>
          <w:szCs w:val="24"/>
        </w:rPr>
      </w:pPr>
      <w:r>
        <w:rPr>
          <w:rFonts w:ascii="Times New Roman"/>
          <w:sz w:val="24"/>
          <w:szCs w:val="24"/>
        </w:rPr>
        <w:lastRenderedPageBreak/>
        <w:t xml:space="preserve">In this thesis, we develop a </w:t>
      </w:r>
      <w:r w:rsidRPr="00360F9C">
        <w:rPr>
          <w:rFonts w:ascii="Times New Roman"/>
          <w:i/>
          <w:sz w:val="24"/>
          <w:szCs w:val="24"/>
          <w:rPrChange w:id="481" w:author="Jens Nicolay" w:date="2015-08-21T15:54:00Z">
            <w:rPr>
              <w:rFonts w:ascii="Times New Roman"/>
              <w:sz w:val="24"/>
              <w:szCs w:val="24"/>
            </w:rPr>
          </w:rPrChange>
        </w:rPr>
        <w:t>new algorithm</w:t>
      </w:r>
      <w:r>
        <w:rPr>
          <w:rFonts w:ascii="Times New Roman"/>
          <w:sz w:val="24"/>
          <w:szCs w:val="24"/>
        </w:rPr>
        <w:t xml:space="preserve"> to slice on the state graph instead of the PDG, we call it JipdaSlicer. The slice result of JipdaSlicer </w:t>
      </w:r>
      <w:r>
        <w:rPr>
          <w:rFonts w:ascii="Times New Roman"/>
          <w:sz w:val="24"/>
          <w:szCs w:val="24"/>
        </w:rPr>
        <w:lastRenderedPageBreak/>
        <w:t>can act as</w:t>
      </w:r>
      <w:r>
        <w:rPr>
          <w:rFonts w:hAnsi="Times New Roman"/>
          <w:sz w:val="24"/>
          <w:szCs w:val="24"/>
        </w:rPr>
        <w:t> </w:t>
      </w:r>
      <w:r>
        <w:rPr>
          <w:rFonts w:ascii="Times New Roman"/>
          <w:sz w:val="24"/>
          <w:szCs w:val="24"/>
        </w:rPr>
        <w:t>prerequisite to accomplish tier splitting. After illustrating our implemen</w:t>
      </w:r>
      <w:del w:id="482" w:author="Jens Nicolay" w:date="2015-08-21T15:54:00Z">
        <w:r w:rsidDel="00360F9C">
          <w:rPr>
            <w:rFonts w:ascii="Times New Roman"/>
            <w:sz w:val="24"/>
            <w:szCs w:val="24"/>
          </w:rPr>
          <w:delText>-</w:delText>
        </w:r>
      </w:del>
      <w:r>
        <w:rPr>
          <w:rFonts w:ascii="Times New Roman"/>
          <w:sz w:val="24"/>
          <w:szCs w:val="24"/>
        </w:rPr>
        <w:t>tation design based on our assumption in section 4.2.1, we set up the eval</w:t>
      </w:r>
      <w:del w:id="483" w:author="Jens Nicolay" w:date="2015-08-21T15:54:00Z">
        <w:r w:rsidDel="00360F9C">
          <w:rPr>
            <w:rFonts w:ascii="Times New Roman"/>
            <w:sz w:val="24"/>
            <w:szCs w:val="24"/>
          </w:rPr>
          <w:delText>-</w:delText>
        </w:r>
      </w:del>
      <w:r>
        <w:rPr>
          <w:rFonts w:ascii="Times New Roman"/>
          <w:sz w:val="24"/>
          <w:szCs w:val="24"/>
        </w:rPr>
        <w:t>uation based on three case studies in order to check if JipdaSlicer could compute correct program slices and keep the syntax structure of if-else statements. Finally, we validate Jipdaslicer by comparing the slicing result with STIP.js.</w:t>
      </w:r>
    </w:p>
    <w:p w14:paraId="50AAA5EC" w14:textId="77777777" w:rsidR="00B513FC" w:rsidRDefault="00B513FC">
      <w:pPr>
        <w:widowControl w:val="0"/>
        <w:spacing w:afterLines="50" w:after="120" w:line="276" w:lineRule="auto"/>
        <w:rPr>
          <w:rFonts w:ascii="Times New Roman" w:eastAsia="Times New Roman" w:hAnsi="Times New Roman"/>
          <w:sz w:val="28"/>
          <w:szCs w:val="28"/>
        </w:rPr>
      </w:pPr>
    </w:p>
    <w:p w14:paraId="3DAC20B5" w14:textId="77777777" w:rsidR="00B513FC" w:rsidRDefault="004F4D39" w:rsidP="004F4D39">
      <w:pPr>
        <w:pStyle w:val="Heading2"/>
        <w:spacing w:afterLines="100" w:after="240" w:afterAutospacing="0" w:line="276" w:lineRule="auto"/>
        <w:rPr>
          <w:rFonts w:ascii="Times New Roman" w:eastAsia="Times New Roman" w:hAnsi="Times New Roman" w:cs="Times New Roman" w:hint="default"/>
          <w:bCs/>
          <w:sz w:val="28"/>
          <w:szCs w:val="28"/>
        </w:rPr>
      </w:pPr>
      <w:bookmarkStart w:id="484" w:name="_Toc5"/>
      <w:bookmarkStart w:id="485" w:name="_Toc19620"/>
      <w:r>
        <w:rPr>
          <w:rFonts w:ascii="Times New Roman"/>
          <w:bCs/>
          <w:sz w:val="28"/>
          <w:szCs w:val="28"/>
        </w:rPr>
        <w:t>6.1 Contribution</w:t>
      </w:r>
      <w:bookmarkEnd w:id="484"/>
      <w:bookmarkEnd w:id="485"/>
    </w:p>
    <w:p w14:paraId="0F6F8EA8" w14:textId="74F559B1" w:rsidR="00B513FC" w:rsidRDefault="004F4D39">
      <w:pPr>
        <w:pStyle w:val="11"/>
        <w:widowControl w:val="0"/>
        <w:spacing w:afterLines="50" w:after="120" w:line="276" w:lineRule="auto"/>
        <w:rPr>
          <w:rFonts w:ascii="Times New Roman"/>
          <w:sz w:val="24"/>
          <w:szCs w:val="24"/>
        </w:rPr>
      </w:pPr>
      <w:r>
        <w:rPr>
          <w:rFonts w:ascii="Times New Roman"/>
          <w:sz w:val="24"/>
          <w:szCs w:val="24"/>
        </w:rPr>
        <w:t>The focus of this dissertation was applying program slicing technology on a state graph directly. Therefore we make an implementation of JipdaSlic-er</w:t>
      </w:r>
      <w:ins w:id="486" w:author="Jens Nicolay" w:date="2015-08-21T15:55:00Z">
        <w:r w:rsidR="00360F9C">
          <w:rPr>
            <w:rFonts w:ascii="Times New Roman"/>
            <w:sz w:val="24"/>
            <w:szCs w:val="24"/>
          </w:rPr>
          <w:t>, a tool that</w:t>
        </w:r>
      </w:ins>
      <w:r>
        <w:rPr>
          <w:rFonts w:ascii="Times New Roman"/>
          <w:sz w:val="24"/>
          <w:szCs w:val="24"/>
        </w:rPr>
        <w:t xml:space="preserve"> </w:t>
      </w:r>
      <w:del w:id="487" w:author="Jens Nicolay" w:date="2015-08-21T15:55:00Z">
        <w:r w:rsidDel="00360F9C">
          <w:rPr>
            <w:rFonts w:ascii="Times New Roman"/>
            <w:sz w:val="24"/>
            <w:szCs w:val="24"/>
          </w:rPr>
          <w:delText xml:space="preserve">which contributes to </w:delText>
        </w:r>
      </w:del>
      <w:r>
        <w:rPr>
          <w:rFonts w:ascii="Times New Roman"/>
          <w:sz w:val="24"/>
          <w:szCs w:val="24"/>
        </w:rPr>
        <w:t>slice</w:t>
      </w:r>
      <w:ins w:id="488" w:author="Jens Nicolay" w:date="2015-08-21T15:55:00Z">
        <w:r w:rsidR="00360F9C">
          <w:rPr>
            <w:rFonts w:ascii="Times New Roman"/>
            <w:sz w:val="24"/>
            <w:szCs w:val="24"/>
          </w:rPr>
          <w:t>s</w:t>
        </w:r>
      </w:ins>
      <w:r>
        <w:rPr>
          <w:rFonts w:ascii="Times New Roman"/>
          <w:sz w:val="24"/>
          <w:szCs w:val="24"/>
        </w:rPr>
        <w:t xml:space="preserve"> </w:t>
      </w:r>
      <w:del w:id="489" w:author="Jens Nicolay" w:date="2015-08-21T15:55:00Z">
        <w:r w:rsidDel="00360F9C">
          <w:rPr>
            <w:rFonts w:ascii="Times New Roman"/>
            <w:sz w:val="24"/>
            <w:szCs w:val="24"/>
          </w:rPr>
          <w:delText xml:space="preserve">on </w:delText>
        </w:r>
      </w:del>
      <w:r>
        <w:rPr>
          <w:rFonts w:ascii="Times New Roman"/>
          <w:sz w:val="24"/>
          <w:szCs w:val="24"/>
        </w:rPr>
        <w:t xml:space="preserve">a state graph directly without constructing a Program Dependency Graph </w:t>
      </w:r>
      <w:del w:id="490" w:author="Jens Nicolay" w:date="2015-08-21T15:55:00Z">
        <w:r w:rsidDel="00360F9C">
          <w:rPr>
            <w:rFonts w:ascii="Times New Roman"/>
            <w:sz w:val="24"/>
            <w:szCs w:val="24"/>
          </w:rPr>
          <w:delText>anymore</w:delText>
        </w:r>
      </w:del>
      <w:ins w:id="491" w:author="Jens Nicolay" w:date="2015-08-21T15:55:00Z">
        <w:r w:rsidR="00360F9C">
          <w:rPr>
            <w:rFonts w:ascii="Times New Roman"/>
            <w:sz w:val="24"/>
            <w:szCs w:val="24"/>
          </w:rPr>
          <w:t>first</w:t>
        </w:r>
      </w:ins>
      <w:r>
        <w:rPr>
          <w:rFonts w:ascii="Times New Roman"/>
          <w:sz w:val="24"/>
          <w:szCs w:val="24"/>
        </w:rPr>
        <w:t>. We give an overview of contribu</w:t>
      </w:r>
      <w:del w:id="492" w:author="Jens Nicolay" w:date="2015-08-21T15:55:00Z">
        <w:r w:rsidDel="00360F9C">
          <w:rPr>
            <w:rFonts w:ascii="Times New Roman"/>
            <w:sz w:val="24"/>
            <w:szCs w:val="24"/>
          </w:rPr>
          <w:delText>-</w:delText>
        </w:r>
      </w:del>
      <w:r>
        <w:rPr>
          <w:rFonts w:ascii="Times New Roman"/>
          <w:sz w:val="24"/>
          <w:szCs w:val="24"/>
        </w:rPr>
        <w:t xml:space="preserve">tions in this section. </w:t>
      </w:r>
    </w:p>
    <w:p w14:paraId="45C080C6" w14:textId="77777777" w:rsidR="00B513FC" w:rsidRDefault="00B513FC">
      <w:pPr>
        <w:pStyle w:val="11"/>
        <w:widowControl w:val="0"/>
        <w:spacing w:afterLines="50" w:after="120" w:line="276" w:lineRule="auto"/>
        <w:rPr>
          <w:rFonts w:ascii="Times New Roman"/>
          <w:sz w:val="24"/>
          <w:szCs w:val="24"/>
        </w:rPr>
      </w:pPr>
    </w:p>
    <w:p w14:paraId="0518F92F" w14:textId="77777777" w:rsidR="00B513FC" w:rsidRDefault="004F4D39">
      <w:pPr>
        <w:widowControl w:val="0"/>
        <w:spacing w:afterLines="50" w:after="120" w:line="276" w:lineRule="auto"/>
        <w:rPr>
          <w:rFonts w:ascii="Times New Roman" w:eastAsia="Times New Roman" w:hAnsi="Times New Roman"/>
          <w:sz w:val="24"/>
          <w:szCs w:val="24"/>
        </w:rPr>
      </w:pPr>
      <w:r>
        <w:rPr>
          <w:rFonts w:ascii="Times New Roman"/>
          <w:b/>
          <w:bCs/>
          <w:sz w:val="28"/>
          <w:szCs w:val="28"/>
        </w:rPr>
        <w:t>Improvement</w:t>
      </w:r>
      <w:r>
        <w:rPr>
          <w:rFonts w:ascii="Times New Roman"/>
          <w:sz w:val="24"/>
          <w:szCs w:val="24"/>
        </w:rPr>
        <w:t xml:space="preserve"> </w:t>
      </w:r>
    </w:p>
    <w:p w14:paraId="2A1C3DF7" w14:textId="77777777" w:rsidR="00B513FC" w:rsidRDefault="004F4D39">
      <w:pPr>
        <w:pStyle w:val="11"/>
        <w:widowControl w:val="0"/>
        <w:spacing w:afterLines="50" w:after="120" w:line="276" w:lineRule="auto"/>
        <w:jc w:val="both"/>
        <w:rPr>
          <w:rFonts w:ascii="Times New Roman"/>
          <w:sz w:val="24"/>
          <w:szCs w:val="24"/>
        </w:rPr>
      </w:pPr>
      <w:r>
        <w:rPr>
          <w:rFonts w:ascii="Times New Roman"/>
          <w:sz w:val="24"/>
          <w:szCs w:val="24"/>
        </w:rPr>
        <w:t xml:space="preserve">JipdaSlicer breaks with the traditional slicing algorithm that perform a traversal on a </w:t>
      </w:r>
      <w:del w:id="493" w:author="Jens Nicolay" w:date="2015-08-21T15:55:00Z">
        <w:r w:rsidDel="005447F4">
          <w:rPr>
            <w:rFonts w:ascii="Times New Roman"/>
            <w:sz w:val="24"/>
            <w:szCs w:val="24"/>
          </w:rPr>
          <w:delText xml:space="preserve"> </w:delText>
        </w:r>
      </w:del>
      <w:r>
        <w:rPr>
          <w:rFonts w:ascii="Times New Roman"/>
          <w:sz w:val="24"/>
          <w:szCs w:val="24"/>
        </w:rPr>
        <w:t xml:space="preserve">Program Dependency Graph. When Stip.js first constructs a Program Dependency Graph, it has to consider the type of node, connections with the successor and predecessor based on data and control dependences or syntax structure. Instead of building a complex tree structure via analysis of each node to present data and control dependencies, JipdaSlicer develops a </w:t>
      </w:r>
      <w:r>
        <w:rPr>
          <w:rFonts w:ascii="Times New Roman"/>
          <w:i/>
          <w:iCs/>
          <w:sz w:val="24"/>
          <w:szCs w:val="24"/>
        </w:rPr>
        <w:t>general pattern</w:t>
      </w:r>
      <w:r>
        <w:rPr>
          <w:rFonts w:ascii="Times New Roman"/>
          <w:sz w:val="24"/>
          <w:szCs w:val="24"/>
        </w:rPr>
        <w:t xml:space="preserve"> to deal with dependency matching. This is beneficial from the feature of state graph, all dependent relationships can be identified with identifier information marked on edges. Queries can be executed from top to bottom, as well as, from the slicing node to top. This </w:t>
      </w:r>
      <w:r>
        <w:rPr>
          <w:rFonts w:ascii="Times New Roman"/>
          <w:i/>
          <w:iCs/>
          <w:sz w:val="24"/>
          <w:szCs w:val="24"/>
        </w:rPr>
        <w:t>general pattern</w:t>
      </w:r>
      <w:r>
        <w:rPr>
          <w:rFonts w:ascii="Times New Roman"/>
          <w:sz w:val="24"/>
          <w:szCs w:val="24"/>
        </w:rPr>
        <w:t xml:space="preserve"> isolates dependencies query from analysis complexity, such as, syntax structure in conditional statement, context of controls. In order to keep the syntax of conditional statements in sliced code when slicing on statement inside conditional structure, we developed a component in the interpreter to deal with predicates and clauses in conditional statements by analysis stack information in the CESK-machine. By this component, the clause is evaluated if the predicate is </w:t>
      </w:r>
      <w:r>
        <w:rPr>
          <w:rFonts w:ascii="Times New Roman"/>
          <w:i/>
          <w:iCs/>
          <w:sz w:val="24"/>
          <w:szCs w:val="24"/>
        </w:rPr>
        <w:t>true</w:t>
      </w:r>
      <w:r>
        <w:rPr>
          <w:rFonts w:ascii="Times New Roman"/>
          <w:sz w:val="24"/>
          <w:szCs w:val="24"/>
        </w:rPr>
        <w:t xml:space="preserve"> and fill </w:t>
      </w:r>
      <w:r>
        <w:rPr>
          <w:rFonts w:ascii="Times New Roman"/>
          <w:i/>
          <w:iCs/>
          <w:sz w:val="24"/>
          <w:szCs w:val="24"/>
        </w:rPr>
        <w:t>null</w:t>
      </w:r>
      <w:r>
        <w:rPr>
          <w:rFonts w:ascii="Times New Roman"/>
          <w:sz w:val="24"/>
          <w:szCs w:val="24"/>
        </w:rPr>
        <w:t xml:space="preserve"> in its alternative clause; vice versa.</w:t>
      </w:r>
    </w:p>
    <w:p w14:paraId="188207EC" w14:textId="77777777" w:rsidR="00B513FC" w:rsidRDefault="00B513FC">
      <w:pPr>
        <w:pStyle w:val="11"/>
        <w:widowControl w:val="0"/>
        <w:spacing w:afterLines="50" w:after="120" w:line="276" w:lineRule="auto"/>
        <w:jc w:val="both"/>
        <w:rPr>
          <w:rFonts w:ascii="Times New Roman"/>
          <w:sz w:val="24"/>
          <w:szCs w:val="24"/>
        </w:rPr>
      </w:pPr>
    </w:p>
    <w:p w14:paraId="4F769E62" w14:textId="77777777" w:rsidR="00B513FC" w:rsidRDefault="004F4D39">
      <w:pPr>
        <w:widowControl w:val="0"/>
        <w:spacing w:afterLines="50" w:after="120" w:line="276" w:lineRule="auto"/>
        <w:rPr>
          <w:rFonts w:ascii="Times New Roman" w:eastAsia="Times New Roman" w:hAnsi="Times New Roman"/>
          <w:b/>
          <w:bCs/>
          <w:sz w:val="24"/>
          <w:szCs w:val="24"/>
        </w:rPr>
      </w:pPr>
      <w:r>
        <w:rPr>
          <w:rFonts w:ascii="Times New Roman"/>
          <w:b/>
          <w:bCs/>
          <w:sz w:val="28"/>
          <w:szCs w:val="28"/>
        </w:rPr>
        <w:lastRenderedPageBreak/>
        <w:t xml:space="preserve">Correctness </w:t>
      </w:r>
    </w:p>
    <w:p w14:paraId="14A6F18B" w14:textId="77777777" w:rsidR="00B513FC" w:rsidRDefault="004F4D39">
      <w:pPr>
        <w:pStyle w:val="11"/>
        <w:widowControl w:val="0"/>
        <w:spacing w:afterLines="50" w:after="120" w:line="276" w:lineRule="auto"/>
        <w:jc w:val="both"/>
        <w:rPr>
          <w:rFonts w:ascii="Times New Roman"/>
          <w:sz w:val="24"/>
          <w:szCs w:val="24"/>
        </w:rPr>
      </w:pPr>
      <w:r>
        <w:rPr>
          <w:rFonts w:ascii="Times New Roman"/>
          <w:sz w:val="24"/>
          <w:szCs w:val="24"/>
        </w:rPr>
        <w:t>As we can see from evaluation in chapter 5, the slice we got from JipdaSlicer respects Weiser</w:t>
      </w:r>
      <w:r>
        <w:rPr>
          <w:rFonts w:hAnsi="Times New Roman"/>
          <w:sz w:val="24"/>
          <w:szCs w:val="24"/>
        </w:rPr>
        <w:t>’</w:t>
      </w:r>
      <w:r>
        <w:rPr>
          <w:rFonts w:ascii="Times New Roman"/>
          <w:sz w:val="24"/>
          <w:szCs w:val="24"/>
        </w:rPr>
        <w:t xml:space="preserve">s theory and the computation result is correct. By comparing with STIP.js, JipdaSlicer returns more pleasing result in the case of dealing with </w:t>
      </w:r>
      <w:r>
        <w:rPr>
          <w:rFonts w:ascii="Times New Roman"/>
          <w:b/>
          <w:bCs/>
          <w:sz w:val="24"/>
          <w:szCs w:val="24"/>
        </w:rPr>
        <w:t>if-else</w:t>
      </w:r>
      <w:r>
        <w:rPr>
          <w:rFonts w:ascii="Times New Roman"/>
          <w:sz w:val="24"/>
          <w:szCs w:val="24"/>
        </w:rPr>
        <w:t xml:space="preserve"> statements. The result from JipdaSlicer is not only a projection of each consequent of predicates with syntax structure, but also refers to the right scope of variables between block levels.</w:t>
      </w:r>
    </w:p>
    <w:p w14:paraId="638D101A" w14:textId="77777777" w:rsidR="00B513FC" w:rsidRDefault="00B513FC">
      <w:pPr>
        <w:pStyle w:val="11"/>
        <w:widowControl w:val="0"/>
        <w:spacing w:afterLines="50" w:after="120" w:line="276" w:lineRule="auto"/>
        <w:jc w:val="both"/>
        <w:rPr>
          <w:rFonts w:ascii="Times New Roman"/>
          <w:sz w:val="24"/>
          <w:szCs w:val="24"/>
        </w:rPr>
      </w:pPr>
    </w:p>
    <w:p w14:paraId="35AF8E89" w14:textId="77777777" w:rsidR="00B513FC" w:rsidRDefault="004F4D39" w:rsidP="004F4D39">
      <w:pPr>
        <w:pStyle w:val="Heading2"/>
        <w:spacing w:afterLines="100" w:after="240" w:afterAutospacing="0" w:line="276" w:lineRule="auto"/>
        <w:rPr>
          <w:rFonts w:ascii="Times New Roman" w:eastAsia="Times New Roman" w:hAnsi="Times New Roman" w:cs="Times New Roman" w:hint="default"/>
          <w:bCs/>
          <w:sz w:val="28"/>
          <w:szCs w:val="28"/>
        </w:rPr>
      </w:pPr>
      <w:bookmarkStart w:id="494" w:name="_Toc6"/>
      <w:bookmarkStart w:id="495" w:name="_Toc9805"/>
      <w:r>
        <w:rPr>
          <w:rFonts w:ascii="Times New Roman"/>
          <w:bCs/>
          <w:sz w:val="28"/>
          <w:szCs w:val="28"/>
        </w:rPr>
        <w:t>6.2 Future work</w:t>
      </w:r>
      <w:bookmarkEnd w:id="494"/>
      <w:bookmarkEnd w:id="495"/>
    </w:p>
    <w:p w14:paraId="2AFBF67C" w14:textId="77777777" w:rsidR="00B513FC" w:rsidRDefault="004F4D39">
      <w:pPr>
        <w:widowControl w:val="0"/>
        <w:spacing w:afterLines="50" w:after="120" w:line="276" w:lineRule="auto"/>
        <w:rPr>
          <w:rFonts w:ascii="Times New Roman"/>
          <w:sz w:val="24"/>
          <w:szCs w:val="24"/>
        </w:rPr>
      </w:pPr>
      <w:r>
        <w:rPr>
          <w:rFonts w:ascii="Times New Roman"/>
          <w:sz w:val="24"/>
          <w:szCs w:val="24"/>
        </w:rPr>
        <w:t>In this section we will discuss possible improvements and extensions for JipdaSlicer.</w:t>
      </w:r>
    </w:p>
    <w:p w14:paraId="1F2BCF49" w14:textId="77777777" w:rsidR="00B513FC" w:rsidRDefault="00B513FC">
      <w:pPr>
        <w:widowControl w:val="0"/>
        <w:spacing w:afterLines="50" w:after="120" w:line="276" w:lineRule="auto"/>
        <w:rPr>
          <w:rFonts w:ascii="Times New Roman"/>
          <w:sz w:val="24"/>
          <w:szCs w:val="24"/>
        </w:rPr>
      </w:pPr>
    </w:p>
    <w:p w14:paraId="6EBBEDFF" w14:textId="77777777" w:rsidR="00B513FC" w:rsidRDefault="004F4D39">
      <w:pPr>
        <w:widowControl w:val="0"/>
        <w:spacing w:afterLines="50" w:after="120" w:line="276" w:lineRule="auto"/>
        <w:rPr>
          <w:rFonts w:ascii="Times New Roman" w:eastAsia="Times New Roman" w:hAnsi="Times New Roman"/>
          <w:b/>
          <w:bCs/>
          <w:sz w:val="28"/>
          <w:szCs w:val="28"/>
        </w:rPr>
      </w:pPr>
      <w:r>
        <w:rPr>
          <w:rFonts w:ascii="Times New Roman"/>
          <w:b/>
          <w:bCs/>
          <w:sz w:val="28"/>
          <w:szCs w:val="28"/>
        </w:rPr>
        <w:t xml:space="preserve">Interpreter design </w:t>
      </w:r>
    </w:p>
    <w:p w14:paraId="3AA63E9B" w14:textId="4BF91620" w:rsidR="00B513FC" w:rsidRDefault="004F4D39">
      <w:pPr>
        <w:pStyle w:val="11"/>
        <w:widowControl w:val="0"/>
        <w:spacing w:afterLines="50" w:after="120" w:line="276" w:lineRule="auto"/>
        <w:rPr>
          <w:rFonts w:ascii="Times New Roman"/>
          <w:sz w:val="24"/>
          <w:szCs w:val="24"/>
        </w:rPr>
      </w:pPr>
      <w:r>
        <w:rPr>
          <w:rFonts w:ascii="Times New Roman"/>
          <w:sz w:val="24"/>
          <w:szCs w:val="24"/>
        </w:rPr>
        <w:t xml:space="preserve">Our current version of JipdaSlicer </w:t>
      </w:r>
      <w:ins w:id="496" w:author="Jens Nicolay" w:date="2015-08-21T15:56:00Z">
        <w:r w:rsidR="00AB2B68">
          <w:rPr>
            <w:rFonts w:ascii="Times New Roman"/>
            <w:sz w:val="24"/>
            <w:szCs w:val="24"/>
          </w:rPr>
          <w:t xml:space="preserve">correctly </w:t>
        </w:r>
      </w:ins>
      <w:r>
        <w:rPr>
          <w:rFonts w:ascii="Times New Roman"/>
          <w:sz w:val="24"/>
          <w:szCs w:val="24"/>
        </w:rPr>
        <w:t>deals with conditional statements</w:t>
      </w:r>
      <w:del w:id="497" w:author="Jens Nicolay" w:date="2015-08-21T15:56:00Z">
        <w:r w:rsidDel="00AB2B68">
          <w:rPr>
            <w:rFonts w:ascii="Times New Roman"/>
            <w:sz w:val="24"/>
            <w:szCs w:val="24"/>
          </w:rPr>
          <w:delText xml:space="preserve"> very well</w:delText>
        </w:r>
      </w:del>
      <w:r>
        <w:rPr>
          <w:rFonts w:ascii="Times New Roman"/>
          <w:sz w:val="24"/>
          <w:szCs w:val="24"/>
        </w:rPr>
        <w:t xml:space="preserve">. Next step we will extend JipdaSlicer to process more syntax structure, such as loop statement like </w:t>
      </w:r>
      <w:r>
        <w:rPr>
          <w:rFonts w:ascii="Times New Roman"/>
          <w:b/>
          <w:bCs/>
          <w:sz w:val="24"/>
          <w:szCs w:val="24"/>
        </w:rPr>
        <w:t>while</w:t>
      </w:r>
      <w:r>
        <w:rPr>
          <w:rFonts w:ascii="Times New Roman"/>
          <w:sz w:val="24"/>
          <w:szCs w:val="24"/>
        </w:rPr>
        <w:t>,</w:t>
      </w:r>
      <w:r>
        <w:rPr>
          <w:rFonts w:ascii="Times New Roman"/>
          <w:b/>
          <w:bCs/>
          <w:sz w:val="24"/>
          <w:szCs w:val="24"/>
        </w:rPr>
        <w:t xml:space="preserve"> for</w:t>
      </w:r>
      <w:r>
        <w:rPr>
          <w:rFonts w:ascii="Times New Roman"/>
          <w:sz w:val="24"/>
          <w:szCs w:val="24"/>
        </w:rPr>
        <w:t>. It is not difficult to accomplish such an extension. The general pattern</w:t>
      </w:r>
      <w:ins w:id="498" w:author="Jens Nicolay" w:date="2015-08-21T15:56:00Z">
        <w:r w:rsidR="00AB2B68">
          <w:rPr>
            <w:rFonts w:ascii="Times New Roman"/>
            <w:sz w:val="24"/>
            <w:szCs w:val="24"/>
          </w:rPr>
          <w:t>s</w:t>
        </w:r>
      </w:ins>
      <w:r>
        <w:rPr>
          <w:rFonts w:ascii="Times New Roman"/>
          <w:sz w:val="24"/>
          <w:szCs w:val="24"/>
        </w:rPr>
        <w:t xml:space="preserve"> of searching data and control dependenc</w:t>
      </w:r>
      <w:del w:id="499" w:author="Jens Nicolay" w:date="2015-08-21T15:56:00Z">
        <w:r w:rsidDel="00AB2B68">
          <w:rPr>
            <w:rFonts w:ascii="Times New Roman"/>
            <w:sz w:val="24"/>
            <w:szCs w:val="24"/>
          </w:rPr>
          <w:delText>-</w:delText>
        </w:r>
      </w:del>
      <w:r>
        <w:rPr>
          <w:rFonts w:ascii="Times New Roman"/>
          <w:sz w:val="24"/>
          <w:szCs w:val="24"/>
        </w:rPr>
        <w:t>es also fit</w:t>
      </w:r>
      <w:del w:id="500" w:author="Jens Nicolay" w:date="2015-08-21T15:56:00Z">
        <w:r w:rsidDel="00AB2B68">
          <w:rPr>
            <w:rFonts w:ascii="Times New Roman"/>
            <w:sz w:val="24"/>
            <w:szCs w:val="24"/>
          </w:rPr>
          <w:delText>s</w:delText>
        </w:r>
      </w:del>
      <w:r>
        <w:rPr>
          <w:rFonts w:ascii="Times New Roman"/>
          <w:sz w:val="24"/>
          <w:szCs w:val="24"/>
        </w:rPr>
        <w:t xml:space="preserve"> for loop statement</w:t>
      </w:r>
      <w:ins w:id="501" w:author="Jens Nicolay" w:date="2015-08-21T15:56:00Z">
        <w:r w:rsidR="00AB2B68">
          <w:rPr>
            <w:rFonts w:ascii="Times New Roman"/>
            <w:sz w:val="24"/>
            <w:szCs w:val="24"/>
          </w:rPr>
          <w:t>s</w:t>
        </w:r>
      </w:ins>
      <w:r>
        <w:rPr>
          <w:rFonts w:ascii="Times New Roman"/>
          <w:sz w:val="24"/>
          <w:szCs w:val="24"/>
        </w:rPr>
        <w:t xml:space="preserve">. What </w:t>
      </w:r>
      <w:del w:id="502" w:author="Jens Nicolay" w:date="2015-08-21T15:56:00Z">
        <w:r w:rsidDel="00AB2B68">
          <w:rPr>
            <w:rFonts w:ascii="Times New Roman"/>
            <w:sz w:val="24"/>
            <w:szCs w:val="24"/>
          </w:rPr>
          <w:delText>we need to do</w:delText>
        </w:r>
      </w:del>
      <w:ins w:id="503" w:author="Jens Nicolay" w:date="2015-08-21T15:56:00Z">
        <w:r w:rsidR="00AB2B68">
          <w:rPr>
            <w:rFonts w:ascii="Times New Roman"/>
            <w:sz w:val="24"/>
            <w:szCs w:val="24"/>
          </w:rPr>
          <w:t>remains to be done</w:t>
        </w:r>
      </w:ins>
      <w:r>
        <w:rPr>
          <w:rFonts w:ascii="Times New Roman"/>
          <w:sz w:val="24"/>
          <w:szCs w:val="24"/>
        </w:rPr>
        <w:t xml:space="preserve"> is to design a compone</w:t>
      </w:r>
      <w:del w:id="504" w:author="Jens Nicolay" w:date="2015-08-21T15:57:00Z">
        <w:r w:rsidDel="00AB2B68">
          <w:rPr>
            <w:rFonts w:ascii="Times New Roman"/>
            <w:sz w:val="24"/>
            <w:szCs w:val="24"/>
          </w:rPr>
          <w:delText>-</w:delText>
        </w:r>
      </w:del>
      <w:r>
        <w:rPr>
          <w:rFonts w:ascii="Times New Roman"/>
          <w:sz w:val="24"/>
          <w:szCs w:val="24"/>
        </w:rPr>
        <w:t xml:space="preserve">nt in the interpreter to handle the syntax structure of loop statement, </w:t>
      </w:r>
      <w:del w:id="505" w:author="Jens Nicolay" w:date="2015-08-21T15:57:00Z">
        <w:r w:rsidDel="00AB2B68">
          <w:rPr>
            <w:rFonts w:ascii="Times New Roman"/>
            <w:sz w:val="24"/>
            <w:szCs w:val="24"/>
          </w:rPr>
          <w:delText xml:space="preserve">like </w:delText>
        </w:r>
      </w:del>
      <w:ins w:id="506" w:author="Jens Nicolay" w:date="2015-08-21T15:57:00Z">
        <w:r w:rsidR="00AB2B68">
          <w:rPr>
            <w:rFonts w:ascii="Times New Roman"/>
            <w:sz w:val="24"/>
            <w:szCs w:val="24"/>
          </w:rPr>
          <w:t>similar to</w:t>
        </w:r>
        <w:r w:rsidR="00AB2B68">
          <w:rPr>
            <w:rFonts w:ascii="Times New Roman"/>
            <w:sz w:val="24"/>
            <w:szCs w:val="24"/>
          </w:rPr>
          <w:t xml:space="preserve"> </w:t>
        </w:r>
      </w:ins>
      <w:r>
        <w:rPr>
          <w:rFonts w:ascii="Times New Roman"/>
          <w:sz w:val="24"/>
          <w:szCs w:val="24"/>
        </w:rPr>
        <w:t xml:space="preserve">what we did for </w:t>
      </w:r>
      <w:r>
        <w:rPr>
          <w:rFonts w:ascii="Times New Roman"/>
          <w:b/>
          <w:bCs/>
          <w:sz w:val="24"/>
          <w:szCs w:val="24"/>
        </w:rPr>
        <w:t>if-else</w:t>
      </w:r>
      <w:r>
        <w:rPr>
          <w:rFonts w:ascii="Times New Roman"/>
          <w:sz w:val="24"/>
          <w:szCs w:val="24"/>
        </w:rPr>
        <w:t xml:space="preserve"> statement.</w:t>
      </w:r>
    </w:p>
    <w:p w14:paraId="16BC9A9A" w14:textId="77777777" w:rsidR="00B513FC" w:rsidRDefault="00B513FC">
      <w:pPr>
        <w:pStyle w:val="11"/>
        <w:widowControl w:val="0"/>
        <w:spacing w:afterLines="50" w:after="120" w:line="276" w:lineRule="auto"/>
        <w:rPr>
          <w:rFonts w:ascii="Times New Roman"/>
          <w:sz w:val="24"/>
          <w:szCs w:val="24"/>
        </w:rPr>
      </w:pPr>
    </w:p>
    <w:p w14:paraId="5C83B4B3" w14:textId="77777777" w:rsidR="00B513FC" w:rsidRDefault="004F4D39">
      <w:pPr>
        <w:widowControl w:val="0"/>
        <w:spacing w:afterLines="50" w:after="120" w:line="276" w:lineRule="auto"/>
        <w:rPr>
          <w:rFonts w:ascii="Times New Roman" w:eastAsia="Times New Roman" w:hAnsi="Times New Roman"/>
          <w:b/>
          <w:bCs/>
          <w:sz w:val="28"/>
          <w:szCs w:val="28"/>
        </w:rPr>
      </w:pPr>
      <w:r>
        <w:rPr>
          <w:rFonts w:ascii="Times New Roman"/>
          <w:b/>
          <w:bCs/>
          <w:sz w:val="28"/>
          <w:szCs w:val="28"/>
        </w:rPr>
        <w:t>Distributed code</w:t>
      </w:r>
    </w:p>
    <w:p w14:paraId="43B81E0E" w14:textId="77777777" w:rsidR="00B513FC" w:rsidRDefault="004F4D39">
      <w:pPr>
        <w:widowControl w:val="0"/>
        <w:spacing w:afterLines="50" w:after="120" w:line="276" w:lineRule="auto"/>
        <w:rPr>
          <w:rFonts w:ascii="Times New Roman"/>
          <w:sz w:val="24"/>
          <w:szCs w:val="24"/>
        </w:rPr>
      </w:pPr>
      <w:r>
        <w:rPr>
          <w:rFonts w:ascii="Times New Roman"/>
          <w:sz w:val="24"/>
          <w:szCs w:val="24"/>
        </w:rPr>
        <w:t>To achieve the goal of tier splitting, we also need to extend JipdaSlicer to deal with distributed node. The next version of JipdaSlicer should be able to generate distributed sliced code in Node.js and Meteor.js framework.</w:t>
      </w:r>
    </w:p>
    <w:p w14:paraId="0965CF90" w14:textId="77777777" w:rsidR="00B513FC" w:rsidRDefault="00B513FC">
      <w:pPr>
        <w:widowControl w:val="0"/>
        <w:spacing w:afterLines="50" w:after="120" w:line="276" w:lineRule="auto"/>
        <w:rPr>
          <w:rFonts w:ascii="Times New Roman"/>
          <w:sz w:val="24"/>
          <w:szCs w:val="24"/>
        </w:rPr>
      </w:pPr>
    </w:p>
    <w:p w14:paraId="21D87DF0" w14:textId="77777777" w:rsidR="00B513FC" w:rsidRDefault="004F4D39">
      <w:pPr>
        <w:widowControl w:val="0"/>
        <w:spacing w:afterLines="50" w:after="120" w:line="276" w:lineRule="auto"/>
        <w:rPr>
          <w:rFonts w:ascii="Times New Roman" w:eastAsia="Times New Roman" w:hAnsi="Times New Roman"/>
          <w:b/>
          <w:bCs/>
          <w:sz w:val="28"/>
          <w:szCs w:val="28"/>
        </w:rPr>
      </w:pPr>
      <w:r>
        <w:rPr>
          <w:rFonts w:ascii="Times New Roman"/>
          <w:b/>
          <w:bCs/>
          <w:sz w:val="28"/>
          <w:szCs w:val="28"/>
        </w:rPr>
        <w:t>Algorithm performance</w:t>
      </w:r>
    </w:p>
    <w:p w14:paraId="096423A0" w14:textId="5669E0AD" w:rsidR="00B513FC" w:rsidRDefault="004F4D39">
      <w:pPr>
        <w:widowControl w:val="0"/>
        <w:spacing w:afterLines="50" w:after="120" w:line="276" w:lineRule="auto"/>
        <w:rPr>
          <w:rFonts w:ascii="Times New Roman" w:eastAsia="Times New Roman" w:hAnsi="Times New Roman"/>
          <w:sz w:val="24"/>
          <w:szCs w:val="24"/>
        </w:rPr>
      </w:pPr>
      <w:r>
        <w:rPr>
          <w:rFonts w:ascii="Times New Roman"/>
          <w:sz w:val="24"/>
          <w:szCs w:val="24"/>
        </w:rPr>
        <w:t xml:space="preserve">As </w:t>
      </w:r>
      <w:del w:id="507" w:author="Jens Nicolay" w:date="2015-08-21T15:57:00Z">
        <w:r w:rsidDel="00AB2B68">
          <w:rPr>
            <w:rFonts w:ascii="Times New Roman"/>
            <w:sz w:val="24"/>
            <w:szCs w:val="24"/>
          </w:rPr>
          <w:delText xml:space="preserve">we </w:delText>
        </w:r>
      </w:del>
      <w:r>
        <w:rPr>
          <w:rFonts w:ascii="Times New Roman"/>
          <w:sz w:val="24"/>
          <w:szCs w:val="24"/>
        </w:rPr>
        <w:t xml:space="preserve">discussed above, slicing on a state graph simplifies the process of </w:t>
      </w:r>
      <w:del w:id="508" w:author="Jens Nicolay" w:date="2015-08-21T15:57:00Z">
        <w:r w:rsidDel="00AB2B68">
          <w:rPr>
            <w:rFonts w:ascii="Times New Roman"/>
            <w:sz w:val="24"/>
            <w:szCs w:val="24"/>
          </w:rPr>
          <w:delText xml:space="preserve">seeking </w:delText>
        </w:r>
      </w:del>
      <w:ins w:id="509" w:author="Jens Nicolay" w:date="2015-08-21T15:57:00Z">
        <w:r w:rsidR="00AB2B68">
          <w:rPr>
            <w:rFonts w:ascii="Times New Roman"/>
            <w:sz w:val="24"/>
            <w:szCs w:val="24"/>
          </w:rPr>
          <w:t>determining</w:t>
        </w:r>
        <w:r w:rsidR="00AB2B68">
          <w:rPr>
            <w:rFonts w:ascii="Times New Roman"/>
            <w:sz w:val="24"/>
            <w:szCs w:val="24"/>
          </w:rPr>
          <w:t xml:space="preserve"> </w:t>
        </w:r>
      </w:ins>
      <w:r>
        <w:rPr>
          <w:rFonts w:ascii="Times New Roman"/>
          <w:sz w:val="24"/>
          <w:szCs w:val="24"/>
        </w:rPr>
        <w:t>data and control dependences. However, querying on a line structure is more time-expensive than querying a tree structure. So in further work, we need to develop a dynamic programming algorithm to reduce time complexity of our algorithm.</w:t>
      </w:r>
      <w:bookmarkStart w:id="510" w:name="_GoBack"/>
      <w:bookmarkEnd w:id="510"/>
    </w:p>
    <w:p w14:paraId="61B776E2" w14:textId="77777777" w:rsidR="00B513FC" w:rsidRDefault="00B513FC">
      <w:pPr>
        <w:spacing w:afterLines="50" w:after="120" w:line="276" w:lineRule="auto"/>
        <w:jc w:val="right"/>
        <w:rPr>
          <w:rFonts w:ascii="Times New Roman" w:eastAsia="Times New Roman" w:hAnsi="Times New Roman"/>
          <w:sz w:val="44"/>
          <w:szCs w:val="44"/>
        </w:rPr>
      </w:pPr>
    </w:p>
    <w:p w14:paraId="56589A10" w14:textId="77777777" w:rsidR="00B513FC" w:rsidRDefault="00B513FC">
      <w:pPr>
        <w:spacing w:afterLines="50" w:after="120" w:line="276" w:lineRule="auto"/>
        <w:jc w:val="right"/>
        <w:sectPr w:rsidR="00B513FC">
          <w:headerReference w:type="default" r:id="rId180"/>
          <w:footerReference w:type="default" r:id="rId181"/>
          <w:type w:val="continuous"/>
          <w:pgSz w:w="11900" w:h="16838"/>
          <w:pgMar w:top="2154" w:right="2341" w:bottom="2154" w:left="2341" w:header="720" w:footer="0" w:gutter="0"/>
          <w:cols w:space="720"/>
          <w:docGrid w:linePitch="360"/>
        </w:sectPr>
      </w:pPr>
    </w:p>
    <w:p w14:paraId="201B291D" w14:textId="77777777" w:rsidR="00B513FC" w:rsidRDefault="00B513FC">
      <w:pPr>
        <w:spacing w:afterLines="50" w:after="120" w:line="276" w:lineRule="auto"/>
        <w:jc w:val="right"/>
        <w:rPr>
          <w:rFonts w:ascii="Times New Roman" w:eastAsia="Times New Roman" w:hAnsi="Times New Roman"/>
          <w:sz w:val="44"/>
          <w:szCs w:val="44"/>
        </w:rPr>
        <w:sectPr w:rsidR="00B513FC">
          <w:type w:val="continuous"/>
          <w:pgSz w:w="11900" w:h="16838"/>
          <w:pgMar w:top="2154" w:right="2341" w:bottom="2154" w:left="2341" w:header="720" w:footer="0" w:gutter="0"/>
          <w:cols w:space="720"/>
          <w:docGrid w:linePitch="360"/>
        </w:sectPr>
      </w:pPr>
    </w:p>
    <w:p w14:paraId="4D04F415" w14:textId="77777777" w:rsidR="00B513FC" w:rsidRDefault="00B513FC">
      <w:pPr>
        <w:spacing w:afterLines="50" w:after="120" w:line="276" w:lineRule="auto"/>
        <w:jc w:val="right"/>
        <w:rPr>
          <w:rFonts w:ascii="Times New Roman" w:eastAsia="Times New Roman" w:hAnsi="Times New Roman"/>
          <w:sz w:val="44"/>
          <w:szCs w:val="44"/>
        </w:rPr>
      </w:pPr>
    </w:p>
    <w:p w14:paraId="5214AC75" w14:textId="77777777" w:rsidR="00B513FC" w:rsidRDefault="004F4D39">
      <w:pPr>
        <w:spacing w:afterLines="50" w:after="120" w:line="276" w:lineRule="auto"/>
        <w:jc w:val="right"/>
        <w:rPr>
          <w:rFonts w:ascii="Times New Roman" w:eastAsia="Times New Roman" w:hAnsi="Times New Roman"/>
          <w:sz w:val="44"/>
          <w:szCs w:val="44"/>
        </w:rPr>
      </w:pPr>
      <w:r>
        <w:rPr>
          <w:rFonts w:ascii="Times New Roman"/>
          <w:sz w:val="44"/>
          <w:szCs w:val="44"/>
        </w:rPr>
        <w:t>Reference</w:t>
      </w:r>
    </w:p>
    <w:p w14:paraId="7E28F4BE" w14:textId="77777777" w:rsidR="00B513FC" w:rsidRDefault="00B513FC">
      <w:pPr>
        <w:spacing w:afterLines="50" w:after="120" w:line="276" w:lineRule="auto"/>
        <w:jc w:val="right"/>
        <w:rPr>
          <w:rFonts w:ascii="Times New Roman" w:eastAsia="Times New Roman" w:hAnsi="Times New Roman"/>
          <w:sz w:val="44"/>
          <w:szCs w:val="44"/>
        </w:rPr>
      </w:pPr>
    </w:p>
    <w:p w14:paraId="044220FA" w14:textId="77777777" w:rsidR="00B513FC" w:rsidRDefault="00B513FC">
      <w:pPr>
        <w:spacing w:afterLines="50" w:after="120" w:line="276" w:lineRule="auto"/>
        <w:jc w:val="right"/>
        <w:rPr>
          <w:rFonts w:ascii="Times New Roman" w:eastAsia="Times New Roman" w:hAnsi="Times New Roman"/>
          <w:sz w:val="44"/>
          <w:szCs w:val="44"/>
        </w:rPr>
      </w:pPr>
    </w:p>
    <w:p w14:paraId="77F7C559"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[1] M. Weiser. Program slices: formal, psychological, and practical investigations of an automatic program abstraction method. PhD thesis, University of Michigan, Ann Arbor, 1979.</w:t>
      </w:r>
    </w:p>
    <w:p w14:paraId="775ADFD0"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[2] M. Weiser. Program slicing. </w:t>
      </w:r>
      <w:r>
        <w:rPr>
          <w:rFonts w:ascii="Times New Roman"/>
          <w:i/>
          <w:iCs/>
          <w:sz w:val="24"/>
          <w:szCs w:val="24"/>
        </w:rPr>
        <w:t>IEEE Transactions on Software Engineering</w:t>
      </w:r>
      <w:r>
        <w:rPr>
          <w:rFonts w:ascii="Times New Roman"/>
          <w:sz w:val="24"/>
          <w:szCs w:val="24"/>
        </w:rPr>
        <w:t>, 10(4):352</w:t>
      </w:r>
      <w:r>
        <w:rPr>
          <w:rFonts w:hAnsi="Times New Roman"/>
          <w:sz w:val="24"/>
          <w:szCs w:val="24"/>
        </w:rPr>
        <w:t>–</w:t>
      </w:r>
      <w:r>
        <w:rPr>
          <w:rFonts w:ascii="Times New Roman"/>
          <w:sz w:val="24"/>
          <w:szCs w:val="24"/>
        </w:rPr>
        <w:t>357, 1984.</w:t>
      </w:r>
    </w:p>
    <w:p w14:paraId="744931C2"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 xml:space="preserve">[3] Tip F. A Survey of Program Slicing Techniques.[J]. Journal of Programming Languages, 1994, 3(93):121--189. </w:t>
      </w:r>
    </w:p>
    <w:p w14:paraId="3706E1C7"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[4] D.J. Kuck, R.H. Kuhn, D.A. Padua, B. Leasure, and M. Wolfe. Dependence graphs and compiler optimizations. In Conference Record of the Eighth ACMSymposium on Principles of Programming Languages, pages 207</w:t>
      </w:r>
      <w:r>
        <w:rPr>
          <w:rFonts w:hAnsi="Times New Roman"/>
          <w:sz w:val="24"/>
          <w:szCs w:val="24"/>
        </w:rPr>
        <w:t>–</w:t>
      </w:r>
      <w:r>
        <w:rPr>
          <w:rFonts w:ascii="Times New Roman"/>
          <w:sz w:val="24"/>
          <w:szCs w:val="24"/>
        </w:rPr>
        <w:t>218, 1981.</w:t>
      </w:r>
    </w:p>
    <w:p w14:paraId="1E106457"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[5] "Experience with a data flow datatype</w:t>
      </w:r>
      <w:r>
        <w:rPr>
          <w:rFonts w:hAnsi="Times New Roman"/>
          <w:sz w:val="24"/>
          <w:szCs w:val="24"/>
        </w:rPr>
        <w:t>”</w:t>
      </w:r>
      <w:r>
        <w:rPr>
          <w:rFonts w:hAnsi="Times New Roman"/>
          <w:sz w:val="24"/>
          <w:szCs w:val="24"/>
        </w:rPr>
        <w:t xml:space="preserve"> </w:t>
      </w:r>
      <w:r>
        <w:rPr>
          <w:rFonts w:ascii="Times New Roman"/>
          <w:sz w:val="24"/>
          <w:szCs w:val="24"/>
        </w:rPr>
        <w:t>J. Comput. Languages, to be published, 1983.</w:t>
      </w:r>
    </w:p>
    <w:p w14:paraId="75E6174C"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[6]  http://www.tonymarston.net/php-mysql/3-tier-architecture.html</w:t>
      </w:r>
    </w:p>
    <w:p w14:paraId="1718B992"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[7] J. Ferrante, K.J. Ottenstein, and J.D. Warren. The program dependence graph and its use in optimization. ACM Transactions on Programming Languages and Systems, 9(3):319</w:t>
      </w:r>
      <w:r>
        <w:rPr>
          <w:rFonts w:hAnsi="Times New Roman"/>
          <w:sz w:val="24"/>
          <w:szCs w:val="24"/>
        </w:rPr>
        <w:t>–</w:t>
      </w:r>
      <w:r>
        <w:rPr>
          <w:rFonts w:ascii="Times New Roman"/>
          <w:sz w:val="24"/>
          <w:szCs w:val="24"/>
        </w:rPr>
        <w:t>349, 1987.</w:t>
      </w:r>
    </w:p>
    <w:p w14:paraId="2A93CC5D"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[8] J.M. Barth. A practical interprocedural data flow analysis algorithm. ommunications of the ACM, 21(9):724</w:t>
      </w:r>
      <w:r>
        <w:rPr>
          <w:rFonts w:hAnsi="Times New Roman"/>
          <w:sz w:val="24"/>
          <w:szCs w:val="24"/>
        </w:rPr>
        <w:t>–</w:t>
      </w:r>
      <w:r>
        <w:rPr>
          <w:rFonts w:ascii="Times New Roman"/>
          <w:sz w:val="24"/>
          <w:szCs w:val="24"/>
        </w:rPr>
        <w:t>736, 1978.</w:t>
      </w:r>
    </w:p>
    <w:p w14:paraId="0313D9B7"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[9] Ottenstein K, L. Ottenstein: "The program dependence graph in a software development environment[J]. Acm Sifsoft, 1984.</w:t>
      </w:r>
    </w:p>
    <w:p w14:paraId="2B93F15C"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[10] Wang L M, Xian Y, Zhang L, et al. JSSlicer: A Static Program Slicing Tool for JavaScript[J]. Applied Mechanics &amp; Materials, 2013, 241-244:2690-2695.</w:t>
      </w:r>
    </w:p>
    <w:p w14:paraId="659F32E2" w14:textId="77777777" w:rsidR="00B513FC" w:rsidRDefault="00B513FC">
      <w:pPr>
        <w:spacing w:afterLines="50" w:after="120" w:line="276" w:lineRule="auto"/>
        <w:ind w:left="480" w:hanging="480"/>
        <w:jc w:val="both"/>
        <w:rPr>
          <w:rFonts w:ascii="Times New Roman"/>
          <w:sz w:val="24"/>
          <w:szCs w:val="24"/>
        </w:rPr>
        <w:sectPr w:rsidR="00B513FC">
          <w:headerReference w:type="default" r:id="rId182"/>
          <w:footerReference w:type="default" r:id="rId183"/>
          <w:pgSz w:w="11900" w:h="16838"/>
          <w:pgMar w:top="2154" w:right="2341" w:bottom="2154" w:left="2341" w:header="720" w:footer="0" w:gutter="0"/>
          <w:cols w:space="720"/>
          <w:docGrid w:linePitch="360"/>
        </w:sectPr>
      </w:pPr>
    </w:p>
    <w:p w14:paraId="276FFE7D"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lastRenderedPageBreak/>
        <w:t>[11] Rodrigues N F, Barbosa L S. Component Identification Through Program Slicing[J]. Electronic Notes in Theoretical Computer Science, 2006:291</w:t>
      </w:r>
      <w:r>
        <w:rPr>
          <w:rFonts w:hAnsi="Times New Roman"/>
          <w:sz w:val="24"/>
          <w:szCs w:val="24"/>
        </w:rPr>
        <w:t>–</w:t>
      </w:r>
      <w:r>
        <w:rPr>
          <w:rFonts w:ascii="Times New Roman"/>
          <w:sz w:val="24"/>
          <w:szCs w:val="24"/>
        </w:rPr>
        <w:t>304.</w:t>
      </w:r>
    </w:p>
    <w:p w14:paraId="0E82DAF4"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[12] Weiser M. Programmers Use Slices When Debugging.[J]. Communications of the Acm, 1982, 25(7):446-452.</w:t>
      </w:r>
    </w:p>
    <w:p w14:paraId="4D167870"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[13] Mohapatra D P, Mall R, Kumar R. An Overview of Slicing Techniques for Object-Oriented Programs[C]// INFORMATICA. 2006.</w:t>
      </w:r>
    </w:p>
    <w:p w14:paraId="72174A8F"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[14] Zhao J. Applying Slicing Technique to Software Architectures[C]// In Proc. of 4th IEEE International Conferencei on Engineering of Complex Computer Systems. 1998:87--98.</w:t>
      </w:r>
    </w:p>
    <w:p w14:paraId="0294430B"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[15] Meijer, Henricus Johannes Maria, Manolescu, Dragos. Tier splitting for occasionally connected distributed applications: WO, WO2011100171 A2[P]. 2011.</w:t>
      </w:r>
    </w:p>
    <w:p w14:paraId="0CDCB07A"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[16] M. Weiser. Private communication, 1994.</w:t>
      </w:r>
    </w:p>
    <w:p w14:paraId="096AE3A3" w14:textId="77777777" w:rsidR="00B513FC" w:rsidRDefault="004F4D39">
      <w:pPr>
        <w:shd w:val="clear" w:color="auto" w:fill="FFFFFF"/>
        <w:spacing w:afterLines="50" w:after="120" w:line="276" w:lineRule="auto"/>
        <w:ind w:left="480" w:hanging="480"/>
        <w:jc w:val="both"/>
        <w:rPr>
          <w:rFonts w:ascii="Times New Roman" w:eastAsia="Times New Roman" w:hAnsi="Times New Roman"/>
          <w:kern w:val="2"/>
          <w:sz w:val="24"/>
          <w:szCs w:val="24"/>
        </w:rPr>
      </w:pPr>
      <w:r>
        <w:rPr>
          <w:rFonts w:ascii="Times New Roman"/>
          <w:sz w:val="24"/>
          <w:szCs w:val="24"/>
        </w:rPr>
        <w:t>[1</w:t>
      </w:r>
      <w:r>
        <w:rPr>
          <w:rFonts w:ascii="Times New Roman"/>
          <w:kern w:val="2"/>
          <w:sz w:val="24"/>
          <w:szCs w:val="24"/>
        </w:rPr>
        <w:t xml:space="preserve">7] J.-F. Bergeretti and B.A Carre. </w:t>
      </w:r>
      <w:hyperlink r:id="rId184" w:history="1">
        <w:r>
          <w:rPr>
            <w:rStyle w:val="Hyperlink2"/>
            <w:rFonts w:ascii="Times New Roman"/>
          </w:rPr>
          <w:t>Information-flow</w:t>
        </w:r>
        <w:r>
          <w:rPr>
            <w:rStyle w:val="Hyperlink2"/>
            <w:rFonts w:ascii="Times New Roman"/>
          </w:rPr>
          <w:t> </w:t>
        </w:r>
        <w:r>
          <w:rPr>
            <w:rStyle w:val="Hyperlink2"/>
            <w:rFonts w:ascii="Times New Roman"/>
          </w:rPr>
          <w:t>and</w:t>
        </w:r>
        <w:r>
          <w:rPr>
            <w:rStyle w:val="Hyperlink2"/>
            <w:rFonts w:ascii="Times New Roman"/>
          </w:rPr>
          <w:t> </w:t>
        </w:r>
        <w:r>
          <w:rPr>
            <w:rStyle w:val="Hyperlink2"/>
            <w:rFonts w:ascii="Times New Roman"/>
          </w:rPr>
          <w:t>data-flow</w:t>
        </w:r>
        <w:r>
          <w:rPr>
            <w:rStyle w:val="Hyperlink2"/>
            <w:rFonts w:ascii="Times New Roman"/>
          </w:rPr>
          <w:t> </w:t>
        </w:r>
        <w:r>
          <w:rPr>
            <w:rStyle w:val="Hyperlink2"/>
            <w:rFonts w:ascii="Times New Roman"/>
          </w:rPr>
          <w:t>analysis of while-programs</w:t>
        </w:r>
      </w:hyperlink>
      <w:r>
        <w:rPr>
          <w:rFonts w:ascii="Times New Roman"/>
          <w:kern w:val="2"/>
          <w:sz w:val="24"/>
          <w:szCs w:val="24"/>
        </w:rPr>
        <w:t>. ACM Transactions on Programming Language and Systems, 7(1):37-61, 1985.</w:t>
      </w:r>
    </w:p>
    <w:p w14:paraId="64AB87DF"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[18] S. Horwitz, T. Reps, and D. Binkley. Interprocedural slicing using dependence graphs. ACM Transactions on Programming Languages and Systems, 12(1):26</w:t>
      </w:r>
      <w:r>
        <w:rPr>
          <w:rFonts w:hAnsi="Times New Roman"/>
          <w:sz w:val="24"/>
          <w:szCs w:val="24"/>
        </w:rPr>
        <w:t>–</w:t>
      </w:r>
      <w:r>
        <w:rPr>
          <w:rFonts w:ascii="Times New Roman"/>
          <w:sz w:val="24"/>
          <w:szCs w:val="24"/>
        </w:rPr>
        <w:t>61, 1990.</w:t>
      </w:r>
    </w:p>
    <w:p w14:paraId="23885247"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[19] Liang D, Harrold M J. Slicing objects using system dependence graphs[C]// Software Maintenance, 1998. Proceedings., International Conference on. IEEE, 1998:358-367.</w:t>
      </w:r>
    </w:p>
    <w:p w14:paraId="3FC93FB1"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[20] Larsen L, Harrold M J. Slicing object-oriented software[C]// icse. IEEE Computer Society, 1996:495.</w:t>
      </w:r>
    </w:p>
    <w:p w14:paraId="269D313C"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[21] Korel B, Laski J. Dynamic program slicing[J]. Information Processing Letters, 1988, 29(88):155</w:t>
      </w:r>
      <w:r>
        <w:rPr>
          <w:rFonts w:hAnsi="Times New Roman"/>
          <w:sz w:val="24"/>
          <w:szCs w:val="24"/>
        </w:rPr>
        <w:t>–</w:t>
      </w:r>
      <w:r>
        <w:rPr>
          <w:rFonts w:ascii="Times New Roman"/>
          <w:sz w:val="24"/>
          <w:szCs w:val="24"/>
        </w:rPr>
        <w:t>163.</w:t>
      </w:r>
    </w:p>
    <w:p w14:paraId="77768CA8"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[22] Lakhotia A. Improved Interprocedural Slicing Algorithm[J]. Report Cacs Tr, 1992.</w:t>
      </w:r>
    </w:p>
    <w:p w14:paraId="19FEFC46"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[23] Ball T, Horwitz S. Slicing Programs with Arbitrary Control Flow[C]// 1ST CONFERENCE ON AUTOMATED ALGORITHMIC DEBUGGING. 1993:206--222.</w:t>
      </w:r>
    </w:p>
    <w:p w14:paraId="6620CAFD"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lastRenderedPageBreak/>
        <w:t>[24] G. Canfora, et al. Conditioned program slicing. Information and Software Technology, 40(11-12):595~607 1988.</w:t>
      </w:r>
    </w:p>
    <w:p w14:paraId="131849A5"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[25] Choi J D, Ferrante J. Static Slicing in the Presence of GOTO Statements[J]. Acm Transactions on Programming Languages &amp; Systems, 1994, 16(4):1097--1113.</w:t>
      </w:r>
    </w:p>
    <w:p w14:paraId="25CDEA7A"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[26] Korel B, Laski J. Dynamic program slicing[C]. Information Processing Letters, 1988, 29(88):155</w:t>
      </w:r>
      <w:r>
        <w:rPr>
          <w:rFonts w:hAnsi="Times New Roman"/>
          <w:sz w:val="24"/>
          <w:szCs w:val="24"/>
        </w:rPr>
        <w:t>–</w:t>
      </w:r>
      <w:r>
        <w:rPr>
          <w:rFonts w:ascii="Times New Roman"/>
          <w:sz w:val="24"/>
          <w:szCs w:val="24"/>
        </w:rPr>
        <w:t>163.</w:t>
      </w:r>
    </w:p>
    <w:p w14:paraId="67A91240"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[27] T. Reps and W. Yang. The semantics of program slicing and program integration. In Proceedings of the Colloquium on Current Issues in Programming Languages, volume 352 of Lecture Notes in Computer Science, pages 60</w:t>
      </w:r>
      <w:r>
        <w:rPr>
          <w:rFonts w:hAnsi="Times New Roman"/>
          <w:sz w:val="24"/>
          <w:szCs w:val="24"/>
        </w:rPr>
        <w:t>–</w:t>
      </w:r>
      <w:r>
        <w:rPr>
          <w:rFonts w:ascii="Times New Roman"/>
          <w:sz w:val="24"/>
          <w:szCs w:val="24"/>
        </w:rPr>
        <w:t>74. Springer Verlag, 1989.</w:t>
      </w:r>
    </w:p>
    <w:p w14:paraId="5C2E0979"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[28] Agrawal H. On Slicing Programs with Jump Statements[J]. Acm Sigplan Notices, 1994, 29(6):302-312.</w:t>
      </w:r>
    </w:p>
    <w:p w14:paraId="6D2E5A32"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[29] Landi W, Ryder B G. A safe approximate algorithm for interprocedural pointer aliasing[J]. Acm Sigplan Notices, 2004, 39(7):473-489.</w:t>
      </w:r>
    </w:p>
    <w:p w14:paraId="264717F1"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[30] R. Gupta, M.J. Harrold, and M.L. Soffa. An approach to regression testing using slicing. In Proceedings of the Conference on Software Maintenance, pages 299</w:t>
      </w:r>
      <w:r>
        <w:rPr>
          <w:rFonts w:hAnsi="Times New Roman"/>
          <w:sz w:val="24"/>
          <w:szCs w:val="24"/>
        </w:rPr>
        <w:t>–</w:t>
      </w:r>
      <w:r>
        <w:rPr>
          <w:rFonts w:ascii="Times New Roman"/>
          <w:sz w:val="24"/>
          <w:szCs w:val="24"/>
        </w:rPr>
        <w:t>308, 1992.</w:t>
      </w:r>
    </w:p>
    <w:p w14:paraId="106E420F"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[31] Cheng J. Slicing Concurrent Programs - A Graph-Theoretical Approach[C]// Proceedings of the First International Workshop on Automated and Algorithmic Debugging. Springer-Verlag, 1993:223--240.</w:t>
      </w:r>
    </w:p>
    <w:p w14:paraId="70E8F431"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[32] Agrawal H, Horgan J R. Dynamic Program Slicing[J]. Sigplan Notices, 1990, 25(6):246-256.</w:t>
      </w:r>
    </w:p>
    <w:p w14:paraId="33ECE53A"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[33] Weihl W E. Interprocedural Data Flow Analysis in the Presence of Pointers, Procedure Variables and Label Variables.[J]. POPL '80 Proceedings of the 7th ACM SIGPLAN-SIGACT symposium on Principles of programming languages, 1980.</w:t>
      </w:r>
    </w:p>
    <w:p w14:paraId="2222AB6D"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color w:val="000000"/>
          <w:kern w:val="2"/>
          <w:sz w:val="24"/>
          <w:szCs w:val="24"/>
          <w:u w:color="000000"/>
        </w:rPr>
        <w:t>[34] J.R. Lyle. Evaluating Variations on Program Slicing for Debugging. PhD thesis, University of Maryland, 1984.</w:t>
      </w:r>
    </w:p>
    <w:p w14:paraId="271747C5"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[35] R. Compilers : principles, techniques, and tools[J]. Compilers Principles Techniques &amp; Tools, 1988.</w:t>
      </w:r>
    </w:p>
    <w:p w14:paraId="43291BDF"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lastRenderedPageBreak/>
        <w:t>[36] ALLEN, F. E. Control flow analysis. In Proceedings of a Symposium on Compiler Optimization. SZGPLAN Not. 5, 7 (July 1970), 1-19.</w:t>
      </w:r>
    </w:p>
    <w:p w14:paraId="1B1F028B"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[37] Ottenstein K J. Data-Flow Graphs as an Intermediate Program Form[J]. Purdue University, 1978.</w:t>
      </w:r>
    </w:p>
    <w:p w14:paraId="0FB161BF"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[38] Ottenstein K J. And Ottenstein L M.</w:t>
      </w:r>
      <w:hyperlink r:id="rId185" w:history="1">
        <w:r>
          <w:rPr>
            <w:rStyle w:val="Hyperlink3"/>
            <w:rFonts w:ascii="Times New Roman"/>
          </w:rPr>
          <w:t>An</w:t>
        </w:r>
        <w:r>
          <w:rPr>
            <w:rStyle w:val="Hyperlink3"/>
            <w:rFonts w:ascii="Times New Roman"/>
          </w:rPr>
          <w:t> </w:t>
        </w:r>
        <w:r>
          <w:rPr>
            <w:rStyle w:val="Hyperlink3"/>
            <w:rFonts w:ascii="Times New Roman"/>
          </w:rPr>
          <w:t>intermediate</w:t>
        </w:r>
        <w:r>
          <w:rPr>
            <w:rStyle w:val="Hyperlink3"/>
            <w:rFonts w:ascii="Times New Roman"/>
          </w:rPr>
          <w:t> </w:t>
        </w:r>
        <w:r>
          <w:rPr>
            <w:rStyle w:val="Hyperlink3"/>
            <w:rFonts w:ascii="Times New Roman"/>
          </w:rPr>
          <w:t>program</w:t>
        </w:r>
        <w:r>
          <w:rPr>
            <w:rStyle w:val="Hyperlink3"/>
            <w:rFonts w:ascii="Times New Roman"/>
          </w:rPr>
          <w:t> </w:t>
        </w:r>
        <w:r>
          <w:rPr>
            <w:rStyle w:val="Hyperlink3"/>
            <w:rFonts w:ascii="Times New Roman"/>
          </w:rPr>
          <w:t>form based on a cyclic data-dependence graph</w:t>
        </w:r>
      </w:hyperlink>
      <w:r>
        <w:rPr>
          <w:rFonts w:ascii="Times New Roman"/>
          <w:sz w:val="24"/>
          <w:szCs w:val="24"/>
        </w:rPr>
        <w:t>. CS-TR 81-1,Dept. Of Computer Science, Michgan Technological Univ., Houghton, MI, Oct. 1981; July 1982, errata.</w:t>
      </w:r>
    </w:p>
    <w:p w14:paraId="22FF884C"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[39] E. Duesterwald, R. Gupta, and M.L. Soffa. Rigorous data flow testing through output influences. In proceedings of the Second Irvine Software Symposium ISS</w:t>
      </w:r>
      <w:r>
        <w:rPr>
          <w:rFonts w:hAnsi="Times New Roman"/>
          <w:sz w:val="24"/>
          <w:szCs w:val="24"/>
        </w:rPr>
        <w:t>’</w:t>
      </w:r>
      <w:r>
        <w:rPr>
          <w:rFonts w:ascii="Times New Roman"/>
          <w:sz w:val="24"/>
          <w:szCs w:val="24"/>
        </w:rPr>
        <w:t>92, pages 131</w:t>
      </w:r>
      <w:r>
        <w:rPr>
          <w:rFonts w:hAnsi="Times New Roman"/>
          <w:sz w:val="24"/>
          <w:szCs w:val="24"/>
        </w:rPr>
        <w:t>–</w:t>
      </w:r>
      <w:r>
        <w:rPr>
          <w:rFonts w:ascii="Times New Roman"/>
          <w:sz w:val="24"/>
          <w:szCs w:val="24"/>
        </w:rPr>
        <w:t>145, California, 1992.</w:t>
      </w:r>
    </w:p>
    <w:p w14:paraId="401C9005"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[40] R. Gupta, M.J. Harrold, and M.L. Soffa. An approach to regression testing using slicing. In Proceedings of the Conference on Software Maintenance, pages 299</w:t>
      </w:r>
      <w:r>
        <w:rPr>
          <w:rFonts w:hAnsi="Times New Roman"/>
          <w:sz w:val="24"/>
          <w:szCs w:val="24"/>
        </w:rPr>
        <w:t>–</w:t>
      </w:r>
      <w:r>
        <w:rPr>
          <w:rFonts w:ascii="Times New Roman"/>
          <w:sz w:val="24"/>
          <w:szCs w:val="24"/>
        </w:rPr>
        <w:t>308, 1992.</w:t>
      </w:r>
    </w:p>
    <w:p w14:paraId="22CDE370"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[41] Binkley D. Using Semantic Differencing to Reduce the Cost of Regression Testing[C]// In Proceedings of the Conference on Software Maintenance1992:41--50.</w:t>
      </w:r>
    </w:p>
    <w:p w14:paraId="4F9B0E70"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[42] Horwitz S. Identifying the Semantic and Textual Differences Between Two Versions of a Program[J]. Proceedings of the Acm Sigplan Conference on Programming Language Design &amp; Implementation, 1990:234--245.</w:t>
      </w:r>
    </w:p>
    <w:p w14:paraId="0A85B4DC" w14:textId="77777777" w:rsidR="00B513FC" w:rsidRDefault="004F4D39">
      <w:pPr>
        <w:spacing w:afterLines="50" w:after="120" w:line="276" w:lineRule="auto"/>
        <w:ind w:left="480" w:hanging="480"/>
        <w:jc w:val="both"/>
        <w:rPr>
          <w:rFonts w:ascii="Times New Roman" w:eastAsia="Times New Roman" w:hAnsi="Times New Roman"/>
          <w:sz w:val="24"/>
          <w:szCs w:val="24"/>
        </w:rPr>
      </w:pPr>
      <w:r>
        <w:rPr>
          <w:rFonts w:ascii="Times New Roman"/>
          <w:sz w:val="24"/>
          <w:szCs w:val="24"/>
        </w:rPr>
        <w:t>[43] Gallagher K B, Lyle J R. Using Program Slicing in Software Maintenance[C]// IEEE Transactions on Software Engineering1991:751--761.</w:t>
      </w:r>
    </w:p>
    <w:p w14:paraId="46780B0D" w14:textId="77777777" w:rsidR="00B513FC" w:rsidRDefault="004F4D39">
      <w:pPr>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sz w:val="24"/>
          <w:szCs w:val="24"/>
        </w:rPr>
        <w:t xml:space="preserve">[44] </w:t>
      </w:r>
      <w:hyperlink r:id="rId186" w:history="1">
        <w:r>
          <w:rPr>
            <w:rStyle w:val="Hyperlink3"/>
            <w:rFonts w:ascii="Times New Roman"/>
          </w:rPr>
          <w:t>On Choosing</w:t>
        </w:r>
        <w:r>
          <w:rPr>
            <w:rStyle w:val="Hyperlink3"/>
            <w:rFonts w:ascii="Times New Roman"/>
          </w:rPr>
          <w:t> </w:t>
        </w:r>
        <w:r>
          <w:rPr>
            <w:rStyle w:val="Hyperlink3"/>
            <w:rFonts w:ascii="Times New Roman"/>
          </w:rPr>
          <w:t>Program</w:t>
        </w:r>
        <w:r>
          <w:rPr>
            <w:rStyle w:val="Hyperlink3"/>
            <w:rFonts w:ascii="Times New Roman"/>
          </w:rPr>
          <w:t> </w:t>
        </w:r>
        <w:r>
          <w:rPr>
            <w:rStyle w:val="Hyperlink3"/>
            <w:rFonts w:ascii="Times New Roman"/>
          </w:rPr>
          <w:t>Refactoring and Slicing</w:t>
        </w:r>
        <w:r>
          <w:rPr>
            <w:rStyle w:val="Hyperlink3"/>
            <w:rFonts w:ascii="Times New Roman"/>
          </w:rPr>
          <w:t> </w:t>
        </w:r>
        <w:r>
          <w:rPr>
            <w:rStyle w:val="Hyperlink3"/>
            <w:rFonts w:ascii="Times New Roman"/>
          </w:rPr>
          <w:t>Re-engineering Practice Towards Software Quality</w:t>
        </w:r>
      </w:hyperlink>
      <w:r>
        <w:rPr>
          <w:rFonts w:ascii="Times New Roman"/>
          <w:sz w:val="24"/>
          <w:szCs w:val="24"/>
        </w:rPr>
        <w:t>.</w:t>
      </w:r>
    </w:p>
    <w:p w14:paraId="064CD53B"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[45] Weiser M. Reconstructing Sequential Behavior from Parallel Behavior Projections.[J]. Information Processing Letters, 1983, 17:129-135.</w:t>
      </w:r>
    </w:p>
    <w:p w14:paraId="4C9CF44D"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[46] Cousot P, Cousot R. Abstract interpretation: a unified lattice model for static analysis of programs by construction or approximation of fixpoints[C]// Proceedings of the 4th ACM SIGACT-SIGPLAN symposium on Principles of programming languagesACM, 1977:238-252.</w:t>
      </w:r>
    </w:p>
    <w:p w14:paraId="3C550CD5"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[47] </w:t>
      </w:r>
      <w:hyperlink r:id="rId187" w:history="1">
        <w:r>
          <w:rPr>
            <w:rStyle w:val="Hyperlink4"/>
            <w:rFonts w:ascii="Times New Roman"/>
          </w:rPr>
          <w:t>http://esprima.org/index.html</w:t>
        </w:r>
      </w:hyperlink>
    </w:p>
    <w:p w14:paraId="25DA1F92"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lastRenderedPageBreak/>
        <w:t>[48] https://github.com/estree/estree/blob/master/spec.md</w:t>
      </w:r>
    </w:p>
    <w:p w14:paraId="3BF9F5DD"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rPr>
      </w:pPr>
      <w:r>
        <w:rPr>
          <w:rFonts w:ascii="Times New Roman"/>
          <w:color w:val="000000"/>
          <w:kern w:val="2"/>
          <w:sz w:val="24"/>
          <w:szCs w:val="24"/>
          <w:u w:color="000000"/>
        </w:rPr>
        <w:t>[49]</w:t>
      </w:r>
      <w:r>
        <w:rPr>
          <w:rFonts w:ascii="Times New Roman"/>
          <w:color w:val="000000"/>
          <w:kern w:val="2"/>
          <w:sz w:val="24"/>
          <w:szCs w:val="24"/>
        </w:rPr>
        <w:t xml:space="preserve"> </w:t>
      </w:r>
      <w:hyperlink r:id="rId188" w:anchor="self-interpreter" w:history="1">
        <w:r>
          <w:rPr>
            <w:rStyle w:val="Hyperlink5"/>
            <w:rFonts w:ascii="Times New Roman"/>
          </w:rPr>
          <w:t>https://en.wikipedia.org/wiki/Interpreter_(computing)#Self-interpreter</w:t>
        </w:r>
      </w:hyperlink>
    </w:p>
    <w:p w14:paraId="7F59E03F"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[50] </w:t>
      </w:r>
      <w:hyperlink r:id="rId189" w:history="1">
        <w:r>
          <w:rPr>
            <w:rStyle w:val="Hyperlink4"/>
            <w:rFonts w:ascii="Times New Roman"/>
          </w:rPr>
          <w:t>https://en.wikipedia.org/wiki/Syntax_(programming_languages)</w:t>
        </w:r>
      </w:hyperlink>
    </w:p>
    <w:p w14:paraId="35FCBD3C"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[51] Scott D. The lattice of flow diagrams[M]// Symposium on Semantics of Algorithmic LanguagesSpringer Berlin Heidelberg, 1971:311-366.</w:t>
      </w:r>
    </w:p>
    <w:p w14:paraId="3BF47373"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[52] Floyd R W. Assigning meanings to programs[J]. Studies in Cognitive Systems, 1993, 14:19-32.</w:t>
      </w:r>
    </w:p>
    <w:p w14:paraId="2BFDD5A6"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 xml:space="preserve">[53] </w:t>
      </w:r>
      <w:hyperlink r:id="rId190" w:history="1">
        <w:r>
          <w:rPr>
            <w:rStyle w:val="Hyperlink4"/>
            <w:rFonts w:ascii="Times New Roman"/>
          </w:rPr>
          <w:t>http://matt.might.net/articles/cesk-machines/</w:t>
        </w:r>
      </w:hyperlink>
    </w:p>
    <w:p w14:paraId="43FA1719"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[54] https://en.wikipedia.org/wiki/Meta-circular_evaluator</w:t>
      </w:r>
    </w:p>
    <w:p w14:paraId="6C54F318" w14:textId="77777777" w:rsidR="00B513FC" w:rsidRDefault="004F4D39">
      <w:pPr>
        <w:shd w:val="clear" w:color="auto" w:fill="FFFFFF"/>
        <w:spacing w:afterLines="50" w:after="120" w:line="276" w:lineRule="auto"/>
        <w:ind w:left="480" w:hanging="480"/>
        <w:jc w:val="both"/>
        <w:rPr>
          <w:rFonts w:ascii="Times New Roman" w:eastAsia="Times New Roman" w:hAnsi="Times New Roman"/>
          <w:color w:val="000000"/>
          <w:kern w:val="2"/>
          <w:sz w:val="24"/>
          <w:szCs w:val="24"/>
          <w:u w:color="000000"/>
        </w:rPr>
      </w:pPr>
      <w:r>
        <w:rPr>
          <w:rFonts w:ascii="Times New Roman"/>
          <w:color w:val="000000"/>
          <w:kern w:val="2"/>
          <w:sz w:val="24"/>
          <w:szCs w:val="24"/>
          <w:u w:color="000000"/>
        </w:rPr>
        <w:t>[55] Clements J, Felleisen M. A tail-recursive machine with stack inspection[J]. Acm Transactions on Programming Languages &amp; Systems, 2004, 26(6):1029-1052.</w:t>
      </w:r>
    </w:p>
    <w:p w14:paraId="11FED7D5" w14:textId="77777777" w:rsidR="00B513FC" w:rsidRDefault="004F4D39">
      <w:pPr>
        <w:shd w:val="clear" w:color="auto" w:fill="FFFFFF"/>
        <w:spacing w:afterLines="50" w:after="120" w:line="276" w:lineRule="auto"/>
        <w:ind w:left="480" w:hanging="480"/>
        <w:jc w:val="both"/>
        <w:rPr>
          <w:rFonts w:ascii="Times New Roman" w:eastAsia="Times New Roman" w:hAnsi="Times New Roman"/>
          <w:sz w:val="24"/>
          <w:szCs w:val="24"/>
        </w:rPr>
      </w:pPr>
      <w:r>
        <w:rPr>
          <w:rFonts w:ascii="Times New Roman"/>
          <w:color w:val="000000"/>
          <w:kern w:val="2"/>
          <w:sz w:val="24"/>
          <w:szCs w:val="24"/>
          <w:u w:color="000000"/>
        </w:rPr>
        <w:t>[56] Abelson H, Sussman G, Sussman J. Structure and interpretation of computer programs[M]// MIT Press , McGraw-Hill Companies, 1996:73 - 80.</w:t>
      </w:r>
    </w:p>
    <w:p w14:paraId="78AAC072" w14:textId="77777777" w:rsidR="00B513FC" w:rsidRDefault="00B513FC">
      <w:pPr>
        <w:widowControl w:val="0"/>
        <w:spacing w:afterLines="50" w:after="120" w:line="276" w:lineRule="auto"/>
        <w:rPr>
          <w:rFonts w:ascii="Times New Roman" w:eastAsia="Times New Roman" w:hAnsi="Times New Roman"/>
          <w:sz w:val="24"/>
          <w:szCs w:val="24"/>
        </w:rPr>
      </w:pPr>
    </w:p>
    <w:p w14:paraId="49A5CCD9" w14:textId="77777777" w:rsidR="00B513FC" w:rsidRDefault="00B513FC">
      <w:pPr>
        <w:widowControl w:val="0"/>
        <w:spacing w:afterLines="50" w:after="120" w:line="276" w:lineRule="auto"/>
        <w:jc w:val="right"/>
      </w:pPr>
    </w:p>
    <w:p w14:paraId="78B08F59" w14:textId="77777777" w:rsidR="00B513FC" w:rsidRDefault="00B513FC">
      <w:pPr>
        <w:spacing w:afterLines="50" w:after="120" w:line="276" w:lineRule="auto"/>
        <w:jc w:val="both"/>
        <w:rPr>
          <w:rFonts w:ascii="Times New Roman" w:hAnsi="Times New Roman"/>
          <w:sz w:val="36"/>
          <w:szCs w:val="36"/>
        </w:rPr>
      </w:pPr>
    </w:p>
    <w:p w14:paraId="28784677" w14:textId="77777777" w:rsidR="00B513FC" w:rsidRDefault="00B513FC">
      <w:pPr>
        <w:widowControl w:val="0"/>
        <w:spacing w:beforeLines="50" w:before="120" w:afterLines="50" w:after="120" w:line="276" w:lineRule="auto"/>
        <w:rPr>
          <w:rFonts w:ascii="Times New Roman" w:hAnsi="Times New Roman"/>
          <w:sz w:val="24"/>
          <w:szCs w:val="24"/>
        </w:rPr>
      </w:pPr>
    </w:p>
    <w:sectPr w:rsidR="00B513FC">
      <w:headerReference w:type="default" r:id="rId191"/>
      <w:footerReference w:type="default" r:id="rId192"/>
      <w:pgSz w:w="11900" w:h="16838"/>
      <w:pgMar w:top="2154" w:right="2341" w:bottom="2154" w:left="2341" w:header="720" w:footer="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d="1" w:author="Jens Nicolay" w:date="2015-08-21T13:42:00Z" w:initials="JN">
    <w:p w14:paraId="6812655D" w14:textId="655B30D1" w:rsidR="0057338F" w:rsidRDefault="0057338F">
      <w:pPr>
        <w:pStyle w:val="CommentText"/>
      </w:pPr>
      <w:r>
        <w:rPr>
          <w:rStyle w:val="CommentReference"/>
        </w:rPr>
        <w:annotationRef/>
      </w:r>
      <w:r>
        <w:t>The first sentences should be about what this thesis is about (combine problem statement and proposed solution/contribution in a couple of sentences)</w:t>
      </w:r>
    </w:p>
  </w:comment>
  <w:comment w:id="23" w:author="Jens Nicolay" w:date="2015-08-21T13:51:00Z" w:initials="JN">
    <w:p w14:paraId="42877E2C" w14:textId="09131CB2" w:rsidR="0057338F" w:rsidRDefault="0057338F">
      <w:pPr>
        <w:pStyle w:val="CommentText"/>
      </w:pPr>
      <w:r>
        <w:t>Transition is</w:t>
      </w:r>
      <w:r>
        <w:rPr>
          <w:rStyle w:val="CommentReference"/>
        </w:rPr>
        <w:annotationRef/>
      </w:r>
      <w:r>
        <w:t xml:space="preserve"> too abrupt</w:t>
      </w:r>
    </w:p>
  </w:comment>
  <w:comment w:id="26" w:author="Jens Nicolay" w:date="2015-08-21T13:52:00Z" w:initials="JN">
    <w:p w14:paraId="3D408758" w14:textId="643064A6" w:rsidR="0057338F" w:rsidRDefault="0057338F">
      <w:pPr>
        <w:pStyle w:val="CommentText"/>
      </w:pPr>
      <w:r>
        <w:rPr>
          <w:rStyle w:val="CommentReference"/>
        </w:rPr>
        <w:annotationRef/>
      </w:r>
      <w:r>
        <w:rPr>
          <w:rStyle w:val="CommentReference"/>
        </w:rPr>
        <w:t>Is this the</w:t>
      </w:r>
      <w:r>
        <w:t xml:space="preserve"> (a) correct definition of slicing?</w:t>
      </w:r>
    </w:p>
  </w:comment>
  <w:comment w:id="29" w:author="Jens Nicolay" w:date="2015-08-21T13:54:00Z" w:initials="JN">
    <w:p w14:paraId="0F48DA03" w14:textId="6256D0DE" w:rsidR="0057338F" w:rsidRDefault="0057338F">
      <w:pPr>
        <w:pStyle w:val="CommentText"/>
      </w:pPr>
      <w:r>
        <w:rPr>
          <w:rStyle w:val="CommentReference"/>
        </w:rPr>
        <w:annotationRef/>
      </w:r>
      <w:r>
        <w:t>Please put (non-breaking) spaces between text and references</w:t>
      </w:r>
    </w:p>
  </w:comment>
  <w:comment w:id="41" w:author="Jens Nicolay" w:date="2015-08-21T13:58:00Z" w:initials="JN">
    <w:p w14:paraId="5A616857" w14:textId="46120836" w:rsidR="009B0345" w:rsidRDefault="009B0345">
      <w:pPr>
        <w:pStyle w:val="CommentText"/>
      </w:pPr>
      <w:r>
        <w:rPr>
          <w:rStyle w:val="CommentReference"/>
        </w:rPr>
        <w:annotationRef/>
      </w:r>
      <w:r>
        <w:t>What does this mean?</w:t>
      </w:r>
    </w:p>
  </w:comment>
  <w:comment w:id="42" w:author="Jens Nicolay" w:date="2015-08-21T13:59:00Z" w:initials="JN">
    <w:p w14:paraId="5520C4EE" w14:textId="756774FE" w:rsidR="009B0345" w:rsidRDefault="009B0345">
      <w:pPr>
        <w:pStyle w:val="CommentText"/>
      </w:pPr>
      <w:r>
        <w:rPr>
          <w:rStyle w:val="CommentReference"/>
        </w:rPr>
        <w:annotationRef/>
      </w:r>
      <w:r>
        <w:t>?</w:t>
      </w:r>
    </w:p>
  </w:comment>
  <w:comment w:id="56" w:author="Jens Nicolay" w:date="2015-08-21T14:09:00Z" w:initials="JN">
    <w:p w14:paraId="1B35C951" w14:textId="2ECC653E" w:rsidR="00F32C11" w:rsidRDefault="00F32C11">
      <w:pPr>
        <w:pStyle w:val="CommentText"/>
      </w:pPr>
      <w:r>
        <w:rPr>
          <w:rStyle w:val="CommentReference"/>
        </w:rPr>
        <w:annotationRef/>
      </w:r>
      <w:r>
        <w:t>Are you sure you cited everything correctly?</w:t>
      </w:r>
    </w:p>
  </w:comment>
  <w:comment w:id="57" w:author="Jens Nicolay" w:date="2015-08-21T14:00:00Z" w:initials="JN">
    <w:p w14:paraId="1D00226C" w14:textId="476752A4" w:rsidR="009B0345" w:rsidRDefault="009B0345">
      <w:pPr>
        <w:pStyle w:val="CommentText"/>
      </w:pPr>
      <w:r>
        <w:rPr>
          <w:rStyle w:val="CommentReference"/>
        </w:rPr>
        <w:annotationRef/>
      </w:r>
      <w:r>
        <w:rPr>
          <w:rStyle w:val="CommentReference"/>
        </w:rPr>
        <w:t>You need to reference this (I guess you took this quote from D. Schmidt?)</w:t>
      </w:r>
    </w:p>
  </w:comment>
  <w:comment w:id="69" w:author="Jens Nicolay" w:date="2015-08-21T14:05:00Z" w:initials="JN">
    <w:p w14:paraId="5CAB6650" w14:textId="42924754" w:rsidR="009B0345" w:rsidRDefault="009B0345">
      <w:pPr>
        <w:pStyle w:val="CommentText"/>
      </w:pPr>
      <w:r>
        <w:rPr>
          <w:rStyle w:val="CommentReference"/>
        </w:rPr>
        <w:annotationRef/>
      </w:r>
      <w:r>
        <w:t>?</w:t>
      </w:r>
    </w:p>
  </w:comment>
  <w:comment w:id="94" w:author="Jens Nicolay" w:date="2015-08-21T14:11:00Z" w:initials="JN">
    <w:p w14:paraId="3FEA38FE" w14:textId="6DA9C2C8" w:rsidR="00F32C11" w:rsidRDefault="00F32C11">
      <w:pPr>
        <w:pStyle w:val="CommentText"/>
      </w:pPr>
      <w:r>
        <w:rPr>
          <w:rStyle w:val="CommentReference"/>
        </w:rPr>
        <w:annotationRef/>
      </w:r>
      <w:r>
        <w:t>Not sure what you mean here.</w:t>
      </w:r>
    </w:p>
  </w:comment>
  <w:comment w:id="147" w:author="Jens Nicolay" w:date="2015-08-21T14:18:00Z" w:initials="JN">
    <w:p w14:paraId="1CAC3AA2" w14:textId="34704DAA" w:rsidR="006C138C" w:rsidRDefault="006C138C">
      <w:pPr>
        <w:pStyle w:val="CommentText"/>
      </w:pPr>
      <w:r>
        <w:rPr>
          <w:rStyle w:val="CommentReference"/>
        </w:rPr>
        <w:annotationRef/>
      </w:r>
      <w:r>
        <w:t>Probably not true, or else needs some explaining.</w:t>
      </w:r>
    </w:p>
  </w:comment>
  <w:comment w:id="171" w:author="Jens Nicolay" w:date="2015-08-21T14:22:00Z" w:initials="JN">
    <w:p w14:paraId="4F1A7C87" w14:textId="00AB9B06" w:rsidR="006C138C" w:rsidRDefault="006C138C">
      <w:pPr>
        <w:pStyle w:val="CommentText"/>
      </w:pPr>
      <w:r>
        <w:rPr>
          <w:rStyle w:val="CommentReference"/>
        </w:rPr>
        <w:annotationRef/>
      </w:r>
      <w:r>
        <w:rPr>
          <w:rStyle w:val="CommentReference"/>
        </w:rPr>
        <w:t>Transition t</w:t>
      </w:r>
      <w:r>
        <w:t>oo abrupt</w:t>
      </w:r>
    </w:p>
  </w:comment>
  <w:comment w:id="220" w:author="Jens Nicolay" w:date="2015-08-21T15:26:00Z" w:initials="JN">
    <w:p w14:paraId="61A52E41" w14:textId="3E30181F" w:rsidR="002C6FB9" w:rsidRDefault="002C6FB9">
      <w:pPr>
        <w:pStyle w:val="CommentText"/>
      </w:pPr>
      <w:r>
        <w:rPr>
          <w:rStyle w:val="CommentReference"/>
        </w:rPr>
        <w:annotationRef/>
      </w:r>
      <w:r>
        <w:t>Not a correct sentence.</w:t>
      </w:r>
    </w:p>
  </w:comment>
  <w:comment w:id="226" w:author="Jens Nicolay" w:date="2015-08-21T15:27:00Z" w:initials="JN">
    <w:p w14:paraId="775D218F" w14:textId="28E94593" w:rsidR="00E4760C" w:rsidRDefault="00E4760C">
      <w:pPr>
        <w:pStyle w:val="CommentText"/>
      </w:pPr>
      <w:r>
        <w:rPr>
          <w:rStyle w:val="CommentReference"/>
        </w:rPr>
        <w:annotationRef/>
      </w:r>
      <w:r>
        <w:t>Which?</w:t>
      </w:r>
    </w:p>
  </w:comment>
  <w:comment w:id="256" w:author="Jens Nicolay" w:date="2015-08-21T15:30:00Z" w:initials="JN">
    <w:p w14:paraId="2A40603F" w14:textId="145E369C" w:rsidR="00E4760C" w:rsidRDefault="00E4760C">
      <w:pPr>
        <w:pStyle w:val="CommentText"/>
      </w:pPr>
      <w:r>
        <w:rPr>
          <w:rStyle w:val="CommentReference"/>
        </w:rPr>
        <w:annotationRef/>
      </w:r>
      <w:r>
        <w:t>?</w:t>
      </w:r>
    </w:p>
  </w:comment>
  <w:comment w:id="272" w:author="Jens Nicolay" w:date="2015-08-21T15:32:00Z" w:initials="JN">
    <w:p w14:paraId="0E72AF65" w14:textId="2F366CCC" w:rsidR="00E4760C" w:rsidRDefault="00E4760C">
      <w:pPr>
        <w:pStyle w:val="CommentText"/>
      </w:pPr>
      <w:r>
        <w:rPr>
          <w:rStyle w:val="CommentReference"/>
        </w:rPr>
        <w:annotationRef/>
      </w:r>
      <w:r>
        <w:t>You have to attribute these figures (again taken from a presentation by D. Schmidt, I presume)</w:t>
      </w:r>
    </w:p>
  </w:comment>
  <w:comment w:id="339" w:author="Jens Nicolay" w:date="2015-08-21T15:47:00Z" w:initials="JN">
    <w:p w14:paraId="517B9A61" w14:textId="77777777" w:rsidR="00A03AD7" w:rsidRDefault="00A03AD7">
      <w:pPr>
        <w:pStyle w:val="CommentText"/>
      </w:pPr>
      <w:r>
        <w:rPr>
          <w:rStyle w:val="CommentReference"/>
        </w:rPr>
        <w:annotationRef/>
      </w:r>
      <w:r>
        <w:t>?</w:t>
      </w:r>
    </w:p>
    <w:p w14:paraId="0EBA4A61" w14:textId="0DDE603F" w:rsidR="00A03AD7" w:rsidRDefault="00A03AD7">
      <w:pPr>
        <w:pStyle w:val="CommentText"/>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6812655D" w15:done="0"/>
  <w15:commentEx w15:paraId="42877E2C" w15:done="0"/>
  <w15:commentEx w15:paraId="3D408758" w15:done="0"/>
  <w15:commentEx w15:paraId="0F48DA03" w15:done="0"/>
  <w15:commentEx w15:paraId="5A616857" w15:done="0"/>
  <w15:commentEx w15:paraId="5520C4EE" w15:done="0"/>
  <w15:commentEx w15:paraId="1B35C951" w15:done="0"/>
  <w15:commentEx w15:paraId="1D00226C" w15:done="0"/>
  <w15:commentEx w15:paraId="5CAB6650" w15:done="0"/>
  <w15:commentEx w15:paraId="3FEA38FE" w15:done="0"/>
  <w15:commentEx w15:paraId="1CAC3AA2" w15:done="0"/>
  <w15:commentEx w15:paraId="4F1A7C87" w15:done="0"/>
  <w15:commentEx w15:paraId="61A52E41" w15:done="0"/>
  <w15:commentEx w15:paraId="775D218F" w15:done="0"/>
  <w15:commentEx w15:paraId="2A40603F" w15:done="0"/>
  <w15:commentEx w15:paraId="0E72AF65" w15:done="0"/>
  <w15:commentEx w15:paraId="0EBA4A6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CC84330" w14:textId="77777777" w:rsidR="00C76684" w:rsidRDefault="00C76684">
      <w:pPr>
        <w:spacing w:line="240" w:lineRule="auto"/>
      </w:pPr>
      <w:r>
        <w:separator/>
      </w:r>
    </w:p>
  </w:endnote>
  <w:endnote w:type="continuationSeparator" w:id="0">
    <w:p w14:paraId="45206FBD" w14:textId="77777777" w:rsidR="00C76684" w:rsidRDefault="00C766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Futura Medium">
    <w:altName w:val="Courier New"/>
    <w:panose1 w:val="020B0602020204020303"/>
    <w:charset w:val="00"/>
    <w:family w:val="auto"/>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ヒラギノ角ゴ Pro W3">
    <w:charset w:val="80"/>
    <w:family w:val="auto"/>
    <w:pitch w:val="variable"/>
    <w:sig w:usb0="E00002FF" w:usb1="7AC7FFFF" w:usb2="00000012" w:usb3="00000000" w:csb0="0002000D" w:csb1="00000000"/>
  </w:font>
  <w:font w:name="Calibri">
    <w:panose1 w:val="020F0502020204030204"/>
    <w:charset w:val="00"/>
    <w:family w:val="auto"/>
    <w:pitch w:val="variable"/>
    <w:sig w:usb0="E00002FF" w:usb1="4000ACFF" w:usb2="00000001" w:usb3="00000000" w:csb0="0000019F" w:csb1="00000000"/>
  </w:font>
  <w:font w:name="Traditional Arabic">
    <w:altName w:val="Times New Roman"/>
    <w:charset w:val="00"/>
    <w:family w:val="auto"/>
    <w:pitch w:val="default"/>
    <w:sig w:usb0="00006003" w:usb1="80000000" w:usb2="00000008" w:usb3="00000000" w:csb0="00000041" w:csb1="20080000"/>
  </w:font>
  <w:font w:name="CMR10">
    <w:altName w:val="Segoe Print"/>
    <w:charset w:val="00"/>
    <w:family w:val="auto"/>
    <w:pitch w:val="default"/>
    <w:sig w:usb0="00000000" w:usb1="00000000" w:usb2="00000000" w:usb3="00000000" w:csb0="00000001" w:csb1="00000000"/>
  </w:font>
  <w:font w:name="CMR17">
    <w:altName w:val="Segoe Print"/>
    <w:charset w:val="00"/>
    <w:family w:val="auto"/>
    <w:pitch w:val="default"/>
    <w:sig w:usb0="00000000"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Elephant">
    <w:altName w:val="Cambria"/>
    <w:charset w:val="00"/>
    <w:family w:val="auto"/>
    <w:pitch w:val="default"/>
    <w:sig w:usb0="00000003" w:usb1="00000000" w:usb2="00000000" w:usb3="00000000" w:csb0="20000001" w:csb1="00000000"/>
  </w:font>
  <w:font w:name="Copperplate Gothic Light">
    <w:panose1 w:val="020E0507020206020404"/>
    <w:charset w:val="00"/>
    <w:family w:val="auto"/>
    <w:pitch w:val="variable"/>
    <w:sig w:usb0="00000003" w:usb1="00000000" w:usb2="00000000" w:usb3="00000000" w:csb0="00000001" w:csb1="00000000"/>
  </w:font>
  <w:font w:name="French Script MT">
    <w:altName w:val="Cambria"/>
    <w:charset w:val="00"/>
    <w:family w:val="auto"/>
    <w:pitch w:val="default"/>
    <w:sig w:usb0="00000003" w:usb1="00000000" w:usb2="00000000" w:usb3="00000000" w:csb0="20000001" w:csb1="00000000"/>
  </w:font>
  <w:font w:name="Monotype Corsiva">
    <w:panose1 w:val="03010101010201010101"/>
    <w:charset w:val="00"/>
    <w:family w:val="auto"/>
    <w:pitch w:val="variable"/>
    <w:sig w:usb0="00000003" w:usb1="00000000" w:usb2="00000000" w:usb3="00000000" w:csb0="00000001" w:csb1="00000000"/>
  </w:font>
  <w:font w:name="华文中宋">
    <w:charset w:val="86"/>
    <w:family w:val="auto"/>
    <w:pitch w:val="variable"/>
    <w:sig w:usb0="00000287" w:usb1="080F0000" w:usb2="00000010" w:usb3="00000000" w:csb0="0004009F" w:csb1="00000000"/>
  </w:font>
  <w:font w:name="Consolas">
    <w:panose1 w:val="020B0609020204030204"/>
    <w:charset w:val="00"/>
    <w:family w:val="auto"/>
    <w:pitch w:val="variable"/>
    <w:sig w:usb0="E10002FF" w:usb1="4000FCFF" w:usb2="00000009" w:usb3="00000000" w:csb0="0000019F" w:csb1="00000000"/>
  </w:font>
  <w:font w:name="ＭＳ Ｐ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0909401" w14:textId="77777777" w:rsidR="0057338F" w:rsidRDefault="0057338F">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A713F96" w14:textId="77777777" w:rsidR="0057338F" w:rsidRDefault="0057338F">
    <w:pPr>
      <w:pStyle w:val="1"/>
      <w:rPr>
        <w:rFonts w:ascii="Arial Unicode MS" w:eastAsia="Arial Unicode MS" w:hAnsi="Arial Unicode MS" w:cs="Arial Unicode MS"/>
        <w:sz w:val="28"/>
        <w:szCs w:val="28"/>
      </w:rPr>
    </w:pPr>
    <w:r>
      <w:rPr>
        <w:sz w:val="28"/>
      </w:rPr>
      <w:pict w14:anchorId="5F725510">
        <v:shapetype id="_x0000_t202" coordsize="21600,21600" o:spt="202" path="m0,0l0,21600,21600,21600,21600,0xe">
          <v:stroke joinstyle="miter"/>
          <v:path gradientshapeok="t" o:connecttype="rect"/>
        </v:shapetype>
        <v:shape id="_x0000_s2086" type="#_x0000_t202" style="position:absolute;margin-left:0;margin-top:-62.55pt;width:12.45pt;height:75.65pt;z-index:251703296;mso-position-horizontal:center;mso-position-horizontal-relative:margin" o:preferrelative="t" filled="f" stroked="f">
          <v:textbox inset="0,0,0,0">
            <w:txbxContent>
              <w:p w14:paraId="4B826731" w14:textId="77777777" w:rsidR="0057338F" w:rsidRDefault="0057338F">
                <w:pPr>
                  <w:snapToGrid w:val="0"/>
                  <w:jc w:val="center"/>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2</w:t>
                </w:r>
                <w:r>
                  <w:rPr>
                    <w:rFonts w:ascii="Traditional Arabic" w:hAnsi="Traditional Arabic" w:cs="Traditional Arabic"/>
                    <w:sz w:val="24"/>
                    <w:szCs w:val="22"/>
                  </w:rPr>
                  <w:fldChar w:fldCharType="end"/>
                </w:r>
              </w:p>
            </w:txbxContent>
          </v:textbox>
          <w10:wrap anchorx="margin"/>
        </v:shape>
      </w:pict>
    </w:r>
    <w:r>
      <w:rPr>
        <w:sz w:val="28"/>
      </w:rPr>
      <w:pict w14:anchorId="40362081">
        <v:shape id="_x0000_s2085" type="#_x0000_t202" style="position:absolute;margin-left:0;margin-top:-61.2pt;width:2in;height:2in;z-index:251702272;mso-wrap-style:none;mso-position-horizontal:center;mso-position-horizontal-relative:margin" o:preferrelative="t" filled="f" stroked="f">
          <v:textbox style="mso-fit-shape-to-text:t" inset="0,0,0,0">
            <w:txbxContent>
              <w:p w14:paraId="5B1A9B22" w14:textId="77777777" w:rsidR="0057338F" w:rsidRDefault="0057338F">
                <w:pPr>
                  <w:snapToGrid w:val="0"/>
                  <w:rPr>
                    <w:sz w:val="18"/>
                  </w:rPr>
                </w:pPr>
              </w:p>
            </w:txbxContent>
          </v:textbox>
          <w10:wrap anchorx="margin"/>
        </v:shape>
      </w:pict>
    </w:r>
  </w:p>
  <w:p w14:paraId="05A120C8" w14:textId="77777777" w:rsidR="0057338F" w:rsidRDefault="0057338F">
    <w:pPr>
      <w:pStyle w:val="1"/>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17117CF" w14:textId="77777777" w:rsidR="0057338F" w:rsidRDefault="0057338F">
    <w:pPr>
      <w:pStyle w:val="Footer"/>
      <w:rPr>
        <w:rFonts w:ascii="Traditional Arabic" w:eastAsia="Traditional Arabic" w:hAnsi="Traditional Arabic" w:cs="Traditional Arabic"/>
        <w:i/>
        <w:iCs/>
        <w:sz w:val="28"/>
        <w:szCs w:val="28"/>
      </w:rPr>
    </w:pPr>
    <w:r>
      <w:rPr>
        <w:sz w:val="28"/>
      </w:rPr>
      <w:pict w14:anchorId="05719790">
        <v:shapetype id="_x0000_t202" coordsize="21600,21600" o:spt="202" path="m0,0l0,21600,21600,21600,21600,0xe">
          <v:stroke joinstyle="miter"/>
          <v:path gradientshapeok="t" o:connecttype="rect"/>
        </v:shapetype>
        <v:shape id="_x6587__x672c__x6846__x0020_326" o:spid="_x0000_s2080" type="#_x0000_t202" style="position:absolute;margin-left:0;margin-top:0;width:6.05pt;height:13pt;z-index:251681792;mso-wrap-style:none;mso-position-horizontal:center;mso-position-horizontal-relative:margin" o:preferrelative="t" filled="f" stroked="f">
          <v:textbox style="mso-fit-shape-to-text:t" inset="0,0,0,0">
            <w:txbxContent>
              <w:p w14:paraId="07E9F49F" w14:textId="77777777" w:rsidR="0057338F" w:rsidRDefault="0057338F">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9B0345">
                  <w:rPr>
                    <w:rFonts w:ascii="Traditional Arabic" w:hAnsi="Traditional Arabic" w:cs="Traditional Arabic"/>
                    <w:noProof/>
                    <w:sz w:val="24"/>
                    <w:szCs w:val="22"/>
                  </w:rPr>
                  <w:t>5</w:t>
                </w:r>
                <w:r>
                  <w:rPr>
                    <w:rFonts w:ascii="Traditional Arabic" w:hAnsi="Traditional Arabic" w:cs="Traditional Arabic"/>
                    <w:sz w:val="24"/>
                    <w:szCs w:val="22"/>
                  </w:rPr>
                  <w:fldChar w:fldCharType="end"/>
                </w:r>
              </w:p>
            </w:txbxContent>
          </v:textbox>
          <w10:wrap anchorx="margin"/>
        </v:shape>
      </w:pict>
    </w:r>
  </w:p>
  <w:p w14:paraId="4AAB45F4" w14:textId="77777777" w:rsidR="0057338F" w:rsidRDefault="0057338F">
    <w:pPr>
      <w:pStyle w:val="Footer"/>
      <w:rPr>
        <w:rFonts w:ascii="Traditional Arabic" w:eastAsia="Traditional Arabic" w:hAnsi="Traditional Arabic" w:cs="Traditional Arabic"/>
        <w:i/>
        <w:iCs/>
        <w:sz w:val="28"/>
        <w:szCs w:val="28"/>
      </w:rPr>
    </w:pPr>
  </w:p>
  <w:p w14:paraId="27A76EBE" w14:textId="77777777" w:rsidR="0057338F" w:rsidRDefault="0057338F">
    <w:pPr>
      <w:pStyle w:val="Footer"/>
      <w:rPr>
        <w:rFonts w:ascii="Traditional Arabic" w:eastAsia="Traditional Arabic" w:hAnsi="Traditional Arabic" w:cs="Traditional Arabic"/>
        <w:i/>
        <w:iCs/>
        <w:sz w:val="28"/>
        <w:szCs w:val="28"/>
      </w:rPr>
    </w:pPr>
  </w:p>
  <w:p w14:paraId="5D504557" w14:textId="77777777" w:rsidR="0057338F" w:rsidRDefault="0057338F">
    <w:pPr>
      <w:pStyle w:val="Footer"/>
      <w:rPr>
        <w:rFonts w:ascii="Traditional Arabic" w:eastAsia="Traditional Arabic" w:hAnsi="Traditional Arabic" w:cs="Traditional Arabic"/>
        <w:i/>
        <w:iCs/>
        <w:sz w:val="28"/>
        <w:szCs w:val="28"/>
      </w:rPr>
    </w:pPr>
  </w:p>
  <w:p w14:paraId="6B80FE08" w14:textId="77777777" w:rsidR="0057338F" w:rsidRDefault="0057338F">
    <w:pPr>
      <w:pStyle w:val="Footer"/>
      <w:rPr>
        <w:rFonts w:ascii="Traditional Arabic" w:eastAsia="Traditional Arabic" w:hAnsi="Traditional Arabic" w:cs="Traditional Arabic"/>
        <w:i/>
        <w:iCs/>
        <w:sz w:val="28"/>
        <w:szCs w:val="28"/>
      </w:rPr>
    </w:pPr>
  </w:p>
  <w:p w14:paraId="4E9E7A88" w14:textId="77777777" w:rsidR="0057338F" w:rsidRDefault="0057338F">
    <w:pPr>
      <w:pStyle w:val="Footer"/>
      <w:rPr>
        <w:rFonts w:ascii="Traditional Arabic" w:eastAsia="Traditional Arabic" w:hAnsi="Traditional Arabic" w:cs="Traditional Arabic"/>
        <w:i/>
        <w:iCs/>
        <w:sz w:val="28"/>
        <w:szCs w:val="28"/>
      </w:rPr>
    </w:pPr>
    <w:r>
      <w:rPr>
        <w:sz w:val="28"/>
      </w:rPr>
      <w:pict w14:anchorId="71D02256">
        <v:shape id="_x6587__x672c__x6846__x0020_603" o:spid="_x0000_s2079" type="#_x0000_t202" style="position:absolute;margin-left:0;margin-top:-48.6pt;width:10.8pt;height:38.6pt;z-index:251668480;mso-position-horizontal:center;mso-position-horizontal-relative:margin" o:preferrelative="t" filled="f" stroked="f">
          <v:textbox inset="0,0,0,0">
            <w:txbxContent>
              <w:p w14:paraId="5CE68F9A" w14:textId="77777777" w:rsidR="0057338F" w:rsidRDefault="0057338F">
                <w:pPr>
                  <w:snapToGrid w:val="0"/>
                  <w:rPr>
                    <w:rFonts w:ascii="Traditional Arabic" w:hAnsi="Traditional Arabic" w:cs="Traditional Arabic"/>
                    <w:sz w:val="24"/>
                    <w:szCs w:val="22"/>
                  </w:rPr>
                </w:pPr>
              </w:p>
            </w:txbxContent>
          </v:textbox>
          <w10:wrap anchorx="margin"/>
        </v:shape>
      </w:pict>
    </w:r>
  </w:p>
  <w:p w14:paraId="30CF968A" w14:textId="77777777" w:rsidR="0057338F" w:rsidRDefault="0057338F">
    <w:pPr>
      <w:pStyle w:val="Footer"/>
      <w:rPr>
        <w:rFonts w:ascii="Traditional Arabic" w:eastAsia="Traditional Arabic" w:hAnsi="Traditional Arabic" w:cs="Traditional Arabic"/>
        <w:i/>
        <w:iCs/>
        <w:sz w:val="28"/>
        <w:szCs w:val="28"/>
      </w:rPr>
    </w:pPr>
  </w:p>
  <w:p w14:paraId="26CEEB86" w14:textId="77777777" w:rsidR="0057338F" w:rsidRDefault="0057338F">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5BFBF77" w14:textId="77777777" w:rsidR="0057338F" w:rsidRDefault="0057338F">
    <w:pPr>
      <w:pStyle w:val="Footer"/>
      <w:rPr>
        <w:rFonts w:ascii="Traditional Arabic" w:eastAsia="Traditional Arabic" w:hAnsi="Traditional Arabic" w:cs="Traditional Arabic"/>
        <w:i/>
        <w:iCs/>
        <w:sz w:val="28"/>
        <w:szCs w:val="28"/>
      </w:rPr>
    </w:pPr>
    <w:r>
      <w:rPr>
        <w:sz w:val="28"/>
      </w:rPr>
      <w:pict w14:anchorId="4FBAEF66">
        <v:shapetype id="_x0000_t202" coordsize="21600,21600" o:spt="202" path="m0,0l0,21600,21600,21600,21600,0xe">
          <v:stroke joinstyle="miter"/>
          <v:path gradientshapeok="t" o:connecttype="rect"/>
        </v:shapetype>
        <v:shape id="Quad_x0020_Arrow_x0020_24" o:spid="_x0000_s2075" type="#_x0000_t202" style="position:absolute;margin-left:0;margin-top:-48.6pt;width:10.8pt;height:38.6pt;z-index:251680768;mso-position-horizontal:center;mso-position-horizontal-relative:margin" o:preferrelative="t" filled="f" stroked="f">
          <v:textbox inset="0,0,0,0">
            <w:txbxContent>
              <w:p w14:paraId="2476530E" w14:textId="77777777" w:rsidR="0057338F" w:rsidRDefault="0057338F">
                <w:pPr>
                  <w:snapToGrid w:val="0"/>
                  <w:rPr>
                    <w:rFonts w:ascii="Traditional Arabic" w:hAnsi="Traditional Arabic" w:cs="Traditional Arabic"/>
                    <w:sz w:val="24"/>
                    <w:szCs w:val="22"/>
                  </w:rPr>
                </w:pPr>
              </w:p>
            </w:txbxContent>
          </v:textbox>
          <w10:wrap anchorx="margin"/>
        </v:shape>
      </w:pict>
    </w:r>
  </w:p>
  <w:p w14:paraId="4821034F" w14:textId="77777777" w:rsidR="0057338F" w:rsidRDefault="0057338F">
    <w:pPr>
      <w:pStyle w:val="Footer"/>
      <w:rPr>
        <w:rFonts w:ascii="Traditional Arabic" w:eastAsia="Traditional Arabic" w:hAnsi="Traditional Arabic" w:cs="Traditional Arabic"/>
        <w:i/>
        <w:iCs/>
        <w:sz w:val="28"/>
        <w:szCs w:val="28"/>
      </w:rPr>
    </w:pPr>
  </w:p>
  <w:p w14:paraId="3588C7B0" w14:textId="77777777" w:rsidR="0057338F" w:rsidRDefault="0057338F">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7207DCF" w14:textId="77777777" w:rsidR="0057338F" w:rsidRDefault="0057338F">
    <w:pPr>
      <w:pStyle w:val="Footer"/>
      <w:rPr>
        <w:rFonts w:ascii="Traditional Arabic" w:eastAsia="Traditional Arabic" w:hAnsi="Traditional Arabic" w:cs="Traditional Arabic"/>
        <w:i/>
        <w:iCs/>
        <w:sz w:val="28"/>
        <w:szCs w:val="28"/>
      </w:rPr>
    </w:pPr>
    <w:r>
      <w:rPr>
        <w:sz w:val="28"/>
      </w:rPr>
      <w:pict w14:anchorId="0E6E7676">
        <v:shapetype id="_x0000_t202" coordsize="21600,21600" o:spt="202" path="m0,0l0,21600,21600,21600,21600,0xe">
          <v:stroke joinstyle="miter"/>
          <v:path gradientshapeok="t" o:connecttype="rect"/>
        </v:shapetype>
        <v:shape id="_x6587__x672c__x6846__x0020_328" o:spid="_x0000_s2070" type="#_x0000_t202" style="position:absolute;margin-left:0;margin-top:-65.2pt;width:11.4pt;height:78.25pt;z-index:251679744;mso-position-horizontal:center;mso-position-horizontal-relative:margin" o:preferrelative="t" filled="f" stroked="f">
          <v:textbox inset="0,0,0,0">
            <w:txbxContent>
              <w:p w14:paraId="497D52D3" w14:textId="77777777" w:rsidR="0057338F" w:rsidRDefault="0057338F">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F32C11">
                  <w:rPr>
                    <w:rFonts w:ascii="Traditional Arabic" w:hAnsi="Traditional Arabic" w:cs="Traditional Arabic"/>
                    <w:noProof/>
                    <w:sz w:val="24"/>
                    <w:szCs w:val="22"/>
                  </w:rPr>
                  <w:t>23</w:t>
                </w:r>
                <w:r>
                  <w:rPr>
                    <w:rFonts w:ascii="Traditional Arabic" w:hAnsi="Traditional Arabic" w:cs="Traditional Arabic"/>
                    <w:sz w:val="24"/>
                    <w:szCs w:val="22"/>
                  </w:rPr>
                  <w:fldChar w:fldCharType="end"/>
                </w:r>
              </w:p>
            </w:txbxContent>
          </v:textbox>
          <w10:wrap anchorx="margin"/>
        </v:shape>
      </w:pict>
    </w:r>
    <w:r>
      <w:rPr>
        <w:sz w:val="28"/>
      </w:rPr>
      <w:pict w14:anchorId="3EC337A7">
        <v:shape id="Quad_x0020_Arrow_x0020_18" o:spid="_x0000_s2069" type="#_x0000_t202" style="position:absolute;margin-left:0;margin-top:-48.6pt;width:10.8pt;height:38.6pt;z-index:251678720;mso-position-horizontal:center;mso-position-horizontal-relative:margin" o:preferrelative="t" filled="f" stroked="f">
          <v:textbox inset="0,0,0,0">
            <w:txbxContent>
              <w:p w14:paraId="7B45EA99" w14:textId="77777777" w:rsidR="0057338F" w:rsidRDefault="0057338F">
                <w:pPr>
                  <w:snapToGrid w:val="0"/>
                  <w:rPr>
                    <w:rFonts w:ascii="Traditional Arabic" w:hAnsi="Traditional Arabic" w:cs="Traditional Arabic"/>
                    <w:sz w:val="24"/>
                    <w:szCs w:val="22"/>
                  </w:rPr>
                </w:pPr>
              </w:p>
            </w:txbxContent>
          </v:textbox>
          <w10:wrap anchorx="margin"/>
        </v:shape>
      </w:pict>
    </w:r>
  </w:p>
  <w:p w14:paraId="44874C02" w14:textId="77777777" w:rsidR="0057338F" w:rsidRDefault="0057338F">
    <w:pPr>
      <w:pStyle w:val="Footer"/>
      <w:rPr>
        <w:rFonts w:ascii="Traditional Arabic" w:eastAsia="Traditional Arabic" w:hAnsi="Traditional Arabic" w:cs="Traditional Arabic"/>
        <w:i/>
        <w:iCs/>
        <w:sz w:val="28"/>
        <w:szCs w:val="28"/>
      </w:rPr>
    </w:pPr>
  </w:p>
  <w:p w14:paraId="157BD274" w14:textId="77777777" w:rsidR="0057338F" w:rsidRDefault="0057338F">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D61C6C2" w14:textId="77777777" w:rsidR="0057338F" w:rsidRDefault="0057338F">
    <w:pPr>
      <w:pStyle w:val="Footer"/>
      <w:rPr>
        <w:rFonts w:ascii="Traditional Arabic" w:eastAsia="Traditional Arabic" w:hAnsi="Traditional Arabic" w:cs="Traditional Arabic"/>
        <w:i/>
        <w:iCs/>
        <w:sz w:val="28"/>
        <w:szCs w:val="28"/>
      </w:rPr>
    </w:pPr>
    <w:r>
      <w:rPr>
        <w:sz w:val="28"/>
      </w:rPr>
      <w:pict w14:anchorId="397CBEEC">
        <v:shapetype id="_x0000_t202" coordsize="21600,21600" o:spt="202" path="m0,0l0,21600,21600,21600,21600,0xe">
          <v:stroke joinstyle="miter"/>
          <v:path gradientshapeok="t" o:connecttype="rect"/>
        </v:shapetype>
        <v:shape id="Quad_x0020_Arrow_x0020_12" o:spid="_x0000_s2063" type="#_x0000_t202" style="position:absolute;margin-left:0;margin-top:-48.6pt;width:10.8pt;height:38.6pt;z-index:251692032;mso-position-horizontal:center;mso-position-horizontal-relative:margin" o:preferrelative="t" filled="f" stroked="f">
          <v:textbox inset="0,0,0,0">
            <w:txbxContent>
              <w:p w14:paraId="002E327F" w14:textId="77777777" w:rsidR="0057338F" w:rsidRDefault="0057338F">
                <w:pPr>
                  <w:snapToGrid w:val="0"/>
                  <w:rPr>
                    <w:rFonts w:ascii="Traditional Arabic" w:hAnsi="Traditional Arabic" w:cs="Traditional Arabic"/>
                    <w:sz w:val="24"/>
                    <w:szCs w:val="22"/>
                  </w:rPr>
                </w:pPr>
              </w:p>
            </w:txbxContent>
          </v:textbox>
          <w10:wrap anchorx="margin"/>
        </v:shape>
      </w:pict>
    </w:r>
  </w:p>
  <w:p w14:paraId="6B12C256" w14:textId="77777777" w:rsidR="0057338F" w:rsidRDefault="0057338F">
    <w:pPr>
      <w:pStyle w:val="Footer"/>
      <w:rPr>
        <w:rFonts w:ascii="Traditional Arabic" w:eastAsia="Traditional Arabic" w:hAnsi="Traditional Arabic" w:cs="Traditional Arabic"/>
        <w:i/>
        <w:iCs/>
        <w:sz w:val="28"/>
        <w:szCs w:val="28"/>
      </w:rPr>
    </w:pPr>
  </w:p>
  <w:p w14:paraId="49B6507B" w14:textId="77777777" w:rsidR="0057338F" w:rsidRDefault="0057338F">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35A4DC2" w14:textId="77777777" w:rsidR="0057338F" w:rsidRDefault="0057338F">
    <w:pPr>
      <w:pStyle w:val="Header"/>
    </w:pPr>
  </w:p>
  <w:p w14:paraId="5A65C326" w14:textId="77777777" w:rsidR="0057338F" w:rsidRDefault="0057338F">
    <w:pPr>
      <w:pStyle w:val="Header"/>
    </w:pPr>
  </w:p>
  <w:p w14:paraId="0CFC6113" w14:textId="77777777" w:rsidR="0057338F" w:rsidRDefault="0057338F">
    <w:pPr>
      <w:pStyle w:val="Head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32621B9" w14:textId="77777777" w:rsidR="0057338F" w:rsidRDefault="0057338F">
    <w:pPr>
      <w:pStyle w:val="Header"/>
    </w:pPr>
    <w:r>
      <w:pict w14:anchorId="21A05B39">
        <v:shapetype id="_x0000_t202" coordsize="21600,21600" o:spt="202" path="m0,0l0,21600,21600,21600,21600,0xe">
          <v:stroke joinstyle="miter"/>
          <v:path gradientshapeok="t" o:connecttype="rect"/>
        </v:shapetype>
        <v:shape id="_x6587__x672c__x6846__x0020_343" o:spid="_x0000_s2061" type="#_x0000_t202" style="position:absolute;margin-left:0;margin-top:-66.8pt;width:11.4pt;height:79.85pt;z-index:251693056;mso-position-horizontal:center;mso-position-horizontal-relative:margin" o:preferrelative="t" filled="f" stroked="f">
          <v:textbox inset="0,0,0,0">
            <w:txbxContent>
              <w:p w14:paraId="734937C8" w14:textId="77777777" w:rsidR="0057338F" w:rsidRDefault="0057338F">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360F9C">
                  <w:rPr>
                    <w:rFonts w:ascii="Traditional Arabic" w:hAnsi="Traditional Arabic" w:cs="Traditional Arabic"/>
                    <w:noProof/>
                    <w:sz w:val="24"/>
                    <w:szCs w:val="22"/>
                  </w:rPr>
                  <w:t>39</w:t>
                </w:r>
                <w:r>
                  <w:rPr>
                    <w:rFonts w:ascii="Traditional Arabic" w:hAnsi="Traditional Arabic" w:cs="Traditional Arabic"/>
                    <w:sz w:val="24"/>
                    <w:szCs w:val="22"/>
                  </w:rPr>
                  <w:fldChar w:fldCharType="end"/>
                </w:r>
              </w:p>
            </w:txbxContent>
          </v:textbox>
          <w10:wrap anchorx="margin"/>
        </v:shape>
      </w:pict>
    </w:r>
  </w:p>
  <w:p w14:paraId="08E87C92" w14:textId="77777777" w:rsidR="0057338F" w:rsidRDefault="0057338F">
    <w:pPr>
      <w:pStyle w:val="Header"/>
    </w:pPr>
  </w:p>
  <w:p w14:paraId="59FF8FA8" w14:textId="77777777" w:rsidR="0057338F" w:rsidRDefault="0057338F">
    <w:pPr>
      <w:pStyle w:val="Head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BAA188A" w14:textId="77777777" w:rsidR="0057338F" w:rsidRDefault="0057338F">
    <w:pPr>
      <w:pStyle w:val="Header"/>
    </w:pPr>
  </w:p>
  <w:p w14:paraId="177C1EEE" w14:textId="77777777" w:rsidR="0057338F" w:rsidRDefault="0057338F">
    <w:pPr>
      <w:pStyle w:val="Head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E5E60BF" w14:textId="77777777" w:rsidR="0057338F" w:rsidRDefault="0057338F">
    <w:pPr>
      <w:pStyle w:val="Header"/>
    </w:pPr>
    <w:r>
      <w:pict w14:anchorId="17B0C791">
        <v:shapetype id="_x0000_t202" coordsize="21600,21600" o:spt="202" path="m0,0l0,21600,21600,21600,21600,0xe">
          <v:stroke joinstyle="miter"/>
          <v:path gradientshapeok="t" o:connecttype="rect"/>
        </v:shapetype>
        <v:shape id="_x0000_s2058" type="#_x0000_t202" style="position:absolute;margin-left:0;margin-top:0;width:12.05pt;height:13pt;z-index:251705344;mso-wrap-style:none;mso-position-horizontal:center;mso-position-horizontal-relative:margin" o:preferrelative="t" filled="f" stroked="f">
          <v:textbox style="mso-fit-shape-to-text:t" inset="0,0,0,0">
            <w:txbxContent>
              <w:p w14:paraId="3447BD0B" w14:textId="77777777" w:rsidR="0057338F" w:rsidRDefault="0057338F">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360F9C">
                  <w:rPr>
                    <w:rFonts w:ascii="Traditional Arabic" w:hAnsi="Traditional Arabic" w:cs="Traditional Arabic"/>
                    <w:noProof/>
                    <w:sz w:val="24"/>
                    <w:szCs w:val="22"/>
                  </w:rPr>
                  <w:t>57</w:t>
                </w:r>
                <w:r>
                  <w:rPr>
                    <w:rFonts w:ascii="Traditional Arabic" w:hAnsi="Traditional Arabic" w:cs="Traditional Arabic"/>
                    <w:sz w:val="24"/>
                    <w:szCs w:val="22"/>
                  </w:rPr>
                  <w:fldChar w:fldCharType="end"/>
                </w:r>
              </w:p>
            </w:txbxContent>
          </v:textbox>
          <w10:wrap anchorx="margin"/>
        </v:shape>
      </w:pict>
    </w:r>
  </w:p>
  <w:p w14:paraId="75B23B2D" w14:textId="77777777" w:rsidR="0057338F" w:rsidRDefault="0057338F">
    <w:pPr>
      <w:pStyle w:val="Head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B389D20" w14:textId="77777777" w:rsidR="0057338F" w:rsidRDefault="0057338F">
    <w:pPr>
      <w:pStyle w:val="Header"/>
    </w:pPr>
  </w:p>
  <w:p w14:paraId="55F0B847" w14:textId="77777777" w:rsidR="0057338F" w:rsidRDefault="0057338F">
    <w:pPr>
      <w:pStyle w:val="Head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11907" w:type="dxa"/>
      <w:tblLayout w:type="fixed"/>
      <w:tblCellMar>
        <w:left w:w="0" w:type="dxa"/>
        <w:right w:w="0" w:type="dxa"/>
      </w:tblCellMar>
      <w:tblLook w:val="04A0" w:firstRow="1" w:lastRow="0" w:firstColumn="1" w:lastColumn="0" w:noHBand="0" w:noVBand="1"/>
    </w:tblPr>
    <w:tblGrid>
      <w:gridCol w:w="180"/>
      <w:gridCol w:w="11727"/>
    </w:tblGrid>
    <w:tr w:rsidR="0057338F" w14:paraId="35D9060D" w14:textId="77777777">
      <w:trPr>
        <w:trHeight w:val="907"/>
        <w:hidden/>
      </w:trPr>
      <w:tc>
        <w:tcPr>
          <w:tcW w:w="180" w:type="dxa"/>
        </w:tcPr>
        <w:p w14:paraId="4861E761" w14:textId="77777777" w:rsidR="0057338F" w:rsidRDefault="0057338F">
          <w:pPr>
            <w:pStyle w:val="Footer"/>
            <w:spacing w:before="500"/>
            <w:rPr>
              <w:vanish/>
            </w:rPr>
          </w:pPr>
        </w:p>
      </w:tc>
      <w:tc>
        <w:tcPr>
          <w:tcW w:w="11727" w:type="dxa"/>
        </w:tcPr>
        <w:p w14:paraId="6EF65BF0" w14:textId="77777777" w:rsidR="0057338F" w:rsidRDefault="0057338F">
          <w:pPr>
            <w:pStyle w:val="Footer"/>
            <w:spacing w:before="500"/>
            <w:rPr>
              <w:vanish/>
            </w:rPr>
          </w:pPr>
        </w:p>
        <w:p w14:paraId="7C31EF02" w14:textId="77777777" w:rsidR="0057338F" w:rsidRDefault="0057338F">
          <w:pPr>
            <w:pStyle w:val="Footer"/>
            <w:spacing w:before="500"/>
            <w:rPr>
              <w:vanish/>
            </w:rPr>
          </w:pPr>
        </w:p>
        <w:p w14:paraId="22AB246D" w14:textId="77777777" w:rsidR="0057338F" w:rsidRDefault="0057338F">
          <w:pPr>
            <w:pStyle w:val="Footer"/>
            <w:spacing w:before="500"/>
            <w:rPr>
              <w:vanish/>
            </w:rPr>
          </w:pPr>
        </w:p>
        <w:p w14:paraId="1AA13773" w14:textId="77777777" w:rsidR="0057338F" w:rsidRDefault="0057338F">
          <w:pPr>
            <w:pStyle w:val="Footer"/>
            <w:spacing w:before="500"/>
            <w:rPr>
              <w:vanish/>
            </w:rPr>
          </w:pPr>
        </w:p>
      </w:tc>
    </w:tr>
    <w:tr w:rsidR="0057338F" w14:paraId="4197D219" w14:textId="77777777">
      <w:trPr>
        <w:trHeight w:val="907"/>
      </w:trPr>
      <w:tc>
        <w:tcPr>
          <w:tcW w:w="180" w:type="dxa"/>
        </w:tcPr>
        <w:p w14:paraId="61CA014E" w14:textId="77777777" w:rsidR="0057338F" w:rsidRDefault="0057338F">
          <w:pPr>
            <w:pStyle w:val="Footer"/>
            <w:spacing w:before="500"/>
          </w:pPr>
        </w:p>
      </w:tc>
      <w:tc>
        <w:tcPr>
          <w:tcW w:w="11727" w:type="dxa"/>
        </w:tcPr>
        <w:p w14:paraId="1DA0EC59" w14:textId="77777777" w:rsidR="0057338F" w:rsidRDefault="0057338F">
          <w:pPr>
            <w:pStyle w:val="Footer"/>
            <w:spacing w:before="500"/>
            <w:rPr>
              <w:vanish/>
            </w:rPr>
          </w:pPr>
        </w:p>
      </w:tc>
    </w:tr>
  </w:tbl>
  <w:p w14:paraId="7863D2A9" w14:textId="77777777" w:rsidR="0057338F" w:rsidRDefault="0057338F">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C265427" w14:textId="77777777" w:rsidR="0057338F" w:rsidRDefault="0057338F">
    <w:pPr>
      <w:pStyle w:val="Footer"/>
    </w:pPr>
  </w:p>
  <w:p w14:paraId="057711F8" w14:textId="77777777" w:rsidR="0057338F" w:rsidRDefault="0057338F">
    <w:pPr>
      <w:pStyle w:val="Footer"/>
    </w:pPr>
  </w:p>
  <w:p w14:paraId="43F91A9B" w14:textId="77777777" w:rsidR="0057338F" w:rsidRDefault="0057338F">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542CBA3" w14:textId="77777777" w:rsidR="0057338F" w:rsidRDefault="0057338F">
    <w:pPr>
      <w:pStyle w:val="Footer"/>
    </w:pPr>
  </w:p>
  <w:p w14:paraId="1E8B1B69" w14:textId="77777777" w:rsidR="0057338F" w:rsidRDefault="0057338F">
    <w:pPr>
      <w:pStyle w:val="Footer"/>
    </w:pPr>
  </w:p>
  <w:p w14:paraId="59A753E6" w14:textId="77777777" w:rsidR="0057338F" w:rsidRDefault="0057338F">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7557BDB" w14:textId="77777777" w:rsidR="0057338F" w:rsidRDefault="0057338F">
    <w:pPr>
      <w:pStyle w:val="Footer"/>
    </w:pPr>
    <w:r>
      <w:pict w14:anchorId="626E3220">
        <v:shapetype id="_x0000_t202" coordsize="21600,21600" o:spt="202" path="m0,0l0,21600,21600,21600,21600,0xe">
          <v:stroke joinstyle="miter"/>
          <v:path gradientshapeok="t" o:connecttype="rect"/>
        </v:shapetype>
        <v:shape id="_x6587__x672c__x6846__x0020_333" o:spid="_x0000_s2052" type="#_x0000_t202" style="position:absolute;margin-left:0;margin-top:-66.85pt;width:14pt;height:79.95pt;z-index:251698176;mso-position-horizontal:center;mso-position-horizontal-relative:margin" o:preferrelative="t" filled="f" stroked="f">
          <v:textbox inset="0,0,0,0">
            <w:txbxContent>
              <w:p w14:paraId="5689721D" w14:textId="77777777" w:rsidR="0057338F" w:rsidRDefault="0057338F">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360F9C">
                  <w:rPr>
                    <w:rFonts w:ascii="Traditional Arabic" w:hAnsi="Traditional Arabic" w:cs="Traditional Arabic"/>
                    <w:noProof/>
                    <w:sz w:val="24"/>
                    <w:szCs w:val="22"/>
                  </w:rPr>
                  <w:t>70</w:t>
                </w:r>
                <w:r>
                  <w:rPr>
                    <w:rFonts w:ascii="Traditional Arabic" w:hAnsi="Traditional Arabic" w:cs="Traditional Arabic"/>
                    <w:sz w:val="24"/>
                    <w:szCs w:val="22"/>
                  </w:rPr>
                  <w:fldChar w:fldCharType="end"/>
                </w:r>
              </w:p>
            </w:txbxContent>
          </v:textbox>
          <w10:wrap anchorx="margin"/>
        </v:shape>
      </w:pict>
    </w:r>
  </w:p>
  <w:p w14:paraId="257D78AC" w14:textId="77777777" w:rsidR="0057338F" w:rsidRDefault="0057338F">
    <w:pPr>
      <w:pStyle w:val="Footer"/>
    </w:pPr>
  </w:p>
  <w:p w14:paraId="598B188D" w14:textId="77777777" w:rsidR="0057338F" w:rsidRDefault="0057338F">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B4701E5" w14:textId="77777777" w:rsidR="0057338F" w:rsidRDefault="0057338F">
    <w:pPr>
      <w:pStyle w:val="Footer"/>
    </w:pPr>
  </w:p>
  <w:p w14:paraId="7E207E36" w14:textId="77777777" w:rsidR="0057338F" w:rsidRDefault="0057338F">
    <w:pPr>
      <w:pStyle w:val="Footer"/>
    </w:pPr>
  </w:p>
  <w:p w14:paraId="3F96DD85" w14:textId="77777777" w:rsidR="0057338F" w:rsidRDefault="0057338F">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99D19F7" w14:textId="77777777" w:rsidR="0057338F" w:rsidRDefault="0057338F">
    <w:pPr>
      <w:pStyle w:val="Footer"/>
    </w:pPr>
    <w:r>
      <w:pict w14:anchorId="0112F2CB">
        <v:shapetype id="_x0000_t202" coordsize="21600,21600" o:spt="202" path="m0,0l0,21600,21600,21600,21600,0xe">
          <v:stroke joinstyle="miter"/>
          <v:path gradientshapeok="t" o:connecttype="rect"/>
        </v:shapetype>
        <v:shape id="_x6587__x672c__x6846__x0020_336" o:spid="_x0000_s2050" type="#_x0000_t202" style="position:absolute;margin-left:0;margin-top:-66.55pt;width:13.2pt;height:79.65pt;z-index:251700224;mso-position-horizontal:center;mso-position-horizontal-relative:margin" o:preferrelative="t" filled="f" stroked="f">
          <v:textbox inset="0,0,0,0">
            <w:txbxContent>
              <w:p w14:paraId="212D1A1B" w14:textId="77777777" w:rsidR="0057338F" w:rsidRDefault="0057338F">
                <w:pPr>
                  <w:snapToGrid w:val="0"/>
                  <w:rPr>
                    <w:rFonts w:ascii="Traditional Arabic" w:hAnsi="Traditional Arabic" w:cs="Traditional Arabic"/>
                    <w:sz w:val="24"/>
                    <w:szCs w:val="24"/>
                  </w:rPr>
                </w:pPr>
                <w:r>
                  <w:rPr>
                    <w:rFonts w:ascii="Traditional Arabic" w:hAnsi="Traditional Arabic" w:cs="Traditional Arabic"/>
                    <w:sz w:val="24"/>
                    <w:szCs w:val="24"/>
                  </w:rPr>
                  <w:fldChar w:fldCharType="begin"/>
                </w:r>
                <w:r>
                  <w:rPr>
                    <w:rFonts w:ascii="Traditional Arabic" w:hAnsi="Traditional Arabic" w:cs="Traditional Arabic"/>
                    <w:sz w:val="24"/>
                    <w:szCs w:val="24"/>
                  </w:rPr>
                  <w:instrText xml:space="preserve"> PAGE  \* MERGEFORMAT </w:instrText>
                </w:r>
                <w:r>
                  <w:rPr>
                    <w:rFonts w:ascii="Traditional Arabic" w:hAnsi="Traditional Arabic" w:cs="Traditional Arabic"/>
                    <w:sz w:val="24"/>
                    <w:szCs w:val="24"/>
                  </w:rPr>
                  <w:fldChar w:fldCharType="separate"/>
                </w:r>
                <w:r w:rsidR="00AB2B68">
                  <w:rPr>
                    <w:rFonts w:ascii="Traditional Arabic" w:hAnsi="Traditional Arabic" w:cs="Traditional Arabic"/>
                    <w:noProof/>
                    <w:sz w:val="24"/>
                    <w:szCs w:val="24"/>
                  </w:rPr>
                  <w:t>74</w:t>
                </w:r>
                <w:r>
                  <w:rPr>
                    <w:rFonts w:ascii="Traditional Arabic" w:hAnsi="Traditional Arabic" w:cs="Traditional Arabic"/>
                    <w:sz w:val="24"/>
                    <w:szCs w:val="24"/>
                  </w:rPr>
                  <w:fldChar w:fldCharType="end"/>
                </w:r>
              </w:p>
            </w:txbxContent>
          </v:textbox>
          <w10:wrap anchorx="margin"/>
        </v:shape>
      </w:pict>
    </w:r>
  </w:p>
  <w:p w14:paraId="1AFA0C1F" w14:textId="77777777" w:rsidR="0057338F" w:rsidRDefault="0057338F">
    <w:pPr>
      <w:pStyle w:val="Footer"/>
    </w:pPr>
  </w:p>
  <w:p w14:paraId="05AFD09D" w14:textId="77777777" w:rsidR="0057338F" w:rsidRDefault="0057338F">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A7DEDD0" w14:textId="77777777" w:rsidR="0057338F" w:rsidRDefault="0057338F">
    <w:pPr>
      <w:pStyle w:val="Footer"/>
    </w:pPr>
  </w:p>
  <w:p w14:paraId="5C1929A4" w14:textId="77777777" w:rsidR="0057338F" w:rsidRDefault="0057338F">
    <w:pPr>
      <w:pStyle w:val="Footer"/>
    </w:pPr>
  </w:p>
  <w:p w14:paraId="4C5F53B1" w14:textId="77777777" w:rsidR="0057338F" w:rsidRDefault="0057338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D9D6030" w14:textId="77777777" w:rsidR="0057338F" w:rsidRDefault="0057338F">
    <w:pPr>
      <w:pStyle w:val="Footer"/>
    </w:pPr>
  </w:p>
  <w:p w14:paraId="797FF2FE" w14:textId="77777777" w:rsidR="0057338F" w:rsidRDefault="0057338F">
    <w:pPr>
      <w:pStyle w:val="Footer"/>
    </w:pPr>
  </w:p>
  <w:p w14:paraId="3C99E725" w14:textId="77777777" w:rsidR="0057338F" w:rsidRDefault="0057338F">
    <w:pPr>
      <w:pStyle w:val="Footer"/>
    </w:pPr>
  </w:p>
  <w:p w14:paraId="77454D6E" w14:textId="77777777" w:rsidR="0057338F" w:rsidRDefault="0057338F">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11907" w:type="dxa"/>
      <w:tblLayout w:type="fixed"/>
      <w:tblCellMar>
        <w:left w:w="0" w:type="dxa"/>
        <w:right w:w="0" w:type="dxa"/>
      </w:tblCellMar>
      <w:tblLook w:val="04A0" w:firstRow="1" w:lastRow="0" w:firstColumn="1" w:lastColumn="0" w:noHBand="0" w:noVBand="1"/>
    </w:tblPr>
    <w:tblGrid>
      <w:gridCol w:w="180"/>
      <w:gridCol w:w="11727"/>
    </w:tblGrid>
    <w:tr w:rsidR="0057338F" w14:paraId="0E12503D" w14:textId="77777777">
      <w:trPr>
        <w:trHeight w:val="907"/>
        <w:hidden/>
      </w:trPr>
      <w:tc>
        <w:tcPr>
          <w:tcW w:w="180" w:type="dxa"/>
        </w:tcPr>
        <w:p w14:paraId="16CA0590" w14:textId="77777777" w:rsidR="0057338F" w:rsidRDefault="0057338F">
          <w:pPr>
            <w:pStyle w:val="Footer"/>
            <w:spacing w:before="500"/>
            <w:rPr>
              <w:vanish/>
            </w:rPr>
          </w:pPr>
        </w:p>
      </w:tc>
      <w:tc>
        <w:tcPr>
          <w:tcW w:w="11727" w:type="dxa"/>
        </w:tcPr>
        <w:p w14:paraId="5F44254D" w14:textId="77777777" w:rsidR="0057338F" w:rsidRDefault="0057338F">
          <w:pPr>
            <w:pStyle w:val="Footer"/>
            <w:spacing w:before="500"/>
            <w:rPr>
              <w:vanish/>
            </w:rPr>
          </w:pPr>
        </w:p>
        <w:p w14:paraId="5457D975" w14:textId="77777777" w:rsidR="0057338F" w:rsidRDefault="0057338F">
          <w:pPr>
            <w:pStyle w:val="Footer"/>
            <w:spacing w:before="500"/>
            <w:rPr>
              <w:vanish/>
            </w:rPr>
          </w:pPr>
        </w:p>
        <w:p w14:paraId="493E3937" w14:textId="77777777" w:rsidR="0057338F" w:rsidRDefault="0057338F">
          <w:pPr>
            <w:pStyle w:val="Footer"/>
            <w:spacing w:before="500"/>
            <w:rPr>
              <w:vanish/>
            </w:rPr>
          </w:pPr>
        </w:p>
        <w:p w14:paraId="7325D968" w14:textId="77777777" w:rsidR="0057338F" w:rsidRDefault="0057338F">
          <w:pPr>
            <w:pStyle w:val="Footer"/>
            <w:spacing w:before="500"/>
            <w:rPr>
              <w:vanish/>
            </w:rPr>
          </w:pPr>
        </w:p>
      </w:tc>
    </w:tr>
    <w:tr w:rsidR="0057338F" w14:paraId="40F32E11" w14:textId="77777777">
      <w:trPr>
        <w:trHeight w:val="907"/>
      </w:trPr>
      <w:tc>
        <w:tcPr>
          <w:tcW w:w="180" w:type="dxa"/>
        </w:tcPr>
        <w:p w14:paraId="6F9CE589" w14:textId="77777777" w:rsidR="0057338F" w:rsidRDefault="0057338F">
          <w:pPr>
            <w:pStyle w:val="Footer"/>
            <w:spacing w:before="500"/>
          </w:pPr>
        </w:p>
      </w:tc>
      <w:tc>
        <w:tcPr>
          <w:tcW w:w="11727" w:type="dxa"/>
        </w:tcPr>
        <w:p w14:paraId="711EAD81" w14:textId="77777777" w:rsidR="0057338F" w:rsidRDefault="0057338F">
          <w:pPr>
            <w:pStyle w:val="Footer"/>
            <w:spacing w:before="500"/>
            <w:rPr>
              <w:vanish/>
            </w:rPr>
          </w:pPr>
        </w:p>
      </w:tc>
    </w:tr>
  </w:tbl>
  <w:p w14:paraId="4C3B13EC" w14:textId="77777777" w:rsidR="0057338F" w:rsidRDefault="0057338F">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B80EE1D" w14:textId="77777777" w:rsidR="0057338F" w:rsidRDefault="0057338F">
    <w:pPr>
      <w:pStyle w:val="Footer"/>
    </w:pPr>
    <w:r>
      <w:pict w14:anchorId="4FDE00B1">
        <v:shapetype id="_x0000_t202" coordsize="21600,21600" o:spt="202" path="m0,0l0,21600,21600,21600,21600,0xe">
          <v:stroke joinstyle="miter"/>
          <v:path gradientshapeok="t" o:connecttype="rect"/>
        </v:shapetype>
        <v:shape id="_x6587__x672c__x6846__x0020_599" o:spid="_x0000_s2095" type="#_x0000_t202" style="position:absolute;margin-left:0;margin-top:-61.2pt;width:14.8pt;height:74.35pt;z-index:251665408;mso-position-horizontal:center;mso-position-horizontal-relative:margin" o:preferrelative="t" filled="f" stroked="f">
          <v:textbox inset="0,0,0,0">
            <w:txbxContent>
              <w:p w14:paraId="7F2B6044" w14:textId="77777777" w:rsidR="0057338F" w:rsidRDefault="0057338F">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9B0345">
                  <w:rPr>
                    <w:rFonts w:ascii="Traditional Arabic" w:hAnsi="Traditional Arabic" w:cs="Traditional Arabic"/>
                    <w:noProof/>
                    <w:sz w:val="24"/>
                    <w:szCs w:val="22"/>
                  </w:rPr>
                  <w:t>II</w:t>
                </w:r>
                <w:r>
                  <w:rPr>
                    <w:rFonts w:ascii="Traditional Arabic" w:hAnsi="Traditional Arabic" w:cs="Traditional Arabic"/>
                    <w:sz w:val="24"/>
                    <w:szCs w:val="22"/>
                  </w:rPr>
                  <w:fldChar w:fldCharType="end"/>
                </w:r>
              </w:p>
            </w:txbxContent>
          </v:textbox>
          <w10:wrap anchorx="margin"/>
        </v:shape>
      </w:pict>
    </w:r>
  </w:p>
  <w:p w14:paraId="5C3B9AD0" w14:textId="77777777" w:rsidR="0057338F" w:rsidRDefault="0057338F">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A0F1F48" w14:textId="77777777" w:rsidR="0057338F" w:rsidRDefault="0057338F">
    <w:pPr>
      <w:pStyle w:val="Footer"/>
    </w:pPr>
    <w:r>
      <w:rPr>
        <w:rFonts w:ascii="Helvetica" w:eastAsia="Arial Unicode MS" w:hAnsi="Arial Unicode MS" w:cs="Arial Unicode MS"/>
        <w:color w:val="000000"/>
        <w:sz w:val="24"/>
        <w:szCs w:val="24"/>
      </w:rPr>
      <w:pict w14:anchorId="12CD76C5">
        <v:rect id="Rectangle_x0020_25" o:spid="_x0000_s2094" style="position:absolute;margin-left:290.45pt;margin-top:754.55pt;width:14.45pt;height:45.9pt;z-index:-251657216;mso-position-horizontal-relative:page;mso-position-vertical-relative:page" o:preferrelative="t" filled="f" stroked="f">
          <v:textbox inset="0,0,0,0">
            <w:txbxContent>
              <w:p w14:paraId="634895EB" w14:textId="77777777" w:rsidR="0057338F" w:rsidRDefault="0057338F">
                <w:r>
                  <w:rPr>
                    <w:rFonts w:ascii="Traditional Arabic" w:eastAsia="Traditional Arabic" w:hAnsi="Traditional Arabic" w:cs="Traditional Arabic"/>
                    <w:sz w:val="24"/>
                    <w:szCs w:val="24"/>
                  </w:rPr>
                  <w:fldChar w:fldCharType="begin"/>
                </w:r>
                <w:r>
                  <w:rPr>
                    <w:rFonts w:ascii="Traditional Arabic" w:eastAsia="Traditional Arabic" w:hAnsi="Traditional Arabic" w:cs="Traditional Arabic"/>
                    <w:sz w:val="24"/>
                    <w:szCs w:val="24"/>
                  </w:rPr>
                  <w:instrText xml:space="preserve"> PAGE </w:instrText>
                </w:r>
                <w:r>
                  <w:rPr>
                    <w:rFonts w:ascii="Traditional Arabic" w:eastAsia="Traditional Arabic" w:hAnsi="Traditional Arabic" w:cs="Traditional Arabic"/>
                    <w:sz w:val="24"/>
                    <w:szCs w:val="24"/>
                  </w:rPr>
                  <w:fldChar w:fldCharType="separate"/>
                </w:r>
                <w:r w:rsidR="009B0345">
                  <w:rPr>
                    <w:rFonts w:ascii="Traditional Arabic" w:eastAsia="Traditional Arabic" w:hAnsi="Traditional Arabic" w:cs="Traditional Arabic"/>
                    <w:noProof/>
                    <w:sz w:val="24"/>
                    <w:szCs w:val="24"/>
                  </w:rPr>
                  <w:t>VI</w:t>
                </w:r>
                <w:r>
                  <w:rPr>
                    <w:rFonts w:ascii="Traditional Arabic" w:eastAsia="Traditional Arabic" w:hAnsi="Traditional Arabic" w:cs="Traditional Arabic"/>
                    <w:sz w:val="24"/>
                    <w:szCs w:val="24"/>
                  </w:rPr>
                  <w:fldChar w:fldCharType="end"/>
                </w:r>
              </w:p>
            </w:txbxContent>
          </v:textbox>
          <w10:wrap anchorx="page" anchory="page"/>
        </v:rect>
      </w:pict>
    </w:r>
    <w:r>
      <w:pict w14:anchorId="6F522FB1">
        <v:shapetype id="_x0000_t202" coordsize="21600,21600" o:spt="202" path="m0,0l0,21600,21600,21600,21600,0xe">
          <v:stroke joinstyle="miter"/>
          <v:path gradientshapeok="t" o:connecttype="rect"/>
        </v:shapetype>
        <v:shape id="_x6587__x672c__x6846__x0020_601" o:spid="_x0000_s2093" type="#_x0000_t202" style="position:absolute;margin-left:0;margin-top:-61.2pt;width:9.05pt;height:13pt;z-index:251666432;mso-wrap-style:none;mso-position-horizontal:center;mso-position-horizontal-relative:margin" o:preferrelative="t" filled="f" stroked="f">
          <v:textbox style="mso-fit-shape-to-text:t" inset="0,0,0,0">
            <w:txbxContent>
              <w:p w14:paraId="5334719B" w14:textId="77777777" w:rsidR="0057338F" w:rsidRDefault="0057338F">
                <w:pPr>
                  <w:snapToGrid w:val="0"/>
                  <w:rPr>
                    <w:rFonts w:ascii="Traditional Arabic" w:hAnsi="Traditional Arabic" w:cs="Traditional Arabic"/>
                    <w:sz w:val="24"/>
                    <w:szCs w:val="22"/>
                  </w:rPr>
                </w:pPr>
              </w:p>
            </w:txbxContent>
          </v:textbox>
          <w10:wrap anchorx="margin"/>
        </v:shape>
      </w:pict>
    </w:r>
  </w:p>
  <w:p w14:paraId="313007D1" w14:textId="77777777" w:rsidR="0057338F" w:rsidRDefault="0057338F">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03D49B5" w14:textId="77777777" w:rsidR="0057338F" w:rsidRDefault="0057338F">
    <w:pPr>
      <w:pStyle w:val="1"/>
      <w:rPr>
        <w:rFonts w:ascii="Arial Unicode MS" w:eastAsia="Arial Unicode MS" w:hAnsi="Arial Unicode MS" w:cs="Arial Unicode MS"/>
        <w:sz w:val="28"/>
        <w:szCs w:val="28"/>
      </w:rPr>
    </w:pPr>
    <w:r>
      <w:rPr>
        <w:sz w:val="28"/>
      </w:rPr>
      <w:pict w14:anchorId="78FED99C">
        <v:shapetype id="_x0000_t202" coordsize="21600,21600" o:spt="202" path="m0,0l0,21600,21600,21600,21600,0xe">
          <v:stroke joinstyle="miter"/>
          <v:path gradientshapeok="t" o:connecttype="rect"/>
        </v:shapetype>
        <v:shape id="_x6587__x672c__x6846__x0020_602" o:spid="_x0000_s2091" type="#_x0000_t202" style="position:absolute;margin-left:0;margin-top:-61.2pt;width:2in;height:2in;z-index:251667456;mso-wrap-style:none;mso-position-horizontal:center;mso-position-horizontal-relative:margin" o:preferrelative="t" filled="f" stroked="f">
          <v:textbox style="mso-fit-shape-to-text:t" inset="0,0,0,0">
            <w:txbxContent>
              <w:p w14:paraId="2C2C68E6" w14:textId="77777777" w:rsidR="0057338F" w:rsidRDefault="0057338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w:r>
  </w:p>
  <w:p w14:paraId="3A416378" w14:textId="77777777" w:rsidR="0057338F" w:rsidRDefault="0057338F">
    <w:pPr>
      <w:pStyle w:val="1"/>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94E2517" w14:textId="77777777" w:rsidR="0057338F" w:rsidRDefault="0057338F">
    <w:pPr>
      <w:pStyle w:val="1"/>
      <w:rPr>
        <w:rFonts w:ascii="Arial Unicode MS" w:eastAsia="Arial Unicode MS" w:hAnsi="Arial Unicode MS" w:cs="Arial Unicode MS"/>
        <w:sz w:val="28"/>
        <w:szCs w:val="28"/>
      </w:rPr>
    </w:pPr>
    <w:r>
      <w:rPr>
        <w:sz w:val="28"/>
      </w:rPr>
      <w:pict w14:anchorId="6B79BE1E">
        <v:shapetype id="_x0000_t202" coordsize="21600,21600" o:spt="202" path="m0,0l0,21600,21600,21600,21600,0xe">
          <v:stroke joinstyle="miter"/>
          <v:path gradientshapeok="t" o:connecttype="rect"/>
        </v:shapetype>
        <v:shape id="_x6587__x672c__x6846__x0020_620" o:spid="_x0000_s2089" type="#_x0000_t202" style="position:absolute;margin-left:0;margin-top:-62.55pt;width:12.45pt;height:75.65pt;z-index:251670528;mso-position-horizontal:center;mso-position-horizontal-relative:margin" o:preferrelative="t" filled="f" stroked="f">
          <v:textbox inset="0,0,0,0">
            <w:txbxContent>
              <w:p w14:paraId="54211301" w14:textId="77777777" w:rsidR="0057338F" w:rsidRDefault="0057338F">
                <w:pPr>
                  <w:snapToGrid w:val="0"/>
                  <w:jc w:val="center"/>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9B0345">
                  <w:rPr>
                    <w:rFonts w:ascii="Traditional Arabic" w:hAnsi="Traditional Arabic" w:cs="Traditional Arabic"/>
                    <w:noProof/>
                    <w:sz w:val="24"/>
                    <w:szCs w:val="22"/>
                  </w:rPr>
                  <w:t>3</w:t>
                </w:r>
                <w:r>
                  <w:rPr>
                    <w:rFonts w:ascii="Traditional Arabic" w:hAnsi="Traditional Arabic" w:cs="Traditional Arabic"/>
                    <w:sz w:val="24"/>
                    <w:szCs w:val="22"/>
                  </w:rPr>
                  <w:fldChar w:fldCharType="end"/>
                </w:r>
              </w:p>
            </w:txbxContent>
          </v:textbox>
          <w10:wrap anchorx="margin"/>
        </v:shape>
      </w:pict>
    </w:r>
    <w:r>
      <w:rPr>
        <w:sz w:val="28"/>
      </w:rPr>
      <w:pict w14:anchorId="387F6A5A">
        <v:shape id="Quad_x0020_Arrow_x0020_19" o:spid="_x0000_s2088" type="#_x0000_t202" style="position:absolute;margin-left:0;margin-top:-61.2pt;width:9.05pt;height:13pt;z-index:251669504;mso-wrap-style:none;mso-position-horizontal:center;mso-position-horizontal-relative:margin" o:preferrelative="t" filled="f" stroked="f">
          <v:textbox style="mso-fit-shape-to-text:t" inset="0,0,0,0">
            <w:txbxContent>
              <w:p w14:paraId="03C0DC93" w14:textId="77777777" w:rsidR="0057338F" w:rsidRDefault="0057338F">
                <w:pPr>
                  <w:snapToGrid w:val="0"/>
                  <w:rPr>
                    <w:sz w:val="18"/>
                  </w:rPr>
                </w:pPr>
              </w:p>
            </w:txbxContent>
          </v:textbox>
          <w10:wrap anchorx="margin"/>
        </v:shape>
      </w:pict>
    </w:r>
  </w:p>
  <w:p w14:paraId="15F195A3" w14:textId="77777777" w:rsidR="0057338F" w:rsidRDefault="0057338F">
    <w:pPr>
      <w:pStyle w:val="1"/>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A639CDD" w14:textId="77777777" w:rsidR="0057338F" w:rsidRDefault="0057338F">
    <w:pPr>
      <w:pStyle w:val="1"/>
      <w:rPr>
        <w:rFonts w:ascii="Arial Unicode MS" w:eastAsia="Arial Unicode MS" w:hAnsi="Arial Unicode MS" w:cs="Arial Unicode MS"/>
        <w:sz w:val="28"/>
        <w:szCs w:val="28"/>
      </w:rPr>
    </w:pPr>
    <w:r>
      <w:rPr>
        <w:sz w:val="28"/>
      </w:rPr>
      <w:pict w14:anchorId="0B1FD671">
        <v:shapetype id="_x0000_t202" coordsize="21600,21600" o:spt="202" path="m0,0l0,21600,21600,21600,21600,0xe">
          <v:stroke joinstyle="miter"/>
          <v:path gradientshapeok="t" o:connecttype="rect"/>
        </v:shapetype>
        <v:shape id="_x0000_s2087" type="#_x0000_t202" style="position:absolute;margin-left:0;margin-top:-61.2pt;width:9.05pt;height:13pt;z-index:251701248;mso-wrap-style:none;mso-position-horizontal:center;mso-position-horizontal-relative:margin" o:preferrelative="t" filled="f" stroked="f">
          <v:textbox style="mso-fit-shape-to-text:t" inset="0,0,0,0">
            <w:txbxContent>
              <w:p w14:paraId="166F00DB" w14:textId="77777777" w:rsidR="0057338F" w:rsidRDefault="0057338F">
                <w:pPr>
                  <w:snapToGrid w:val="0"/>
                  <w:rPr>
                    <w:sz w:val="18"/>
                  </w:rPr>
                </w:pPr>
              </w:p>
            </w:txbxContent>
          </v:textbox>
          <w10:wrap anchorx="margin"/>
        </v:shape>
      </w:pict>
    </w:r>
  </w:p>
  <w:p w14:paraId="1A859298" w14:textId="77777777" w:rsidR="0057338F" w:rsidRDefault="0057338F">
    <w:pPr>
      <w:pStyle w:val="1"/>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0665374" w14:textId="77777777" w:rsidR="00C76684" w:rsidRDefault="00C76684">
      <w:pPr>
        <w:spacing w:line="240" w:lineRule="auto"/>
      </w:pPr>
      <w:r>
        <w:separator/>
      </w:r>
    </w:p>
  </w:footnote>
  <w:footnote w:type="continuationSeparator" w:id="0">
    <w:p w14:paraId="4463EFDB" w14:textId="77777777" w:rsidR="00C76684" w:rsidRDefault="00C7668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DC71D57" w14:textId="77777777" w:rsidR="0057338F" w:rsidRDefault="0057338F">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80CEE02" w14:textId="77777777" w:rsidR="0057338F" w:rsidRDefault="0057338F">
    <w:pPr>
      <w:pStyle w:val="Header"/>
      <w:rPr>
        <w:rFonts w:ascii="Copperplate Gothic Light" w:hAnsi="Copperplate Gothic Light" w:cs="Copperplate Gothic Light"/>
        <w:i/>
        <w:iCs/>
        <w:sz w:val="24"/>
        <w:szCs w:val="24"/>
      </w:rPr>
    </w:pPr>
  </w:p>
  <w:p w14:paraId="331391B4" w14:textId="77777777" w:rsidR="0057338F" w:rsidRDefault="0057338F">
    <w:pPr>
      <w:pStyle w:val="Header"/>
      <w:rPr>
        <w:rFonts w:ascii="Copperplate Gothic Light" w:hAnsi="Copperplate Gothic Light" w:cs="Copperplate Gothic Light"/>
        <w:i/>
        <w:iCs/>
        <w:sz w:val="24"/>
        <w:szCs w:val="24"/>
      </w:rPr>
    </w:pPr>
  </w:p>
  <w:p w14:paraId="10C96B1A" w14:textId="77777777" w:rsidR="0057338F" w:rsidRDefault="0057338F">
    <w:pPr>
      <w:pStyle w:val="Header"/>
      <w:rPr>
        <w:rFonts w:ascii="Copperplate Gothic Light" w:hAnsi="Copperplate Gothic Light" w:cs="Copperplate Gothic Light"/>
        <w:i/>
        <w:iCs/>
        <w:sz w:val="24"/>
        <w:szCs w:val="24"/>
      </w:rPr>
    </w:pPr>
    <w:r>
      <w:rPr>
        <w:sz w:val="24"/>
      </w:rPr>
      <w:pict w14:anchorId="517EF093">
        <v:shapetype id="_x0000_t202" coordsize="21600,21600" o:spt="202" path="m0,0l0,21600,21600,21600,21600,0xe">
          <v:stroke joinstyle="miter"/>
          <v:path gradientshapeok="t" o:connecttype="rect"/>
        </v:shapetype>
        <v:shape id="Quad_x0020_Arrow_x0020_23" o:spid="_x0000_s2074" type="#_x0000_t202" style="position:absolute;margin-left:-77pt;margin-top:13pt;width:12.7pt;height:13pt;z-index:251676672;mso-position-horizontal:right;mso-position-horizontal-relative:margin" o:preferrelative="t" filled="f" stroked="f">
          <v:textbox inset="0,0,0,0">
            <w:txbxContent>
              <w:p w14:paraId="0B46497F" w14:textId="77777777" w:rsidR="0057338F" w:rsidRDefault="0057338F">
                <w:pPr>
                  <w:snapToGrid w:val="0"/>
                  <w:rPr>
                    <w:rFonts w:ascii="Traditional Arabic" w:hAnsi="Traditional Arabic" w:cs="Traditional Arabic"/>
                    <w:sz w:val="24"/>
                    <w:szCs w:val="22"/>
                  </w:rPr>
                </w:pPr>
              </w:p>
            </w:txbxContent>
          </v:textbox>
          <w10:wrap anchorx="margin"/>
        </v:shape>
      </w:pict>
    </w:r>
  </w:p>
  <w:p w14:paraId="1A1E8D94" w14:textId="77777777" w:rsidR="0057338F" w:rsidRDefault="0057338F">
    <w:pPr>
      <w:pStyle w:val="Header"/>
      <w:rPr>
        <w:rFonts w:ascii="Copperplate Gothic Light" w:eastAsia="Copperplate Gothic Light" w:hAnsi="Copperplate Gothic Light" w:cs="Copperplate Gothic Light"/>
        <w:i/>
        <w:iCs/>
        <w:sz w:val="24"/>
        <w:szCs w:val="24"/>
      </w:rPr>
    </w:pPr>
    <w:r>
      <w:rPr>
        <w:rFonts w:eastAsia="Verdana" w:cs="Verdana"/>
        <w:i/>
        <w:iCs/>
        <w:color w:val="000000"/>
        <w:sz w:val="24"/>
        <w:szCs w:val="24"/>
        <w:u w:color="000000"/>
      </w:rPr>
      <w:pict w14:anchorId="0DE00D0C">
        <v:rect id="Rectangle_x0020_10" o:spid="_x0000_s2073" style="position:absolute;margin-left:345.35pt;margin-top:55.55pt;width:15.45pt;height:13pt;z-index:251682816;mso-position-horizontal-relative:margin;mso-position-vertical-relative:page" o:preferrelative="t" filled="f" stroked="f">
          <v:textbox inset="0,0,0,0">
            <w:txbxContent>
              <w:p w14:paraId="6102F2E3" w14:textId="77777777" w:rsidR="0057338F" w:rsidRDefault="0057338F"/>
            </w:txbxContent>
          </v:textbox>
          <w10:wrap anchorx="margin" anchory="page"/>
        </v:rect>
      </w:pict>
    </w:r>
  </w:p>
  <w:p w14:paraId="212A2509" w14:textId="77777777" w:rsidR="0057338F" w:rsidRDefault="0057338F">
    <w:pPr>
      <w:pStyle w:val="Header"/>
    </w:pPr>
    <w:r>
      <w:rPr>
        <w:rFonts w:ascii="Copperplate Gothic Light" w:eastAsia="Verdana" w:hAnsi="Copperplate Gothic Light" w:cs="Copperplate Gothic Light"/>
        <w:i/>
        <w:iCs/>
        <w:color w:val="000000"/>
        <w:sz w:val="24"/>
        <w:szCs w:val="24"/>
        <w:u w:color="000000"/>
      </w:rPr>
      <w:pict w14:anchorId="6761506F">
        <v:rect id="_x0000_s2072" style="position:absolute;margin-left:356.6pt;margin-top:786.8pt;width:16.2pt;height:19.2pt;z-index:251677696;mso-position-horizontal-relative:margin;mso-position-vertical-relative:page" o:preferrelative="t" filled="f" stroked="f">
          <v:textbox inset="0,0,0,0">
            <w:txbxContent>
              <w:p w14:paraId="56F03FCA" w14:textId="77777777" w:rsidR="0057338F" w:rsidRDefault="0057338F">
                <w:pPr>
                  <w:pStyle w:val="Header"/>
                </w:pPr>
              </w:p>
            </w:txbxContent>
          </v:textbox>
          <w10:wrap anchorx="margin" anchory="page"/>
        </v:rect>
      </w:pict>
    </w:r>
    <w:r>
      <w:rPr>
        <w:rFonts w:eastAsia="Verdana" w:cs="Verdana"/>
        <w:color w:val="000000"/>
        <w:u w:color="000000"/>
      </w:rPr>
      <w:pict w14:anchorId="1B57B2AE">
        <v:rect id="Rectangle_x0020_20" o:spid="_x0000_s2071" style="position:absolute;margin-left:-69.9pt;margin-top:774.8pt;width:16.25pt;height:19.2pt;z-index:251675648;mso-position-horizontal:right;mso-position-horizontal-relative:margin;mso-position-vertical-relative:page" o:preferrelative="t" filled="f" stroked="f">
          <v:textbox inset="0,0,0,0">
            <w:txbxContent>
              <w:p w14:paraId="0560D525" w14:textId="77777777" w:rsidR="0057338F" w:rsidRDefault="0057338F">
                <w:pPr>
                  <w:pStyle w:val="Header"/>
                </w:pPr>
              </w:p>
            </w:txbxContent>
          </v:textbox>
          <w10:wrap anchorx="margin" anchory="page"/>
        </v:rect>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4240E8A" w14:textId="77777777" w:rsidR="0057338F" w:rsidRDefault="0057338F">
    <w:pPr>
      <w:pStyle w:val="Header"/>
      <w:rPr>
        <w:rFonts w:ascii="Copperplate Gothic Light" w:hAnsi="Copperplate Gothic Light" w:cs="Copperplate Gothic Light"/>
        <w:i/>
        <w:iCs/>
        <w:sz w:val="24"/>
        <w:szCs w:val="24"/>
      </w:rPr>
    </w:pPr>
  </w:p>
  <w:p w14:paraId="564EBB6B" w14:textId="77777777" w:rsidR="0057338F" w:rsidRDefault="0057338F">
    <w:pPr>
      <w:pStyle w:val="Header"/>
      <w:rPr>
        <w:rFonts w:ascii="Copperplate Gothic Light" w:hAnsi="Copperplate Gothic Light" w:cs="Copperplate Gothic Light"/>
        <w:i/>
        <w:iCs/>
        <w:sz w:val="24"/>
        <w:szCs w:val="24"/>
      </w:rPr>
    </w:pPr>
  </w:p>
  <w:p w14:paraId="2578D84E" w14:textId="77777777" w:rsidR="0057338F" w:rsidRDefault="0057338F">
    <w:pPr>
      <w:pStyle w:val="Header"/>
      <w:rPr>
        <w:rFonts w:ascii="Copperplate Gothic Light" w:hAnsi="Copperplate Gothic Light" w:cs="Copperplate Gothic Light"/>
        <w:i/>
        <w:iCs/>
        <w:sz w:val="24"/>
        <w:szCs w:val="24"/>
      </w:rPr>
    </w:pPr>
    <w:r>
      <w:rPr>
        <w:sz w:val="24"/>
      </w:rPr>
      <w:pict w14:anchorId="623AD0A4">
        <v:shapetype id="_x0000_t202" coordsize="21600,21600" o:spt="202" path="m0,0l0,21600,21600,21600,21600,0xe">
          <v:stroke joinstyle="miter"/>
          <v:path gradientshapeok="t" o:connecttype="rect"/>
        </v:shapetype>
        <v:shape id="_x6587__x672c__x6846__x0020_332" o:spid="_x0000_s2068" type="#_x0000_t202" style="position:absolute;margin-left:-72.7pt;margin-top:13pt;width:14.85pt;height:13pt;z-index:251684864;mso-position-horizontal:right;mso-position-horizontal-relative:margin" o:preferrelative="t" filled="f" stroked="f">
          <v:textbox inset="0,0,0,0">
            <w:txbxContent>
              <w:p w14:paraId="47E4DC99" w14:textId="77777777" w:rsidR="0057338F" w:rsidRDefault="0057338F">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360F9C">
                  <w:rPr>
                    <w:rFonts w:ascii="Traditional Arabic" w:hAnsi="Traditional Arabic" w:cs="Traditional Arabic"/>
                    <w:noProof/>
                    <w:sz w:val="24"/>
                    <w:szCs w:val="22"/>
                  </w:rPr>
                  <w:t>38</w:t>
                </w:r>
                <w:r>
                  <w:rPr>
                    <w:rFonts w:ascii="Traditional Arabic" w:hAnsi="Traditional Arabic" w:cs="Traditional Arabic"/>
                    <w:sz w:val="24"/>
                    <w:szCs w:val="22"/>
                  </w:rPr>
                  <w:fldChar w:fldCharType="end"/>
                </w:r>
              </w:p>
            </w:txbxContent>
          </v:textbox>
          <w10:wrap anchorx="margin"/>
        </v:shape>
      </w:pict>
    </w:r>
  </w:p>
  <w:p w14:paraId="280EF969" w14:textId="77777777" w:rsidR="0057338F" w:rsidRDefault="0057338F">
    <w:pPr>
      <w:pStyle w:val="Header"/>
      <w:rPr>
        <w:rFonts w:ascii="Copperplate Gothic Light" w:eastAsia="Copperplate Gothic Light" w:hAnsi="Copperplate Gothic Light" w:cs="Copperplate Gothic Light"/>
        <w:i/>
        <w:iCs/>
        <w:sz w:val="24"/>
        <w:szCs w:val="24"/>
      </w:rPr>
    </w:pPr>
    <w:r>
      <w:rPr>
        <w:sz w:val="24"/>
      </w:rPr>
      <w:pict w14:anchorId="05630EA8">
        <v:shape id="Quad_x0020_Arrow_x0020_16" o:spid="_x0000_s2067" type="#_x0000_t202" style="position:absolute;margin-left:-77pt;margin-top:13pt;width:12.7pt;height:13pt;z-index:251685888;mso-position-horizontal:right;mso-position-horizontal-relative:margin" o:preferrelative="t" filled="f" stroked="f">
          <v:textbox inset="0,0,0,0">
            <w:txbxContent>
              <w:p w14:paraId="5295357C" w14:textId="77777777" w:rsidR="0057338F" w:rsidRDefault="0057338F">
                <w:pPr>
                  <w:snapToGrid w:val="0"/>
                  <w:rPr>
                    <w:rFonts w:ascii="Traditional Arabic" w:hAnsi="Traditional Arabic" w:cs="Traditional Arabic"/>
                    <w:sz w:val="24"/>
                    <w:szCs w:val="22"/>
                  </w:rPr>
                </w:pPr>
              </w:p>
            </w:txbxContent>
          </v:textbox>
          <w10:wrap anchorx="margin"/>
        </v:shape>
      </w:pict>
    </w:r>
    <w:r>
      <w:rPr>
        <w:rFonts w:eastAsia="Verdana" w:cs="Verdana"/>
        <w:i/>
        <w:iCs/>
        <w:color w:val="000000"/>
        <w:sz w:val="24"/>
        <w:szCs w:val="24"/>
        <w:u w:color="000000"/>
      </w:rPr>
      <w:pict w14:anchorId="4435E5CC">
        <v:rect id="_x0000_s2066" style="position:absolute;margin-left:345.35pt;margin-top:55.55pt;width:15.45pt;height:13pt;z-index:251687936;mso-position-horizontal-relative:margin;mso-position-vertical-relative:page" o:preferrelative="t" filled="f" stroked="f">
          <v:textbox inset="0,0,0,0">
            <w:txbxContent>
              <w:p w14:paraId="2BBF376C" w14:textId="77777777" w:rsidR="0057338F" w:rsidRDefault="0057338F"/>
            </w:txbxContent>
          </v:textbox>
          <w10:wrap anchorx="margin" anchory="page"/>
        </v:rect>
      </w:pict>
    </w:r>
    <w:r>
      <w:rPr>
        <w:rFonts w:ascii="Copperplate Gothic Light"/>
        <w:i/>
        <w:iCs/>
        <w:sz w:val="24"/>
        <w:szCs w:val="24"/>
      </w:rPr>
      <w:t>Chapter 3 Abstract Interpreter</w:t>
    </w:r>
  </w:p>
  <w:p w14:paraId="6182F926" w14:textId="77777777" w:rsidR="0057338F" w:rsidRDefault="0057338F">
    <w:pPr>
      <w:pStyle w:val="Header"/>
    </w:pPr>
    <w:r>
      <w:rPr>
        <w:rFonts w:ascii="Copperplate Gothic Light" w:eastAsia="Verdana" w:hAnsi="Copperplate Gothic Light" w:cs="Copperplate Gothic Light"/>
        <w:i/>
        <w:iCs/>
        <w:color w:val="000000"/>
        <w:sz w:val="24"/>
        <w:szCs w:val="24"/>
        <w:u w:color="000000"/>
      </w:rPr>
      <w:pict w14:anchorId="62BDA7BC">
        <v:rect id="Rectangle_x0020_14" o:spid="_x0000_s2065" style="position:absolute;margin-left:356.6pt;margin-top:786.8pt;width:16.2pt;height:19.2pt;z-index:251686912;mso-position-horizontal-relative:margin;mso-position-vertical-relative:page" o:preferrelative="t" filled="f" stroked="f">
          <v:textbox inset="0,0,0,0">
            <w:txbxContent>
              <w:p w14:paraId="4D7EEED0" w14:textId="77777777" w:rsidR="0057338F" w:rsidRDefault="0057338F">
                <w:pPr>
                  <w:pStyle w:val="Header"/>
                </w:pPr>
              </w:p>
            </w:txbxContent>
          </v:textbox>
          <w10:wrap anchorx="margin" anchory="page"/>
        </v:rect>
      </w:pict>
    </w:r>
    <w:r>
      <w:rPr>
        <w:rFonts w:eastAsia="Verdana" w:cs="Verdana"/>
        <w:color w:val="000000"/>
        <w:u w:color="000000"/>
      </w:rPr>
      <w:pict w14:anchorId="20D8D554">
        <v:rect id="Rectangle_x0020_13" o:spid="_x0000_s2064" style="position:absolute;margin-left:-69.9pt;margin-top:774.8pt;width:16.25pt;height:19.2pt;z-index:251683840;mso-position-horizontal:right;mso-position-horizontal-relative:margin;mso-position-vertical-relative:page" o:preferrelative="t" filled="f" stroked="f">
          <v:textbox inset="0,0,0,0">
            <w:txbxContent>
              <w:p w14:paraId="238A4C57" w14:textId="77777777" w:rsidR="0057338F" w:rsidRDefault="0057338F">
                <w:pPr>
                  <w:pStyle w:val="Header"/>
                </w:pPr>
              </w:p>
            </w:txbxContent>
          </v:textbox>
          <w10:wrap anchorx="margin" anchory="page"/>
        </v:rect>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57F460A" w14:textId="77777777" w:rsidR="0057338F" w:rsidRDefault="0057338F">
    <w:pPr>
      <w:pStyle w:val="Header"/>
    </w:pPr>
    <w:r>
      <w:rPr>
        <w:rFonts w:eastAsia="Verdana" w:cs="Verdana"/>
        <w:color w:val="000000"/>
        <w:u w:color="000000"/>
      </w:rPr>
      <w:pict w14:anchorId="01B5418C">
        <v:rect id="Rectangle_x0020_9" o:spid="_x0000_s2062" style="position:absolute;margin-left:-68.2pt;margin-top:783.8pt;width:17.1pt;height:14.45pt;z-index:251663360;mso-position-horizontal:right;mso-position-horizontal-relative:margin;mso-position-vertical-relative:page" o:preferrelative="t" filled="f" stroked="f">
          <v:textbox inset="0,0,0,0">
            <w:txbxContent>
              <w:p w14:paraId="38716BA6" w14:textId="77777777" w:rsidR="0057338F" w:rsidRDefault="0057338F">
                <w:pPr>
                  <w:pStyle w:val="Header"/>
                </w:pPr>
              </w:p>
            </w:txbxContent>
          </v:textbox>
          <w10:wrap anchorx="margin" anchory="page"/>
        </v:rect>
      </w:pict>
    </w:r>
  </w:p>
  <w:p w14:paraId="3EAEBFAE" w14:textId="77777777" w:rsidR="0057338F" w:rsidRDefault="0057338F">
    <w:pPr>
      <w:pStyle w:val="Header"/>
      <w:rPr>
        <w:rFonts w:ascii="Traditional Arabic" w:eastAsia="Traditional Arabic" w:hAnsi="Traditional Arabic" w:cs="Traditional Arabic"/>
      </w:rPr>
    </w:pPr>
  </w:p>
  <w:p w14:paraId="50FC4C14" w14:textId="77777777" w:rsidR="0057338F" w:rsidRDefault="0057338F">
    <w:pPr>
      <w:pStyle w:val="Header"/>
      <w:rPr>
        <w:rFonts w:ascii="Traditional Arabic" w:eastAsia="Traditional Arabic" w:hAnsi="Traditional Arabic" w:cs="Traditional Arabic"/>
      </w:rPr>
    </w:pPr>
  </w:p>
  <w:p w14:paraId="79FF7B3F" w14:textId="77777777" w:rsidR="0057338F" w:rsidRDefault="0057338F">
    <w:pPr>
      <w:pStyle w:val="Header"/>
      <w:rPr>
        <w:rFonts w:ascii="Copperplate Gothic Light" w:eastAsia="Copperplate Gothic Light" w:hAnsi="Copperplate Gothic Light" w:cs="Copperplate Gothic Light"/>
        <w:sz w:val="24"/>
        <w:szCs w:val="24"/>
      </w:rPr>
    </w:pPr>
  </w:p>
  <w:p w14:paraId="592813E0" w14:textId="77777777" w:rsidR="0057338F" w:rsidRDefault="0057338F">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3A3F71E" w14:textId="77777777" w:rsidR="0057338F" w:rsidRDefault="0057338F">
    <w:pPr>
      <w:pStyle w:val="Header"/>
    </w:pPr>
  </w:p>
  <w:p w14:paraId="644C008E" w14:textId="77777777" w:rsidR="0057338F" w:rsidRDefault="0057338F">
    <w:pPr>
      <w:pStyle w:val="Header"/>
    </w:pPr>
  </w:p>
  <w:p w14:paraId="52BE2C70" w14:textId="77777777" w:rsidR="0057338F" w:rsidRDefault="0057338F">
    <w:pPr>
      <w:pStyle w:val="Header"/>
    </w:pPr>
    <w:r>
      <w:pict w14:anchorId="1FD85880">
        <v:shapetype id="_x0000_t202" coordsize="21600,21600" o:spt="202" path="m0,0l0,21600,21600,21600,21600,0xe">
          <v:stroke joinstyle="miter"/>
          <v:path gradientshapeok="t" o:connecttype="rect"/>
        </v:shapetype>
        <v:shape id="_x6587__x672c__x6846__x0020_335" o:spid="_x0000_s2060" type="#_x0000_t202" style="position:absolute;margin-left:-73.9pt;margin-top:13pt;width:14.25pt;height:13pt;z-index:251688960;mso-position-horizontal:right;mso-position-horizontal-relative:margin" o:preferrelative="t" filled="f" stroked="f">
          <v:textbox inset="0,0,0,0">
            <w:txbxContent>
              <w:p w14:paraId="71D9FCE5" w14:textId="77777777" w:rsidR="0057338F" w:rsidRDefault="0057338F">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360F9C">
                  <w:rPr>
                    <w:rFonts w:ascii="Traditional Arabic" w:hAnsi="Traditional Arabic" w:cs="Traditional Arabic"/>
                    <w:noProof/>
                    <w:sz w:val="24"/>
                    <w:szCs w:val="22"/>
                  </w:rPr>
                  <w:t>56</w:t>
                </w:r>
                <w:r>
                  <w:rPr>
                    <w:rFonts w:ascii="Traditional Arabic" w:hAnsi="Traditional Arabic" w:cs="Traditional Arabic"/>
                    <w:sz w:val="24"/>
                    <w:szCs w:val="22"/>
                  </w:rPr>
                  <w:fldChar w:fldCharType="end"/>
                </w:r>
              </w:p>
            </w:txbxContent>
          </v:textbox>
          <w10:wrap anchorx="margin"/>
        </v:shape>
      </w:pict>
    </w:r>
  </w:p>
  <w:p w14:paraId="64BBB142" w14:textId="77777777" w:rsidR="0057338F" w:rsidRDefault="0057338F">
    <w:pPr>
      <w:pStyle w:val="Header"/>
      <w:rPr>
        <w:i/>
        <w:iCs/>
        <w:sz w:val="24"/>
        <w:szCs w:val="24"/>
      </w:rPr>
    </w:pPr>
    <w:r>
      <w:rPr>
        <w:rFonts w:ascii="Copperplate Gothic Light"/>
        <w:i/>
        <w:iCs/>
        <w:sz w:val="24"/>
        <w:szCs w:val="24"/>
      </w:rPr>
      <w:t>Chapter 4 Program Slicing on State Graph</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2183299" w14:textId="77777777" w:rsidR="0057338F" w:rsidRDefault="0057338F">
    <w:pPr>
      <w:pStyle w:val="Header"/>
    </w:pPr>
  </w:p>
  <w:p w14:paraId="1559DA0C" w14:textId="77777777" w:rsidR="0057338F" w:rsidRDefault="0057338F">
    <w:pPr>
      <w:pStyle w:val="Header"/>
    </w:pPr>
  </w:p>
  <w:p w14:paraId="330EB642" w14:textId="77777777" w:rsidR="0057338F" w:rsidRDefault="0057338F">
    <w:pPr>
      <w:pStyle w:val="Header"/>
    </w:pPr>
    <w:r>
      <w:pict w14:anchorId="49C7F938">
        <v:shapetype id="_x0000_t202" coordsize="21600,21600" o:spt="202" path="m0,0l0,21600,21600,21600,21600,0xe">
          <v:stroke joinstyle="miter"/>
          <v:path gradientshapeok="t" o:connecttype="rect"/>
        </v:shapetype>
        <v:shape id="_x0000_s2059" type="#_x0000_t202" style="position:absolute;margin-left:-73.9pt;margin-top:13pt;width:14.25pt;height:13pt;z-index:251704320;mso-position-horizontal:right;mso-position-horizontal-relative:margin" o:preferrelative="t" filled="f" stroked="f">
          <v:textbox inset="0,0,0,0">
            <w:txbxContent>
              <w:p w14:paraId="57FE2371" w14:textId="77777777" w:rsidR="0057338F" w:rsidRDefault="0057338F">
                <w:pPr>
                  <w:snapToGrid w:val="0"/>
                  <w:rPr>
                    <w:sz w:val="18"/>
                  </w:rPr>
                </w:pPr>
              </w:p>
            </w:txbxContent>
          </v:textbox>
          <w10:wrap anchorx="margin"/>
        </v:shape>
      </w:pict>
    </w:r>
  </w:p>
  <w:p w14:paraId="5672C8C8" w14:textId="77777777" w:rsidR="0057338F" w:rsidRDefault="0057338F">
    <w:pPr>
      <w:pStyle w:val="Header"/>
      <w:rPr>
        <w:i/>
        <w:iCs/>
        <w:sz w:val="24"/>
        <w:szCs w:val="24"/>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2B68F55" w14:textId="77777777" w:rsidR="0057338F" w:rsidRDefault="0057338F">
    <w:pPr>
      <w:pStyle w:val="Header"/>
      <w:spacing w:line="276" w:lineRule="auto"/>
    </w:pPr>
  </w:p>
  <w:p w14:paraId="10A5884C" w14:textId="77777777" w:rsidR="0057338F" w:rsidRDefault="0057338F">
    <w:pPr>
      <w:pStyle w:val="Header"/>
      <w:spacing w:line="276" w:lineRule="auto"/>
    </w:pPr>
  </w:p>
  <w:p w14:paraId="396A8BF9" w14:textId="77777777" w:rsidR="0057338F" w:rsidRDefault="0057338F">
    <w:pPr>
      <w:pStyle w:val="Header"/>
      <w:spacing w:line="276" w:lineRule="auto"/>
    </w:pPr>
  </w:p>
  <w:p w14:paraId="4788AA6B" w14:textId="77777777" w:rsidR="0057338F" w:rsidRDefault="0057338F">
    <w:pPr>
      <w:pStyle w:val="Header"/>
      <w:spacing w:line="276" w:lineRule="auto"/>
    </w:pPr>
  </w:p>
  <w:p w14:paraId="60FEB857" w14:textId="77777777" w:rsidR="0057338F" w:rsidRDefault="0057338F">
    <w:pPr>
      <w:pStyle w:val="Header"/>
      <w:spacing w:line="276" w:lineRule="auto"/>
      <w:rPr>
        <w:rFonts w:ascii="Copperplate Gothic Light" w:hAnsi="Copperplate Gothic Light" w:cs="Copperplate Gothic Light"/>
        <w:i/>
        <w:iCs/>
        <w:sz w:val="24"/>
        <w:szCs w:val="24"/>
      </w:rPr>
    </w:pPr>
    <w:r>
      <w:pict w14:anchorId="73E4C091">
        <v:shapetype id="_x0000_t202" coordsize="21600,21600" o:spt="202" path="m0,0l0,21600,21600,21600,21600,0xe">
          <v:stroke joinstyle="miter"/>
          <v:path gradientshapeok="t" o:connecttype="rect"/>
        </v:shapetype>
        <v:shape id="_x6587__x672c__x6846__x0020_345" o:spid="_x0000_s2057" type="#_x0000_t202" style="position:absolute;margin-left:185.6pt;margin-top:0;width:2in;height:2in;z-index:251707392;mso-wrap-style:none;mso-position-horizontal:right;mso-position-horizontal-relative:margin" o:preferrelative="t" filled="f" stroked="f">
          <v:textbox style="mso-fit-shape-to-text:t" inset="0,0,0,0">
            <w:txbxContent>
              <w:p w14:paraId="1BD9CEE9" w14:textId="77777777" w:rsidR="0057338F" w:rsidRDefault="0057338F">
                <w:pPr>
                  <w:snapToGrid w:val="0"/>
                  <w:rPr>
                    <w:sz w:val="18"/>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Pr>
                    <w:rFonts w:ascii="Traditional Arabic" w:hAnsi="Traditional Arabic" w:cs="Traditional Arabic"/>
                    <w:sz w:val="24"/>
                    <w:szCs w:val="22"/>
                  </w:rPr>
                  <w:t>LVI</w:t>
                </w:r>
                <w:r>
                  <w:rPr>
                    <w:rFonts w:ascii="Traditional Arabic" w:hAnsi="Traditional Arabic" w:cs="Traditional Arabic"/>
                    <w:sz w:val="24"/>
                    <w:szCs w:val="22"/>
                  </w:rPr>
                  <w:fldChar w:fldCharType="end"/>
                </w:r>
              </w:p>
            </w:txbxContent>
          </v:textbox>
          <w10:wrap anchorx="margin"/>
        </v:shape>
      </w:pict>
    </w:r>
    <w:r>
      <w:pict w14:anchorId="29BC720A">
        <v:shape id="_x0000_s2056" type="#_x0000_t202" style="position:absolute;margin-left:-73.9pt;margin-top:13pt;width:14.25pt;height:13pt;z-index:251706368;mso-position-horizontal:right;mso-position-horizontal-relative:margin" o:preferrelative="t" filled="f" stroked="f">
          <v:textbox inset="0,0,0,0">
            <w:txbxContent>
              <w:p w14:paraId="6946C24E" w14:textId="77777777" w:rsidR="0057338F" w:rsidRDefault="0057338F">
                <w:pPr>
                  <w:snapToGrid w:val="0"/>
                  <w:rPr>
                    <w:sz w:val="18"/>
                  </w:rPr>
                </w:pPr>
              </w:p>
            </w:txbxContent>
          </v:textbox>
          <w10:wrap anchorx="margin"/>
        </v:shape>
      </w:pict>
    </w:r>
    <w:r>
      <w:rPr>
        <w:rFonts w:ascii="Copperplate Gothic Light" w:hAnsi="Copperplate Gothic Light" w:cs="Copperplate Gothic Light"/>
        <w:i/>
        <w:iCs/>
        <w:sz w:val="24"/>
        <w:szCs w:val="24"/>
      </w:rPr>
      <w:t>Chapter 5 Validation</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C6C92FB" w14:textId="77777777" w:rsidR="0057338F" w:rsidRDefault="0057338F">
    <w:pPr>
      <w:pStyle w:val="Header"/>
      <w:spacing w:line="276" w:lineRule="auto"/>
      <w:rPr>
        <w:sz w:val="16"/>
        <w:szCs w:val="16"/>
      </w:rPr>
    </w:pPr>
  </w:p>
  <w:p w14:paraId="1C4FA67D" w14:textId="77777777" w:rsidR="0057338F" w:rsidRDefault="0057338F">
    <w:pPr>
      <w:pStyle w:val="Header"/>
      <w:spacing w:line="276" w:lineRule="auto"/>
      <w:rPr>
        <w:sz w:val="16"/>
        <w:szCs w:val="16"/>
      </w:rPr>
    </w:pPr>
    <w:r>
      <w:rPr>
        <w:rFonts w:eastAsia="Verdana" w:cs="Verdana"/>
        <w:color w:val="000000"/>
        <w:sz w:val="16"/>
        <w:szCs w:val="16"/>
        <w:u w:color="000000"/>
      </w:rPr>
      <w:pict w14:anchorId="3D6FAABF">
        <v:rect id="Rectangle_x0020_6" o:spid="_x0000_s2055" style="position:absolute;margin-left:-71.2pt;margin-top:55.35pt;width:15.6pt;height:36.3pt;z-index:251664384;mso-position-horizontal:right;mso-position-horizontal-relative:margin;mso-position-vertical-relative:page" o:preferrelative="t" filled="f" stroked="f">
          <v:textbox inset="0,0,0,0">
            <w:txbxContent>
              <w:p w14:paraId="3BE5DCA6" w14:textId="77777777" w:rsidR="0057338F" w:rsidRDefault="0057338F"/>
              <w:p w14:paraId="7C4EA0F8" w14:textId="77777777" w:rsidR="0057338F" w:rsidRDefault="0057338F"/>
              <w:p w14:paraId="6F825409" w14:textId="77777777" w:rsidR="0057338F" w:rsidRDefault="0057338F">
                <w:pPr>
                  <w:rPr>
                    <w:rFonts w:ascii="Traditional Arabic" w:hAnsi="Traditional Arabic" w:cs="Traditional Arabic"/>
                    <w:sz w:val="24"/>
                    <w:szCs w:val="24"/>
                  </w:rPr>
                </w:pPr>
                <w:r>
                  <w:rPr>
                    <w:rFonts w:ascii="Traditional Arabic" w:hAnsi="Traditional Arabic" w:cs="Traditional Arabic"/>
                    <w:sz w:val="24"/>
                    <w:szCs w:val="24"/>
                  </w:rPr>
                  <w:fldChar w:fldCharType="begin"/>
                </w:r>
                <w:r>
                  <w:rPr>
                    <w:rFonts w:ascii="Traditional Arabic" w:hAnsi="Traditional Arabic" w:cs="Traditional Arabic"/>
                    <w:sz w:val="24"/>
                    <w:szCs w:val="24"/>
                  </w:rPr>
                  <w:instrText xml:space="preserve"> PAGE  \* MERGEFORMAT </w:instrText>
                </w:r>
                <w:r>
                  <w:rPr>
                    <w:rFonts w:ascii="Traditional Arabic" w:hAnsi="Traditional Arabic" w:cs="Traditional Arabic"/>
                    <w:sz w:val="24"/>
                    <w:szCs w:val="24"/>
                  </w:rPr>
                  <w:fldChar w:fldCharType="separate"/>
                </w:r>
                <w:r w:rsidR="00360F9C">
                  <w:rPr>
                    <w:rFonts w:ascii="Traditional Arabic" w:hAnsi="Traditional Arabic" w:cs="Traditional Arabic"/>
                    <w:noProof/>
                    <w:sz w:val="24"/>
                    <w:szCs w:val="24"/>
                  </w:rPr>
                  <w:t>59</w:t>
                </w:r>
                <w:r>
                  <w:rPr>
                    <w:rFonts w:ascii="Traditional Arabic" w:hAnsi="Traditional Arabic" w:cs="Traditional Arabic"/>
                    <w:sz w:val="24"/>
                    <w:szCs w:val="24"/>
                  </w:rPr>
                  <w:fldChar w:fldCharType="end"/>
                </w:r>
              </w:p>
            </w:txbxContent>
          </v:textbox>
          <w10:wrap anchorx="margin" anchory="page"/>
        </v:rect>
      </w:pict>
    </w:r>
  </w:p>
  <w:p w14:paraId="36B2D444" w14:textId="77777777" w:rsidR="0057338F" w:rsidRDefault="0057338F">
    <w:pPr>
      <w:pStyle w:val="Header"/>
      <w:spacing w:line="276" w:lineRule="auto"/>
      <w:rPr>
        <w:sz w:val="16"/>
        <w:szCs w:val="16"/>
      </w:rPr>
    </w:pPr>
  </w:p>
  <w:p w14:paraId="0585F9CA" w14:textId="77777777" w:rsidR="0057338F" w:rsidRDefault="0057338F">
    <w:pPr>
      <w:pStyle w:val="Header"/>
      <w:spacing w:line="276" w:lineRule="auto"/>
      <w:rPr>
        <w:sz w:val="16"/>
        <w:szCs w:val="16"/>
      </w:rPr>
    </w:pPr>
  </w:p>
  <w:p w14:paraId="7FCC7FFD" w14:textId="77777777" w:rsidR="0057338F" w:rsidRDefault="0057338F">
    <w:pPr>
      <w:pStyle w:val="Header"/>
      <w:rPr>
        <w:rFonts w:ascii="Copperplate Gothic Light" w:eastAsia="Copperplate Gothic Light" w:hAnsi="Copperplate Gothic Light" w:cs="Copperplate Gothic Light"/>
        <w:i/>
        <w:iCs/>
        <w:sz w:val="24"/>
        <w:szCs w:val="24"/>
      </w:rPr>
    </w:pPr>
    <w:r>
      <w:rPr>
        <w:rFonts w:ascii="Copperplate Gothic Light"/>
        <w:i/>
        <w:iCs/>
        <w:sz w:val="24"/>
        <w:szCs w:val="24"/>
      </w:rPr>
      <w:t>Chapter 5 Validation</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CF6281B" w14:textId="77777777" w:rsidR="0057338F" w:rsidRDefault="0057338F">
    <w:pPr>
      <w:pStyle w:val="Header"/>
      <w:spacing w:line="276" w:lineRule="auto"/>
      <w:rPr>
        <w:sz w:val="16"/>
        <w:szCs w:val="16"/>
      </w:rPr>
    </w:pPr>
  </w:p>
  <w:p w14:paraId="0A6D8BD9" w14:textId="77777777" w:rsidR="0057338F" w:rsidRDefault="0057338F">
    <w:pPr>
      <w:pStyle w:val="Header"/>
      <w:spacing w:line="276" w:lineRule="auto"/>
      <w:rPr>
        <w:sz w:val="16"/>
        <w:szCs w:val="16"/>
      </w:rPr>
    </w:pPr>
  </w:p>
  <w:p w14:paraId="279AB703" w14:textId="77777777" w:rsidR="0057338F" w:rsidRDefault="0057338F">
    <w:pPr>
      <w:pStyle w:val="Header"/>
      <w:spacing w:line="276" w:lineRule="auto"/>
      <w:rPr>
        <w:sz w:val="16"/>
        <w:szCs w:val="16"/>
      </w:rPr>
    </w:pPr>
  </w:p>
  <w:p w14:paraId="756BA3E3" w14:textId="77777777" w:rsidR="0057338F" w:rsidRDefault="0057338F">
    <w:pPr>
      <w:pStyle w:val="Header"/>
      <w:spacing w:line="276" w:lineRule="auto"/>
      <w:rPr>
        <w:sz w:val="16"/>
        <w:szCs w:val="16"/>
      </w:rPr>
    </w:pPr>
    <w:r>
      <w:rPr>
        <w:sz w:val="16"/>
      </w:rPr>
      <w:pict w14:anchorId="7FF6354E">
        <v:shapetype id="_x0000_t202" coordsize="21600,21600" o:spt="202" path="m0,0l0,21600,21600,21600,21600,0xe">
          <v:stroke joinstyle="miter"/>
          <v:path gradientshapeok="t" o:connecttype="rect"/>
        </v:shapetype>
        <v:shape id="_x6587__x672c__x6846__x0020_327" o:spid="_x0000_s2054" type="#_x0000_t202" style="position:absolute;margin-left:-71.5pt;margin-top:11.2pt;width:15.45pt;height:13pt;z-index:251694080;mso-position-horizontal:right;mso-position-horizontal-relative:margin" o:preferrelative="t" filled="f" stroked="f">
          <v:textbox inset="0,0,0,0">
            <w:txbxContent>
              <w:p w14:paraId="7E73A446" w14:textId="77777777" w:rsidR="0057338F" w:rsidRDefault="0057338F">
                <w:pPr>
                  <w:snapToGrid w:val="0"/>
                  <w:rPr>
                    <w:rFonts w:ascii="Traditional Arabic" w:hAnsi="Traditional Arabic" w:cs="Traditional Arabic"/>
                    <w:sz w:val="24"/>
                    <w:szCs w:val="24"/>
                  </w:rPr>
                </w:pPr>
                <w:r>
                  <w:rPr>
                    <w:rFonts w:ascii="Traditional Arabic" w:hAnsi="Traditional Arabic" w:cs="Traditional Arabic"/>
                    <w:sz w:val="24"/>
                    <w:szCs w:val="24"/>
                  </w:rPr>
                  <w:fldChar w:fldCharType="begin"/>
                </w:r>
                <w:r>
                  <w:rPr>
                    <w:rFonts w:ascii="Traditional Arabic" w:hAnsi="Traditional Arabic" w:cs="Traditional Arabic"/>
                    <w:sz w:val="24"/>
                    <w:szCs w:val="24"/>
                  </w:rPr>
                  <w:instrText xml:space="preserve"> PAGE  \* MERGEFORMAT </w:instrText>
                </w:r>
                <w:r>
                  <w:rPr>
                    <w:rFonts w:ascii="Traditional Arabic" w:hAnsi="Traditional Arabic" w:cs="Traditional Arabic"/>
                    <w:sz w:val="24"/>
                    <w:szCs w:val="24"/>
                  </w:rPr>
                  <w:fldChar w:fldCharType="separate"/>
                </w:r>
                <w:r w:rsidR="00360F9C">
                  <w:rPr>
                    <w:rFonts w:ascii="Traditional Arabic" w:hAnsi="Traditional Arabic" w:cs="Traditional Arabic"/>
                    <w:noProof/>
                    <w:sz w:val="24"/>
                    <w:szCs w:val="24"/>
                  </w:rPr>
                  <w:t>69</w:t>
                </w:r>
                <w:r>
                  <w:rPr>
                    <w:rFonts w:ascii="Traditional Arabic" w:hAnsi="Traditional Arabic" w:cs="Traditional Arabic"/>
                    <w:sz w:val="24"/>
                    <w:szCs w:val="24"/>
                  </w:rPr>
                  <w:fldChar w:fldCharType="end"/>
                </w:r>
              </w:p>
            </w:txbxContent>
          </v:textbox>
          <w10:wrap anchorx="margin"/>
        </v:shape>
      </w:pict>
    </w:r>
  </w:p>
  <w:p w14:paraId="3D7B2557" w14:textId="77777777" w:rsidR="0057338F" w:rsidRDefault="0057338F">
    <w:pPr>
      <w:pStyle w:val="Header"/>
      <w:spacing w:line="276" w:lineRule="auto"/>
      <w:rPr>
        <w:rFonts w:ascii="Copperplate Gothic Light" w:eastAsia="Copperplate Gothic Light" w:hAnsi="Copperplate Gothic Light" w:cs="Copperplate Gothic Light"/>
        <w:i/>
        <w:iCs/>
        <w:sz w:val="24"/>
        <w:szCs w:val="24"/>
      </w:rPr>
    </w:pPr>
    <w:r>
      <w:rPr>
        <w:rFonts w:ascii="Copperplate Gothic Light"/>
        <w:i/>
        <w:iCs/>
        <w:sz w:val="24"/>
        <w:szCs w:val="24"/>
      </w:rPr>
      <w:t>Chapter 5 Validation</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4444197" w14:textId="77777777" w:rsidR="0057338F" w:rsidRDefault="0057338F">
    <w:pPr>
      <w:pStyle w:val="Header"/>
    </w:pPr>
    <w:r>
      <w:pict w14:anchorId="2367DBF6">
        <v:shapetype id="_x0000_t202" coordsize="21600,21600" o:spt="202" path="m0,0l0,21600,21600,21600,21600,0xe">
          <v:stroke joinstyle="miter"/>
          <v:path gradientshapeok="t" o:connecttype="rect"/>
        </v:shapetype>
        <v:shape id="_x6587__x672c__x6846__x0020_329" o:spid="_x0000_s2053" type="#_x0000_t202" style="position:absolute;margin-left:185.6pt;margin-top:0;width:2in;height:2in;z-index:251696128;mso-wrap-style:none;mso-position-horizontal:right;mso-position-horizontal-relative:margin" o:preferrelative="t" filled="f" stroked="f">
          <v:textbox style="mso-fit-shape-to-text:t" inset="0,0,0,0">
            <w:txbxContent>
              <w:p w14:paraId="745A82C0" w14:textId="77777777" w:rsidR="0057338F" w:rsidRDefault="0057338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LXX</w:t>
                </w:r>
                <w:r>
                  <w:rPr>
                    <w:rFonts w:hint="eastAsia"/>
                    <w:sz w:val="18"/>
                  </w:rPr>
                  <w:fldChar w:fldCharType="end"/>
                </w:r>
              </w:p>
            </w:txbxContent>
          </v:textbox>
          <w10:wrap anchorx="margin"/>
        </v:shape>
      </w:pict>
    </w:r>
  </w:p>
  <w:p w14:paraId="19950B69" w14:textId="77777777" w:rsidR="0057338F" w:rsidRDefault="0057338F">
    <w:pPr>
      <w:pStyle w:val="Header"/>
    </w:pPr>
  </w:p>
  <w:p w14:paraId="05E36E8D" w14:textId="77777777" w:rsidR="0057338F" w:rsidRDefault="0057338F">
    <w:pPr>
      <w:pStyle w:val="Header"/>
    </w:pPr>
  </w:p>
  <w:p w14:paraId="0114BB91" w14:textId="77777777" w:rsidR="0057338F" w:rsidRDefault="0057338F">
    <w:pPr>
      <w:pStyle w:val="Header"/>
      <w:rPr>
        <w:rFonts w:ascii="Copperplate Gothic Light" w:eastAsia="Copperplate Gothic Light" w:hAnsi="Copperplate Gothic Light" w:cs="Copperplate Gothic Light"/>
        <w:sz w:val="24"/>
        <w:szCs w:val="24"/>
      </w:rPr>
    </w:pPr>
  </w:p>
  <w:p w14:paraId="136C60D3" w14:textId="77777777" w:rsidR="0057338F" w:rsidRDefault="0057338F">
    <w:pPr>
      <w:pStyle w:val="Heade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D1E93A9" w14:textId="77777777" w:rsidR="0057338F" w:rsidRDefault="0057338F">
    <w:pPr>
      <w:pStyle w:val="Header"/>
    </w:pPr>
  </w:p>
  <w:p w14:paraId="7913A64A" w14:textId="77777777" w:rsidR="0057338F" w:rsidRDefault="0057338F">
    <w:pPr>
      <w:pStyle w:val="Header"/>
    </w:pPr>
  </w:p>
  <w:p w14:paraId="01DF6B4F" w14:textId="77777777" w:rsidR="0057338F" w:rsidRDefault="0057338F">
    <w:pPr>
      <w:pStyle w:val="Header"/>
    </w:pPr>
  </w:p>
  <w:p w14:paraId="73246414" w14:textId="77777777" w:rsidR="0057338F" w:rsidRDefault="0057338F">
    <w:pPr>
      <w:pStyle w:val="Header"/>
      <w:rPr>
        <w:rFonts w:ascii="Copperplate Gothic Light" w:eastAsia="Copperplate Gothic Light" w:hAnsi="Copperplate Gothic Light" w:cs="Copperplate Gothic Light"/>
        <w:sz w:val="24"/>
        <w:szCs w:val="24"/>
      </w:rPr>
    </w:pPr>
  </w:p>
  <w:p w14:paraId="56203DD1" w14:textId="77777777" w:rsidR="0057338F" w:rsidRDefault="0057338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24C0831" w14:textId="77777777" w:rsidR="0057338F" w:rsidRDefault="0057338F">
    <w:pPr>
      <w:pStyle w:val="Header"/>
      <w:spacing w:before="180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D06AB66" w14:textId="77777777" w:rsidR="0057338F" w:rsidRDefault="0057338F">
    <w:pPr>
      <w:pStyle w:val="Header"/>
      <w:spacing w:line="276" w:lineRule="auto"/>
      <w:rPr>
        <w:rFonts w:ascii="Copperplate Gothic Light" w:eastAsia="Copperplate Gothic Light" w:hAnsi="Copperplate Gothic Light" w:cs="Copperplate Gothic Light"/>
        <w:sz w:val="24"/>
        <w:szCs w:val="24"/>
      </w:rPr>
    </w:pPr>
  </w:p>
  <w:p w14:paraId="33EA5740" w14:textId="77777777" w:rsidR="0057338F" w:rsidRDefault="0057338F">
    <w:pPr>
      <w:pStyle w:val="Header"/>
      <w:spacing w:line="276" w:lineRule="auto"/>
      <w:rPr>
        <w:rFonts w:ascii="Copperplate Gothic Light" w:eastAsia="Copperplate Gothic Light" w:hAnsi="Copperplate Gothic Light" w:cs="Copperplate Gothic Light"/>
        <w:sz w:val="24"/>
        <w:szCs w:val="24"/>
      </w:rPr>
    </w:pPr>
  </w:p>
  <w:p w14:paraId="4021FB01" w14:textId="77777777" w:rsidR="0057338F" w:rsidRDefault="0057338F">
    <w:pPr>
      <w:pStyle w:val="Header"/>
      <w:spacing w:line="276" w:lineRule="auto"/>
      <w:rPr>
        <w:rFonts w:ascii="Copperplate Gothic Light" w:eastAsia="Copperplate Gothic Light" w:hAnsi="Copperplate Gothic Light" w:cs="Copperplate Gothic Light"/>
        <w:sz w:val="24"/>
        <w:szCs w:val="24"/>
      </w:rPr>
    </w:pPr>
  </w:p>
  <w:p w14:paraId="72A73D83" w14:textId="77777777" w:rsidR="0057338F" w:rsidRDefault="0057338F">
    <w:pPr>
      <w:pStyle w:val="Header"/>
      <w:rPr>
        <w:i/>
        <w:iCs/>
        <w:sz w:val="24"/>
        <w:szCs w:val="24"/>
      </w:rPr>
    </w:pPr>
    <w:r>
      <w:rPr>
        <w:i/>
        <w:iCs/>
        <w:sz w:val="24"/>
        <w:szCs w:val="24"/>
      </w:rPr>
      <w:pict w14:anchorId="3885D396">
        <v:shapetype id="_x0000_t202" coordsize="21600,21600" o:spt="202" path="m0,0l0,21600,21600,21600,21600,0xe">
          <v:stroke joinstyle="miter"/>
          <v:path gradientshapeok="t" o:connecttype="rect"/>
        </v:shapetype>
        <v:shape id="_x6587__x672c__x6846__x0020_330" o:spid="_x0000_s2051" type="#_x0000_t202" style="position:absolute;margin-left:-78.3pt;margin-top:0;width:12.05pt;height:13pt;z-index:251697152;mso-wrap-style:none;mso-position-horizontal:right;mso-position-horizontal-relative:margin" o:preferrelative="t" filled="f" stroked="f">
          <v:textbox style="mso-fit-shape-to-text:t" inset="0,0,0,0">
            <w:txbxContent>
              <w:p w14:paraId="7A6FD74A" w14:textId="77777777" w:rsidR="0057338F" w:rsidRDefault="0057338F">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AB2B68">
                  <w:rPr>
                    <w:rFonts w:ascii="Traditional Arabic" w:hAnsi="Traditional Arabic" w:cs="Traditional Arabic"/>
                    <w:noProof/>
                    <w:sz w:val="24"/>
                    <w:szCs w:val="22"/>
                  </w:rPr>
                  <w:t>73</w:t>
                </w:r>
                <w:r>
                  <w:rPr>
                    <w:rFonts w:ascii="Traditional Arabic" w:hAnsi="Traditional Arabic" w:cs="Traditional Arabic"/>
                    <w:sz w:val="24"/>
                    <w:szCs w:val="22"/>
                  </w:rPr>
                  <w:fldChar w:fldCharType="end"/>
                </w:r>
              </w:p>
            </w:txbxContent>
          </v:textbox>
          <w10:wrap anchorx="margin"/>
        </v:shape>
      </w:pict>
    </w:r>
    <w:r>
      <w:rPr>
        <w:rFonts w:ascii="Copperplate Gothic Light"/>
        <w:i/>
        <w:iCs/>
        <w:sz w:val="24"/>
        <w:szCs w:val="24"/>
      </w:rPr>
      <w:t>Chapter 6 Conclusion</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5A3F912" w14:textId="77777777" w:rsidR="0057338F" w:rsidRDefault="0057338F">
    <w:pPr>
      <w:pStyle w:val="Header"/>
    </w:pPr>
  </w:p>
  <w:p w14:paraId="7E96C9C7" w14:textId="77777777" w:rsidR="0057338F" w:rsidRDefault="0057338F">
    <w:pPr>
      <w:pStyle w:val="Header"/>
    </w:pPr>
  </w:p>
  <w:p w14:paraId="79C7D7DE" w14:textId="77777777" w:rsidR="0057338F" w:rsidRDefault="0057338F">
    <w:pPr>
      <w:pStyle w:val="Header"/>
    </w:pPr>
  </w:p>
  <w:p w14:paraId="02B1542A" w14:textId="77777777" w:rsidR="0057338F" w:rsidRDefault="0057338F">
    <w:pPr>
      <w:pStyle w:val="Heade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D8DDD98" w14:textId="77777777" w:rsidR="0057338F" w:rsidRDefault="0057338F">
    <w:pPr>
      <w:pStyle w:val="Header"/>
      <w:spacing w:line="276" w:lineRule="auto"/>
    </w:pPr>
  </w:p>
  <w:p w14:paraId="567AF6B8" w14:textId="77777777" w:rsidR="0057338F" w:rsidRDefault="0057338F">
    <w:pPr>
      <w:pStyle w:val="Header"/>
      <w:spacing w:line="276" w:lineRule="auto"/>
    </w:pPr>
  </w:p>
  <w:p w14:paraId="4657DD44" w14:textId="77777777" w:rsidR="0057338F" w:rsidRDefault="0057338F">
    <w:pPr>
      <w:pStyle w:val="Header"/>
      <w:spacing w:line="276" w:lineRule="auto"/>
    </w:pPr>
  </w:p>
  <w:p w14:paraId="33D04D2D" w14:textId="77777777" w:rsidR="0057338F" w:rsidRDefault="0057338F">
    <w:pPr>
      <w:pStyle w:val="Header"/>
      <w:spacing w:line="276" w:lineRule="auto"/>
    </w:pPr>
    <w:r>
      <w:rPr>
        <w:rFonts w:ascii="Copperplate Gothic Light" w:hAnsi="Copperplate Gothic Light" w:cs="Copperplate Gothic Light"/>
        <w:i/>
        <w:iCs/>
        <w:sz w:val="24"/>
        <w:szCs w:val="24"/>
      </w:rPr>
      <w:pict w14:anchorId="4EF90C4B">
        <v:shapetype id="_x0000_t202" coordsize="21600,21600" o:spt="202" path="m0,0l0,21600,21600,21600,21600,0xe">
          <v:stroke joinstyle="miter"/>
          <v:path gradientshapeok="t" o:connecttype="rect"/>
        </v:shapetype>
        <v:shape id="_x6587__x672c__x6846__x0020_331" o:spid="_x0000_s2049" type="#_x0000_t202" style="position:absolute;margin-left:-69.8pt;margin-top:11.9pt;width:16.3pt;height:13pt;z-index:251699200;mso-position-horizontal:right;mso-position-horizontal-relative:margin" o:preferrelative="t" filled="f" stroked="f">
          <v:textbox inset="0,0,0,0">
            <w:txbxContent>
              <w:p w14:paraId="2D925321" w14:textId="77777777" w:rsidR="0057338F" w:rsidRDefault="0057338F">
                <w:pPr>
                  <w:snapToGrid w:val="0"/>
                  <w:rPr>
                    <w:rFonts w:ascii="Traditional Arabic" w:hAnsi="Traditional Arabic" w:cs="Traditional Arabic"/>
                    <w:sz w:val="24"/>
                    <w:szCs w:val="24"/>
                  </w:rPr>
                </w:pPr>
                <w:r>
                  <w:rPr>
                    <w:rFonts w:ascii="Traditional Arabic" w:hAnsi="Traditional Arabic" w:cs="Traditional Arabic"/>
                    <w:sz w:val="24"/>
                    <w:szCs w:val="24"/>
                  </w:rPr>
                  <w:fldChar w:fldCharType="begin"/>
                </w:r>
                <w:r>
                  <w:rPr>
                    <w:rFonts w:ascii="Traditional Arabic" w:hAnsi="Traditional Arabic" w:cs="Traditional Arabic"/>
                    <w:sz w:val="24"/>
                    <w:szCs w:val="24"/>
                  </w:rPr>
                  <w:instrText xml:space="preserve"> PAGE  \* MERGEFORMAT </w:instrText>
                </w:r>
                <w:r>
                  <w:rPr>
                    <w:rFonts w:ascii="Traditional Arabic" w:hAnsi="Traditional Arabic" w:cs="Traditional Arabic"/>
                    <w:sz w:val="24"/>
                    <w:szCs w:val="24"/>
                  </w:rPr>
                  <w:fldChar w:fldCharType="separate"/>
                </w:r>
                <w:r w:rsidR="00AB2B68">
                  <w:rPr>
                    <w:rFonts w:ascii="Traditional Arabic" w:hAnsi="Traditional Arabic" w:cs="Traditional Arabic"/>
                    <w:noProof/>
                    <w:sz w:val="24"/>
                    <w:szCs w:val="24"/>
                  </w:rPr>
                  <w:t>76</w:t>
                </w:r>
                <w:r>
                  <w:rPr>
                    <w:rFonts w:ascii="Traditional Arabic" w:hAnsi="Traditional Arabic" w:cs="Traditional Arabic"/>
                    <w:sz w:val="24"/>
                    <w:szCs w:val="24"/>
                  </w:rPr>
                  <w:fldChar w:fldCharType="end"/>
                </w:r>
              </w:p>
            </w:txbxContent>
          </v:textbox>
          <w10:wrap anchorx="margin"/>
        </v:shape>
      </w:pict>
    </w:r>
  </w:p>
  <w:p w14:paraId="592D7829" w14:textId="77777777" w:rsidR="0057338F" w:rsidRDefault="0057338F">
    <w:pPr>
      <w:pStyle w:val="Header"/>
      <w:spacing w:line="276" w:lineRule="auto"/>
      <w:rPr>
        <w:rFonts w:ascii="Copperplate Gothic Light" w:hAnsi="Copperplate Gothic Light" w:cs="Copperplate Gothic Light"/>
        <w:i/>
        <w:iCs/>
        <w:sz w:val="24"/>
        <w:szCs w:val="24"/>
      </w:rPr>
    </w:pPr>
    <w:r>
      <w:rPr>
        <w:rFonts w:ascii="Copperplate Gothic Light" w:hAnsi="Copperplate Gothic Light" w:cs="Copperplate Gothic Light"/>
        <w:i/>
        <w:iCs/>
        <w:sz w:val="24"/>
        <w:szCs w:val="24"/>
      </w:rPr>
      <w:t>Reference</w:t>
    </w:r>
  </w:p>
  <w:p w14:paraId="40679B4E" w14:textId="77777777" w:rsidR="0057338F" w:rsidRDefault="0057338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B2E31FA" w14:textId="77777777" w:rsidR="0057338F" w:rsidRDefault="0057338F">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933D3D3" w14:textId="77777777" w:rsidR="0057338F" w:rsidRDefault="0057338F">
    <w:pPr>
      <w:pStyle w:val="HeaderFooter"/>
    </w:pPr>
    <w:r>
      <w:pict w14:anchorId="76AFC323">
        <v:rect id="officeArt_x0020_object" o:spid="_x0000_s2096" style="position:absolute;margin-left:290.4pt;margin-top:774.9pt;width:14.45pt;height:25.55pt;z-index:-251658240;mso-position-horizontal-relative:page;mso-position-vertical-relative:page" o:preferrelative="t" filled="f" stroked="f">
          <v:textbox inset="0,0,0,0">
            <w:txbxContent>
              <w:p w14:paraId="6EAD20CB" w14:textId="77777777" w:rsidR="0057338F" w:rsidRDefault="0057338F"/>
            </w:txbxContent>
          </v:textbox>
          <w10:wrap anchorx="page" anchory="page"/>
        </v:rect>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3D1C20A" w14:textId="77777777" w:rsidR="0057338F" w:rsidRDefault="0057338F">
    <w:pPr>
      <w:pStyle w:val="HeaderFoot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1B83A12" w14:textId="77777777" w:rsidR="0057338F" w:rsidRDefault="0057338F">
    <w:pPr>
      <w:pStyle w:val="HeaderFooter"/>
    </w:pPr>
    <w:r>
      <w:pict w14:anchorId="3EFC881F">
        <v:rect id="Rectangle_x0020_23" o:spid="_x0000_s2092" style="position:absolute;margin-left:293.8pt;margin-top:775.55pt;width:7.35pt;height:35.75pt;z-index:-251656192;mso-position-horizontal-relative:page;mso-position-vertical-relative:page" o:preferrelative="t" filled="f" stroked="f">
          <v:textbox inset="0,0,0,0">
            <w:txbxContent>
              <w:p w14:paraId="3029592A" w14:textId="77777777" w:rsidR="0057338F" w:rsidRDefault="0057338F">
                <w:pPr>
                  <w:rPr>
                    <w:sz w:val="18"/>
                    <w:szCs w:val="18"/>
                  </w:rPr>
                </w:pPr>
              </w:p>
              <w:p w14:paraId="3D4E6079" w14:textId="77777777" w:rsidR="0057338F" w:rsidRDefault="0057338F">
                <w:r>
                  <w:rPr>
                    <w:rFonts w:ascii="Traditional Arabic" w:eastAsia="Traditional Arabic" w:hAnsi="Traditional Arabic" w:cs="Traditional Arabic"/>
                    <w:sz w:val="24"/>
                    <w:szCs w:val="24"/>
                  </w:rPr>
                  <w:fldChar w:fldCharType="begin"/>
                </w:r>
                <w:r>
                  <w:rPr>
                    <w:rFonts w:ascii="Traditional Arabic" w:eastAsia="Traditional Arabic" w:hAnsi="Traditional Arabic" w:cs="Traditional Arabic"/>
                    <w:sz w:val="24"/>
                    <w:szCs w:val="24"/>
                  </w:rPr>
                  <w:instrText xml:space="preserve"> PAGE </w:instrText>
                </w:r>
                <w:r>
                  <w:rPr>
                    <w:rFonts w:ascii="Traditional Arabic" w:eastAsia="Traditional Arabic" w:hAnsi="Traditional Arabic" w:cs="Traditional Arabic"/>
                    <w:sz w:val="24"/>
                    <w:szCs w:val="24"/>
                  </w:rPr>
                  <w:fldChar w:fldCharType="separate"/>
                </w:r>
                <w:r w:rsidR="00442056">
                  <w:rPr>
                    <w:rFonts w:ascii="Traditional Arabic" w:eastAsia="Traditional Arabic" w:hAnsi="Traditional Arabic" w:cs="Traditional Arabic"/>
                    <w:noProof/>
                    <w:sz w:val="24"/>
                    <w:szCs w:val="24"/>
                  </w:rPr>
                  <w:t>1</w:t>
                </w:r>
                <w:r>
                  <w:rPr>
                    <w:rFonts w:ascii="Traditional Arabic" w:eastAsia="Traditional Arabic" w:hAnsi="Traditional Arabic" w:cs="Traditional Arabic"/>
                    <w:sz w:val="24"/>
                    <w:szCs w:val="24"/>
                  </w:rPr>
                  <w:fldChar w:fldCharType="end"/>
                </w:r>
              </w:p>
            </w:txbxContent>
          </v:textbox>
          <w10:wrap anchorx="page" anchory="page"/>
        </v:rect>
      </w:pic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98D6DCC" w14:textId="77777777" w:rsidR="0057338F" w:rsidRDefault="0057338F">
    <w:pPr>
      <w:pStyle w:val="HeaderFooter"/>
    </w:pPr>
    <w:r>
      <w:pict w14:anchorId="63EF3965">
        <v:rect id="Rectangle_x0020_21" o:spid="_x0000_s2090" style="position:absolute;margin-left:293.8pt;margin-top:775.55pt;width:7.35pt;height:35.75pt;z-index:-251655168;mso-position-horizontal-relative:page;mso-position-vertical-relative:page" o:preferrelative="t" filled="f" stroked="f">
          <v:textbox inset="0,0,0,0">
            <w:txbxContent>
              <w:p w14:paraId="0D466AEB" w14:textId="77777777" w:rsidR="0057338F" w:rsidRDefault="0057338F">
                <w:pPr>
                  <w:rPr>
                    <w:sz w:val="18"/>
                    <w:szCs w:val="18"/>
                  </w:rPr>
                </w:pPr>
              </w:p>
              <w:p w14:paraId="61807071" w14:textId="77777777" w:rsidR="0057338F" w:rsidRDefault="0057338F"/>
            </w:txbxContent>
          </v:textbox>
          <w10:wrap anchorx="page" anchory="page"/>
        </v:rect>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FE33E87" w14:textId="77777777" w:rsidR="0057338F" w:rsidRDefault="0057338F">
    <w:pPr>
      <w:pStyle w:val="Header"/>
      <w:rPr>
        <w:rFonts w:ascii="Copperplate Gothic Light" w:hAnsi="Copperplate Gothic Light" w:cs="Copperplate Gothic Light"/>
        <w:i/>
        <w:iCs/>
        <w:sz w:val="24"/>
        <w:szCs w:val="24"/>
      </w:rPr>
    </w:pPr>
  </w:p>
  <w:p w14:paraId="1BE26B3B" w14:textId="77777777" w:rsidR="0057338F" w:rsidRDefault="0057338F">
    <w:pPr>
      <w:pStyle w:val="Header"/>
      <w:rPr>
        <w:rFonts w:ascii="Copperplate Gothic Light" w:hAnsi="Copperplate Gothic Light" w:cs="Copperplate Gothic Light"/>
        <w:i/>
        <w:iCs/>
        <w:sz w:val="24"/>
        <w:szCs w:val="24"/>
      </w:rPr>
    </w:pPr>
  </w:p>
  <w:p w14:paraId="58387406" w14:textId="77777777" w:rsidR="0057338F" w:rsidRDefault="0057338F">
    <w:pPr>
      <w:pStyle w:val="Header"/>
      <w:rPr>
        <w:rFonts w:ascii="Copperplate Gothic Light" w:hAnsi="Copperplate Gothic Light" w:cs="Copperplate Gothic Light"/>
        <w:i/>
        <w:iCs/>
        <w:sz w:val="24"/>
        <w:szCs w:val="24"/>
      </w:rPr>
    </w:pPr>
  </w:p>
  <w:p w14:paraId="08C7EFDC" w14:textId="77777777" w:rsidR="0057338F" w:rsidRDefault="0057338F">
    <w:pPr>
      <w:pStyle w:val="Header"/>
      <w:rPr>
        <w:rFonts w:ascii="Copperplate Gothic Light" w:hAnsi="Copperplate Gothic Light" w:cs="Copperplate Gothic Light"/>
        <w:i/>
        <w:iCs/>
        <w:sz w:val="24"/>
        <w:szCs w:val="24"/>
      </w:rPr>
    </w:pPr>
    <w:r>
      <w:rPr>
        <w:rFonts w:ascii="Copperplate Gothic Light" w:eastAsia="Verdana" w:hAnsi="Copperplate Gothic Light" w:cs="Copperplate Gothic Light"/>
        <w:i/>
        <w:iCs/>
        <w:color w:val="000000"/>
        <w:sz w:val="24"/>
        <w:szCs w:val="24"/>
        <w:u w:color="000000"/>
      </w:rPr>
      <w:pict w14:anchorId="7789B898">
        <v:rect id="Rectangle_x0020_33" o:spid="_x0000_s2084" style="position:absolute;margin-left:380.6pt;margin-top:810.8pt;width:16.2pt;height:19.2pt;z-index:251691008;mso-position-horizontal-relative:margin;mso-position-vertical-relative:page" o:preferrelative="t" filled="f" stroked="f">
          <v:textbox inset="0,0,0,0">
            <w:txbxContent>
              <w:p w14:paraId="6F66FD79" w14:textId="77777777" w:rsidR="0057338F" w:rsidRDefault="0057338F">
                <w:pPr>
                  <w:pStyle w:val="Header"/>
                </w:pPr>
              </w:p>
            </w:txbxContent>
          </v:textbox>
          <w10:wrap anchorx="margin" anchory="page"/>
        </v:rect>
      </w:pict>
    </w:r>
  </w:p>
  <w:p w14:paraId="7949910D" w14:textId="77777777" w:rsidR="0057338F" w:rsidRDefault="0057338F">
    <w:pPr>
      <w:pStyle w:val="Header"/>
    </w:pPr>
    <w:r>
      <w:rPr>
        <w:rFonts w:ascii="Copperplate Gothic Light" w:eastAsia="Verdana" w:hAnsi="Copperplate Gothic Light" w:cs="Copperplate Gothic Light"/>
        <w:i/>
        <w:iCs/>
        <w:color w:val="000000"/>
        <w:sz w:val="24"/>
        <w:szCs w:val="24"/>
        <w:u w:color="000000"/>
      </w:rPr>
      <w:pict w14:anchorId="797BA736">
        <v:rect id="Rectangle_x0020_32" o:spid="_x0000_s2083" style="position:absolute;margin-left:368.6pt;margin-top:798.8pt;width:16.2pt;height:19.2pt;z-index:251689984;mso-position-horizontal-relative:margin;mso-position-vertical-relative:page" o:preferrelative="t" filled="f" stroked="f">
          <v:textbox inset="0,0,0,0">
            <w:txbxContent>
              <w:p w14:paraId="57B519FC" w14:textId="77777777" w:rsidR="0057338F" w:rsidRDefault="0057338F">
                <w:pPr>
                  <w:pStyle w:val="Header"/>
                </w:pPr>
              </w:p>
            </w:txbxContent>
          </v:textbox>
          <w10:wrap anchorx="margin" anchory="page"/>
        </v:rect>
      </w:pict>
    </w:r>
    <w:r>
      <w:rPr>
        <w:rFonts w:ascii="Copperplate Gothic Light" w:eastAsia="Verdana" w:hAnsi="Copperplate Gothic Light" w:cs="Copperplate Gothic Light"/>
        <w:i/>
        <w:iCs/>
        <w:color w:val="000000"/>
        <w:sz w:val="24"/>
        <w:szCs w:val="24"/>
        <w:u w:color="000000"/>
      </w:rPr>
      <w:pict w14:anchorId="17CAB689">
        <v:rect id="Rectangle_x0020_12" o:spid="_x0000_s2082" style="position:absolute;margin-left:356.6pt;margin-top:786.8pt;width:16.2pt;height:19.2pt;z-index:251671552;mso-position-horizontal-relative:margin;mso-position-vertical-relative:page" o:preferrelative="t" filled="f" stroked="f">
          <v:textbox inset="0,0,0,0">
            <w:txbxContent>
              <w:p w14:paraId="36D9F87E" w14:textId="77777777" w:rsidR="0057338F" w:rsidRDefault="0057338F">
                <w:pPr>
                  <w:pStyle w:val="Header"/>
                </w:pPr>
              </w:p>
            </w:txbxContent>
          </v:textbox>
          <w10:wrap anchorx="margin" anchory="page"/>
        </v:rect>
      </w:pict>
    </w:r>
    <w:r>
      <w:rPr>
        <w:rFonts w:eastAsia="Verdana" w:cs="Verdana"/>
        <w:color w:val="000000"/>
        <w:u w:color="000000"/>
      </w:rPr>
      <w:pict w14:anchorId="56C9593F">
        <v:rect id="Rectangle_x0020_15" o:spid="_x0000_s2081" style="position:absolute;margin-left:-69.9pt;margin-top:774.8pt;width:16.25pt;height:19.2pt;z-index:251662336;mso-position-horizontal:right;mso-position-horizontal-relative:margin;mso-position-vertical-relative:page" o:preferrelative="t" filled="f" stroked="f">
          <v:textbox inset="0,0,0,0">
            <w:txbxContent>
              <w:p w14:paraId="2ED474CA" w14:textId="77777777" w:rsidR="0057338F" w:rsidRDefault="0057338F">
                <w:pPr>
                  <w:pStyle w:val="Header"/>
                </w:pPr>
              </w:p>
            </w:txbxContent>
          </v:textbox>
          <w10:wrap anchorx="margin" anchory="page"/>
        </v:rect>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8780EF9" w14:textId="77777777" w:rsidR="0057338F" w:rsidRDefault="0057338F">
    <w:pPr>
      <w:pStyle w:val="Header"/>
      <w:rPr>
        <w:rFonts w:ascii="Copperplate Gothic Light" w:hAnsi="Copperplate Gothic Light" w:cs="Copperplate Gothic Light"/>
        <w:i/>
        <w:iCs/>
        <w:sz w:val="24"/>
        <w:szCs w:val="24"/>
      </w:rPr>
    </w:pPr>
  </w:p>
  <w:p w14:paraId="60E349E3" w14:textId="77777777" w:rsidR="0057338F" w:rsidRDefault="0057338F">
    <w:pPr>
      <w:pStyle w:val="Header"/>
      <w:rPr>
        <w:rFonts w:ascii="Copperplate Gothic Light" w:hAnsi="Copperplate Gothic Light" w:cs="Copperplate Gothic Light"/>
        <w:i/>
        <w:iCs/>
        <w:sz w:val="24"/>
        <w:szCs w:val="24"/>
      </w:rPr>
    </w:pPr>
  </w:p>
  <w:p w14:paraId="0A9664BB" w14:textId="77777777" w:rsidR="0057338F" w:rsidRDefault="0057338F">
    <w:pPr>
      <w:pStyle w:val="Header"/>
      <w:rPr>
        <w:rFonts w:ascii="Copperplate Gothic Light" w:hAnsi="Copperplate Gothic Light" w:cs="Copperplate Gothic Light"/>
        <w:i/>
        <w:iCs/>
        <w:sz w:val="24"/>
        <w:szCs w:val="24"/>
      </w:rPr>
    </w:pPr>
    <w:r>
      <w:rPr>
        <w:sz w:val="24"/>
      </w:rPr>
      <w:pict w14:anchorId="58C231D4">
        <v:shapetype id="_x0000_t202" coordsize="21600,21600" o:spt="202" path="m0,0l0,21600,21600,21600,21600,0xe">
          <v:stroke joinstyle="miter"/>
          <v:path gradientshapeok="t" o:connecttype="rect"/>
        </v:shapetype>
        <v:shape id="_x6587__x672c__x6846__x0020_322" o:spid="_x0000_s2078" type="#_x0000_t202" style="position:absolute;margin-left:-77pt;margin-top:13pt;width:12.7pt;height:13pt;z-index:251673600;mso-position-horizontal:right;mso-position-horizontal-relative:margin" o:preferrelative="t" filled="f" stroked="f">
          <v:textbox inset="0,0,0,0">
            <w:txbxContent>
              <w:p w14:paraId="2749E1D2" w14:textId="77777777" w:rsidR="0057338F" w:rsidRDefault="0057338F">
                <w:pPr>
                  <w:snapToGrid w:val="0"/>
                  <w:rPr>
                    <w:rFonts w:ascii="Traditional Arabic" w:hAnsi="Traditional Arabic" w:cs="Traditional Arabic"/>
                    <w:sz w:val="24"/>
                    <w:szCs w:val="22"/>
                  </w:rPr>
                </w:pPr>
                <w:r>
                  <w:rPr>
                    <w:rFonts w:ascii="Traditional Arabic" w:hAnsi="Traditional Arabic" w:cs="Traditional Arabic"/>
                    <w:sz w:val="24"/>
                    <w:szCs w:val="22"/>
                  </w:rPr>
                  <w:fldChar w:fldCharType="begin"/>
                </w:r>
                <w:r>
                  <w:rPr>
                    <w:rFonts w:ascii="Traditional Arabic" w:hAnsi="Traditional Arabic" w:cs="Traditional Arabic"/>
                    <w:sz w:val="24"/>
                    <w:szCs w:val="22"/>
                  </w:rPr>
                  <w:instrText xml:space="preserve"> PAGE  \* MERGEFORMAT </w:instrText>
                </w:r>
                <w:r>
                  <w:rPr>
                    <w:rFonts w:ascii="Traditional Arabic" w:hAnsi="Traditional Arabic" w:cs="Traditional Arabic"/>
                    <w:sz w:val="24"/>
                    <w:szCs w:val="22"/>
                  </w:rPr>
                  <w:fldChar w:fldCharType="separate"/>
                </w:r>
                <w:r w:rsidR="00B55E71">
                  <w:rPr>
                    <w:rFonts w:ascii="Traditional Arabic" w:hAnsi="Traditional Arabic" w:cs="Traditional Arabic"/>
                    <w:noProof/>
                    <w:sz w:val="24"/>
                    <w:szCs w:val="22"/>
                  </w:rPr>
                  <w:t>22</w:t>
                </w:r>
                <w:r>
                  <w:rPr>
                    <w:rFonts w:ascii="Traditional Arabic" w:hAnsi="Traditional Arabic" w:cs="Traditional Arabic"/>
                    <w:sz w:val="24"/>
                    <w:szCs w:val="22"/>
                  </w:rPr>
                  <w:fldChar w:fldCharType="end"/>
                </w:r>
              </w:p>
            </w:txbxContent>
          </v:textbox>
          <w10:wrap anchorx="margin"/>
        </v:shape>
      </w:pict>
    </w:r>
  </w:p>
  <w:p w14:paraId="46A3168D" w14:textId="77777777" w:rsidR="0057338F" w:rsidRDefault="0057338F">
    <w:pPr>
      <w:pStyle w:val="Header"/>
      <w:rPr>
        <w:rFonts w:ascii="Copperplate Gothic Light" w:hAnsi="Copperplate Gothic Light" w:cs="Copperplate Gothic Light"/>
        <w:i/>
        <w:iCs/>
        <w:sz w:val="24"/>
        <w:szCs w:val="24"/>
      </w:rPr>
    </w:pPr>
    <w:r>
      <w:rPr>
        <w:rFonts w:ascii="Copperplate Gothic Light" w:eastAsia="Verdana" w:hAnsi="Copperplate Gothic Light" w:cs="Copperplate Gothic Light"/>
        <w:i/>
        <w:iCs/>
        <w:color w:val="000000"/>
        <w:sz w:val="24"/>
        <w:szCs w:val="24"/>
        <w:u w:color="000000"/>
      </w:rPr>
      <w:pict w14:anchorId="2CFE8422">
        <v:rect id="Rectangle_x0020_26" o:spid="_x0000_s2077" style="position:absolute;margin-left:356.6pt;margin-top:786.8pt;width:16.2pt;height:19.2pt;z-index:251674624;mso-position-horizontal-relative:margin;mso-position-vertical-relative:page" o:preferrelative="t" filled="f" stroked="f">
          <v:textbox inset="0,0,0,0">
            <w:txbxContent>
              <w:p w14:paraId="4F5CAED8" w14:textId="77777777" w:rsidR="0057338F" w:rsidRDefault="0057338F">
                <w:pPr>
                  <w:pStyle w:val="Header"/>
                </w:pPr>
              </w:p>
            </w:txbxContent>
          </v:textbox>
          <w10:wrap anchorx="margin" anchory="page"/>
        </v:rect>
      </w:pict>
    </w:r>
    <w:r>
      <w:rPr>
        <w:rFonts w:ascii="Copperplate Gothic Light" w:hAnsi="Copperplate Gothic Light" w:cs="Copperplate Gothic Light"/>
        <w:i/>
        <w:iCs/>
        <w:sz w:val="24"/>
        <w:szCs w:val="24"/>
      </w:rPr>
      <w:t>Chapter 2 Program Slicing</w:t>
    </w:r>
  </w:p>
  <w:p w14:paraId="79A4F709" w14:textId="77777777" w:rsidR="0057338F" w:rsidRDefault="0057338F">
    <w:pPr>
      <w:pStyle w:val="Header"/>
    </w:pPr>
    <w:r>
      <w:rPr>
        <w:rFonts w:eastAsia="Verdana" w:cs="Verdana"/>
        <w:color w:val="000000"/>
        <w:u w:color="000000"/>
      </w:rPr>
      <w:pict w14:anchorId="3B1FD854">
        <v:rect id="_x0000_s2076" style="position:absolute;margin-left:-69.9pt;margin-top:774.8pt;width:16.25pt;height:19.2pt;z-index:251672576;mso-position-horizontal:right;mso-position-horizontal-relative:margin;mso-position-vertical-relative:page" o:preferrelative="t" filled="f" stroked="f">
          <v:textbox inset="0,0,0,0">
            <w:txbxContent>
              <w:p w14:paraId="3F80B954" w14:textId="77777777" w:rsidR="0057338F" w:rsidRDefault="0057338F">
                <w:pPr>
                  <w:pStyle w:val="Header"/>
                </w:pPr>
              </w:p>
            </w:txbxContent>
          </v:textbox>
          <w10:wrap anchorx="margin" anchory="page"/>
        </v:rect>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2"/>
    <w:multiLevelType w:val="multilevel"/>
    <w:tmpl w:val="00000002"/>
    <w:lvl w:ilvl="0">
      <w:start w:val="1"/>
      <w:numFmt w:val="decimal"/>
      <w:lvlText w:val="%1)"/>
      <w:lvlJc w:val="left"/>
      <w:pPr>
        <w:tabs>
          <w:tab w:val="left" w:pos="3846"/>
        </w:tabs>
        <w:ind w:left="372" w:hanging="372"/>
      </w:pPr>
      <w:rPr>
        <w:color w:val="000000"/>
        <w:position w:val="0"/>
        <w:sz w:val="24"/>
        <w:szCs w:val="24"/>
        <w:u w:val="none" w:color="000000"/>
        <w:shd w:val="clear" w:color="auto" w:fill="FFFFFF"/>
        <w:lang w:val="en-US"/>
      </w:rPr>
    </w:lvl>
    <w:lvl w:ilvl="1" w:tentative="1">
      <w:start w:val="1"/>
      <w:numFmt w:val="decimal"/>
      <w:lvlText w:val="%1)%2)"/>
      <w:lvlJc w:val="left"/>
      <w:pPr>
        <w:tabs>
          <w:tab w:val="left" w:pos="3846"/>
        </w:tabs>
        <w:ind w:left="425"/>
      </w:pPr>
      <w:rPr>
        <w:color w:val="000000"/>
        <w:position w:val="0"/>
        <w:sz w:val="24"/>
        <w:szCs w:val="24"/>
        <w:u w:val="none" w:color="000000"/>
        <w:shd w:val="clear" w:color="auto" w:fill="FFFFFF"/>
        <w:lang w:val="en-US"/>
      </w:rPr>
    </w:lvl>
    <w:lvl w:ilvl="2" w:tentative="1">
      <w:start w:val="1"/>
      <w:numFmt w:val="decimal"/>
      <w:lvlText w:val="%3)"/>
      <w:lvlJc w:val="left"/>
      <w:pPr>
        <w:tabs>
          <w:tab w:val="left" w:pos="3846"/>
        </w:tabs>
        <w:ind w:left="425"/>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425"/>
      </w:pPr>
      <w:rPr>
        <w:color w:val="000000"/>
        <w:position w:val="0"/>
        <w:sz w:val="24"/>
        <w:szCs w:val="24"/>
        <w:u w:val="none" w:color="000000"/>
        <w:shd w:val="clear" w:color="auto" w:fill="FFFFFF"/>
        <w:lang w:val="en-US"/>
      </w:rPr>
    </w:lvl>
    <w:lvl w:ilvl="4" w:tentative="1">
      <w:start w:val="1"/>
      <w:numFmt w:val="decimal"/>
      <w:lvlText w:val="%5)"/>
      <w:lvlJc w:val="left"/>
      <w:pPr>
        <w:tabs>
          <w:tab w:val="left" w:pos="3846"/>
        </w:tabs>
        <w:ind w:left="425"/>
      </w:pPr>
      <w:rPr>
        <w:color w:val="000000"/>
        <w:position w:val="0"/>
        <w:sz w:val="24"/>
        <w:szCs w:val="24"/>
        <w:u w:val="none" w:color="000000"/>
        <w:shd w:val="clear" w:color="auto" w:fill="FFFFFF"/>
        <w:lang w:val="en-US"/>
      </w:rPr>
    </w:lvl>
    <w:lvl w:ilvl="5" w:tentative="1">
      <w:start w:val="1"/>
      <w:numFmt w:val="decimal"/>
      <w:lvlText w:val="%6)"/>
      <w:lvlJc w:val="left"/>
      <w:pPr>
        <w:tabs>
          <w:tab w:val="left" w:pos="3846"/>
        </w:tabs>
        <w:ind w:left="425"/>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425"/>
      </w:pPr>
      <w:rPr>
        <w:color w:val="000000"/>
        <w:position w:val="0"/>
        <w:sz w:val="24"/>
        <w:szCs w:val="24"/>
        <w:u w:val="none" w:color="000000"/>
        <w:shd w:val="clear" w:color="auto" w:fill="FFFFFF"/>
        <w:lang w:val="en-US"/>
      </w:rPr>
    </w:lvl>
    <w:lvl w:ilvl="7" w:tentative="1">
      <w:start w:val="1"/>
      <w:numFmt w:val="decimal"/>
      <w:lvlText w:val="%8)"/>
      <w:lvlJc w:val="left"/>
      <w:pPr>
        <w:tabs>
          <w:tab w:val="left" w:pos="3846"/>
        </w:tabs>
        <w:ind w:left="425"/>
      </w:pPr>
      <w:rPr>
        <w:color w:val="000000"/>
        <w:position w:val="0"/>
        <w:sz w:val="24"/>
        <w:szCs w:val="24"/>
        <w:u w:val="none" w:color="000000"/>
        <w:shd w:val="clear" w:color="auto" w:fill="FFFFFF"/>
        <w:lang w:val="en-US"/>
      </w:rPr>
    </w:lvl>
    <w:lvl w:ilvl="8" w:tentative="1">
      <w:start w:val="1"/>
      <w:numFmt w:val="decimal"/>
      <w:lvlText w:val="%9)"/>
      <w:lvlJc w:val="left"/>
      <w:pPr>
        <w:tabs>
          <w:tab w:val="left" w:pos="3846"/>
        </w:tabs>
        <w:ind w:left="425"/>
      </w:pPr>
      <w:rPr>
        <w:color w:val="000000"/>
        <w:position w:val="0"/>
        <w:sz w:val="24"/>
        <w:szCs w:val="24"/>
        <w:u w:val="none" w:color="000000"/>
        <w:shd w:val="clear" w:color="auto" w:fill="FFFFFF"/>
        <w:lang w:val="en-US"/>
      </w:rPr>
    </w:lvl>
  </w:abstractNum>
  <w:abstractNum w:abstractNumId="1">
    <w:nsid w:val="00000005"/>
    <w:multiLevelType w:val="multilevel"/>
    <w:tmpl w:val="00000005"/>
    <w:lvl w:ilvl="0">
      <w:start w:val="1"/>
      <w:numFmt w:val="decimal"/>
      <w:lvlText w:val="%1."/>
      <w:lvlJc w:val="left"/>
      <w:pPr>
        <w:ind w:left="105" w:hanging="105"/>
      </w:pPr>
      <w:rPr>
        <w:color w:val="000000"/>
        <w:spacing w:val="0"/>
        <w:position w:val="0"/>
        <w:sz w:val="24"/>
        <w:szCs w:val="24"/>
        <w:u w:val="none" w:color="000000"/>
        <w:shd w:val="clear" w:color="auto" w:fill="FFFFFF"/>
        <w:lang w:val="en-US"/>
      </w:rPr>
    </w:lvl>
    <w:lvl w:ilvl="1" w:tentative="1">
      <w:start w:val="1"/>
      <w:numFmt w:val="decimal"/>
      <w:lvlText w:val="%1.%2."/>
      <w:lvlJc w:val="left"/>
      <w:rPr>
        <w:color w:val="000000"/>
        <w:spacing w:val="0"/>
        <w:position w:val="0"/>
        <w:sz w:val="24"/>
        <w:szCs w:val="24"/>
        <w:u w:val="none" w:color="000000"/>
        <w:shd w:val="clear" w:color="auto" w:fill="FFFFFF"/>
        <w:lang w:val="en-US"/>
      </w:rPr>
    </w:lvl>
    <w:lvl w:ilvl="2" w:tentative="1">
      <w:start w:val="1"/>
      <w:numFmt w:val="decimal"/>
      <w:lvlText w:val="%3."/>
      <w:lvlJc w:val="left"/>
      <w:rPr>
        <w:color w:val="000000"/>
        <w:spacing w:val="0"/>
        <w:position w:val="0"/>
        <w:sz w:val="24"/>
        <w:szCs w:val="24"/>
        <w:u w:val="none" w:color="000000"/>
        <w:shd w:val="clear" w:color="auto" w:fill="FFFFFF"/>
        <w:lang w:val="en-US"/>
      </w:rPr>
    </w:lvl>
    <w:lvl w:ilvl="3" w:tentative="1">
      <w:start w:val="1"/>
      <w:numFmt w:val="decimal"/>
      <w:lvlText w:val="%4."/>
      <w:lvlJc w:val="left"/>
      <w:rPr>
        <w:color w:val="000000"/>
        <w:spacing w:val="0"/>
        <w:position w:val="0"/>
        <w:sz w:val="24"/>
        <w:szCs w:val="24"/>
        <w:u w:val="none" w:color="000000"/>
        <w:shd w:val="clear" w:color="auto" w:fill="FFFFFF"/>
        <w:lang w:val="en-US"/>
      </w:rPr>
    </w:lvl>
    <w:lvl w:ilvl="4" w:tentative="1">
      <w:start w:val="1"/>
      <w:numFmt w:val="decimal"/>
      <w:lvlText w:val="%5."/>
      <w:lvlJc w:val="left"/>
      <w:rPr>
        <w:color w:val="000000"/>
        <w:spacing w:val="0"/>
        <w:position w:val="0"/>
        <w:sz w:val="24"/>
        <w:szCs w:val="24"/>
        <w:u w:val="none" w:color="000000"/>
        <w:shd w:val="clear" w:color="auto" w:fill="FFFFFF"/>
        <w:lang w:val="en-US"/>
      </w:rPr>
    </w:lvl>
    <w:lvl w:ilvl="5" w:tentative="1">
      <w:start w:val="1"/>
      <w:numFmt w:val="decimal"/>
      <w:lvlText w:val="%6."/>
      <w:lvlJc w:val="left"/>
      <w:rPr>
        <w:color w:val="000000"/>
        <w:spacing w:val="0"/>
        <w:position w:val="0"/>
        <w:sz w:val="24"/>
        <w:szCs w:val="24"/>
        <w:u w:val="none" w:color="000000"/>
        <w:shd w:val="clear" w:color="auto" w:fill="FFFFFF"/>
        <w:lang w:val="en-US"/>
      </w:rPr>
    </w:lvl>
    <w:lvl w:ilvl="6" w:tentative="1">
      <w:start w:val="1"/>
      <w:numFmt w:val="decimal"/>
      <w:lvlText w:val="%7."/>
      <w:lvlJc w:val="left"/>
      <w:rPr>
        <w:color w:val="000000"/>
        <w:spacing w:val="0"/>
        <w:position w:val="0"/>
        <w:sz w:val="24"/>
        <w:szCs w:val="24"/>
        <w:u w:val="none" w:color="000000"/>
        <w:shd w:val="clear" w:color="auto" w:fill="FFFFFF"/>
        <w:lang w:val="en-US"/>
      </w:rPr>
    </w:lvl>
    <w:lvl w:ilvl="7" w:tentative="1">
      <w:start w:val="1"/>
      <w:numFmt w:val="decimal"/>
      <w:lvlText w:val="%8."/>
      <w:lvlJc w:val="left"/>
      <w:rPr>
        <w:color w:val="000000"/>
        <w:spacing w:val="0"/>
        <w:position w:val="0"/>
        <w:sz w:val="24"/>
        <w:szCs w:val="24"/>
        <w:u w:val="none" w:color="000000"/>
        <w:shd w:val="clear" w:color="auto" w:fill="FFFFFF"/>
        <w:lang w:val="en-US"/>
      </w:rPr>
    </w:lvl>
    <w:lvl w:ilvl="8" w:tentative="1">
      <w:start w:val="1"/>
      <w:numFmt w:val="decimal"/>
      <w:lvlText w:val="%9."/>
      <w:lvlJc w:val="left"/>
      <w:rPr>
        <w:color w:val="000000"/>
        <w:spacing w:val="0"/>
        <w:position w:val="0"/>
        <w:sz w:val="24"/>
        <w:szCs w:val="24"/>
        <w:u w:val="none" w:color="000000"/>
        <w:shd w:val="clear" w:color="auto" w:fill="FFFFFF"/>
        <w:lang w:val="en-US"/>
      </w:rPr>
    </w:lvl>
  </w:abstractNum>
  <w:abstractNum w:abstractNumId="2">
    <w:nsid w:val="00000008"/>
    <w:multiLevelType w:val="multilevel"/>
    <w:tmpl w:val="00000008"/>
    <w:lvl w:ilvl="0">
      <w:start w:val="2"/>
      <w:numFmt w:val="decimal"/>
      <w:lvlText w:val="%1."/>
      <w:lvlJc w:val="left"/>
      <w:pPr>
        <w:ind w:left="105" w:hanging="105"/>
      </w:pPr>
      <w:rPr>
        <w:color w:val="000000"/>
        <w:spacing w:val="0"/>
        <w:position w:val="0"/>
        <w:sz w:val="24"/>
        <w:szCs w:val="24"/>
        <w:u w:val="none" w:color="000000"/>
        <w:shd w:val="clear" w:color="auto" w:fill="FFFFFF"/>
        <w:lang w:val="en-US"/>
      </w:rPr>
    </w:lvl>
    <w:lvl w:ilvl="1" w:tentative="1">
      <w:start w:val="1"/>
      <w:numFmt w:val="decimal"/>
      <w:lvlText w:val="%1.%2."/>
      <w:lvlJc w:val="left"/>
      <w:rPr>
        <w:color w:val="000000"/>
        <w:spacing w:val="0"/>
        <w:position w:val="0"/>
        <w:sz w:val="24"/>
        <w:szCs w:val="24"/>
        <w:u w:val="none" w:color="000000"/>
        <w:shd w:val="clear" w:color="auto" w:fill="FFFFFF"/>
        <w:lang w:val="en-US"/>
      </w:rPr>
    </w:lvl>
    <w:lvl w:ilvl="2" w:tentative="1">
      <w:start w:val="1"/>
      <w:numFmt w:val="decimal"/>
      <w:lvlText w:val="%3."/>
      <w:lvlJc w:val="left"/>
      <w:rPr>
        <w:color w:val="000000"/>
        <w:spacing w:val="0"/>
        <w:position w:val="0"/>
        <w:sz w:val="24"/>
        <w:szCs w:val="24"/>
        <w:u w:val="none" w:color="000000"/>
        <w:shd w:val="clear" w:color="auto" w:fill="FFFFFF"/>
        <w:lang w:val="en-US"/>
      </w:rPr>
    </w:lvl>
    <w:lvl w:ilvl="3" w:tentative="1">
      <w:start w:val="1"/>
      <w:numFmt w:val="decimal"/>
      <w:lvlText w:val="%4."/>
      <w:lvlJc w:val="left"/>
      <w:rPr>
        <w:color w:val="000000"/>
        <w:spacing w:val="0"/>
        <w:position w:val="0"/>
        <w:sz w:val="24"/>
        <w:szCs w:val="24"/>
        <w:u w:val="none" w:color="000000"/>
        <w:shd w:val="clear" w:color="auto" w:fill="FFFFFF"/>
        <w:lang w:val="en-US"/>
      </w:rPr>
    </w:lvl>
    <w:lvl w:ilvl="4" w:tentative="1">
      <w:start w:val="1"/>
      <w:numFmt w:val="decimal"/>
      <w:lvlText w:val="%5."/>
      <w:lvlJc w:val="left"/>
      <w:rPr>
        <w:color w:val="000000"/>
        <w:spacing w:val="0"/>
        <w:position w:val="0"/>
        <w:sz w:val="24"/>
        <w:szCs w:val="24"/>
        <w:u w:val="none" w:color="000000"/>
        <w:shd w:val="clear" w:color="auto" w:fill="FFFFFF"/>
        <w:lang w:val="en-US"/>
      </w:rPr>
    </w:lvl>
    <w:lvl w:ilvl="5" w:tentative="1">
      <w:start w:val="1"/>
      <w:numFmt w:val="decimal"/>
      <w:lvlText w:val="%6."/>
      <w:lvlJc w:val="left"/>
      <w:rPr>
        <w:color w:val="000000"/>
        <w:spacing w:val="0"/>
        <w:position w:val="0"/>
        <w:sz w:val="24"/>
        <w:szCs w:val="24"/>
        <w:u w:val="none" w:color="000000"/>
        <w:shd w:val="clear" w:color="auto" w:fill="FFFFFF"/>
        <w:lang w:val="en-US"/>
      </w:rPr>
    </w:lvl>
    <w:lvl w:ilvl="6" w:tentative="1">
      <w:start w:val="1"/>
      <w:numFmt w:val="decimal"/>
      <w:lvlText w:val="%7."/>
      <w:lvlJc w:val="left"/>
      <w:rPr>
        <w:color w:val="000000"/>
        <w:spacing w:val="0"/>
        <w:position w:val="0"/>
        <w:sz w:val="24"/>
        <w:szCs w:val="24"/>
        <w:u w:val="none" w:color="000000"/>
        <w:shd w:val="clear" w:color="auto" w:fill="FFFFFF"/>
        <w:lang w:val="en-US"/>
      </w:rPr>
    </w:lvl>
    <w:lvl w:ilvl="7" w:tentative="1">
      <w:start w:val="1"/>
      <w:numFmt w:val="decimal"/>
      <w:lvlText w:val="%8."/>
      <w:lvlJc w:val="left"/>
      <w:rPr>
        <w:color w:val="000000"/>
        <w:spacing w:val="0"/>
        <w:position w:val="0"/>
        <w:sz w:val="24"/>
        <w:szCs w:val="24"/>
        <w:u w:val="none" w:color="000000"/>
        <w:shd w:val="clear" w:color="auto" w:fill="FFFFFF"/>
        <w:lang w:val="en-US"/>
      </w:rPr>
    </w:lvl>
    <w:lvl w:ilvl="8" w:tentative="1">
      <w:start w:val="1"/>
      <w:numFmt w:val="decimal"/>
      <w:lvlText w:val="%9."/>
      <w:lvlJc w:val="left"/>
      <w:rPr>
        <w:color w:val="000000"/>
        <w:spacing w:val="0"/>
        <w:position w:val="0"/>
        <w:sz w:val="24"/>
        <w:szCs w:val="24"/>
        <w:u w:val="none" w:color="000000"/>
        <w:shd w:val="clear" w:color="auto" w:fill="FFFFFF"/>
        <w:lang w:val="en-US"/>
      </w:rPr>
    </w:lvl>
  </w:abstractNum>
  <w:abstractNum w:abstractNumId="3">
    <w:nsid w:val="0000000B"/>
    <w:multiLevelType w:val="multilevel"/>
    <w:tmpl w:val="0000000B"/>
    <w:lvl w:ilvl="0">
      <w:start w:val="1"/>
      <w:numFmt w:val="decimal"/>
      <w:lvlText w:val="%1."/>
      <w:lvlJc w:val="left"/>
      <w:pPr>
        <w:tabs>
          <w:tab w:val="left" w:pos="3846"/>
        </w:tabs>
        <w:ind w:left="420" w:hanging="105"/>
      </w:pPr>
      <w:rPr>
        <w:color w:val="000000"/>
        <w:spacing w:val="0"/>
        <w:position w:val="0"/>
        <w:sz w:val="24"/>
        <w:szCs w:val="24"/>
        <w:u w:val="none" w:color="000000"/>
        <w:shd w:val="clear" w:color="auto" w:fill="FFFFFF"/>
        <w:lang w:val="en-US"/>
      </w:rPr>
    </w:lvl>
    <w:lvl w:ilvl="1" w:tentative="1">
      <w:start w:val="1"/>
      <w:numFmt w:val="lowerLetter"/>
      <w:lvlText w:val="%2)"/>
      <w:lvlJc w:val="left"/>
      <w:pPr>
        <w:tabs>
          <w:tab w:val="left" w:pos="3846"/>
        </w:tabs>
        <w:ind w:left="840" w:hanging="420"/>
      </w:pPr>
      <w:rPr>
        <w:color w:val="000000"/>
        <w:spacing w:val="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spacing w:val="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spacing w:val="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spacing w:val="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spacing w:val="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spacing w:val="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spacing w:val="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spacing w:val="0"/>
        <w:position w:val="0"/>
        <w:sz w:val="24"/>
        <w:szCs w:val="24"/>
        <w:u w:val="none" w:color="000000"/>
        <w:shd w:val="clear" w:color="auto" w:fill="FFFFFF"/>
        <w:lang w:val="en-US"/>
      </w:rPr>
    </w:lvl>
  </w:abstractNum>
  <w:abstractNum w:abstractNumId="4">
    <w:nsid w:val="0000000E"/>
    <w:multiLevelType w:val="multilevel"/>
    <w:tmpl w:val="0000000E"/>
    <w:lvl w:ilvl="0" w:tentative="1">
      <w:start w:val="1"/>
      <w:numFmt w:val="decimal"/>
      <w:lvlText w:val="%1."/>
      <w:lvlJc w:val="left"/>
      <w:rPr>
        <w:color w:val="000000"/>
        <w:position w:val="0"/>
        <w:sz w:val="24"/>
        <w:szCs w:val="24"/>
        <w:u w:val="none" w:color="000000"/>
        <w:shd w:val="clear" w:color="auto" w:fill="FFFFFF"/>
        <w:lang w:val="en-US"/>
      </w:rPr>
    </w:lvl>
    <w:lvl w:ilvl="1">
      <w:start w:val="1"/>
      <w:numFmt w:val="lowerLetter"/>
      <w:lvlText w:val="%2)"/>
      <w:lvlJc w:val="left"/>
      <w:pPr>
        <w:tabs>
          <w:tab w:val="left" w:pos="3846"/>
        </w:tabs>
        <w:ind w:left="1208" w:hanging="368"/>
      </w:pPr>
      <w:rPr>
        <w:color w:val="00000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position w:val="0"/>
        <w:sz w:val="24"/>
        <w:szCs w:val="24"/>
        <w:u w:val="none" w:color="000000"/>
        <w:shd w:val="clear" w:color="auto" w:fill="FFFFFF"/>
        <w:lang w:val="en-US"/>
      </w:rPr>
    </w:lvl>
  </w:abstractNum>
  <w:abstractNum w:abstractNumId="5">
    <w:nsid w:val="00000011"/>
    <w:multiLevelType w:val="multilevel"/>
    <w:tmpl w:val="00000011"/>
    <w:lvl w:ilvl="0" w:tentative="1">
      <w:start w:val="1"/>
      <w:numFmt w:val="decimal"/>
      <w:lvlText w:val="%1."/>
      <w:lvlJc w:val="left"/>
      <w:rPr>
        <w:i/>
        <w:iCs/>
        <w:color w:val="000000"/>
        <w:position w:val="0"/>
        <w:sz w:val="24"/>
        <w:szCs w:val="24"/>
        <w:u w:val="none" w:color="000000"/>
        <w:shd w:val="clear" w:color="auto" w:fill="FFFFFF"/>
        <w:lang w:val="en-US"/>
      </w:rPr>
    </w:lvl>
    <w:lvl w:ilvl="1" w:tentative="1">
      <w:start w:val="1"/>
      <w:numFmt w:val="lowerLetter"/>
      <w:lvlText w:val="%2)"/>
      <w:lvlJc w:val="left"/>
      <w:pPr>
        <w:tabs>
          <w:tab w:val="left" w:pos="3846"/>
        </w:tabs>
        <w:ind w:left="840" w:hanging="420"/>
      </w:pPr>
      <w:rPr>
        <w:i/>
        <w:iCs/>
        <w:color w:val="000000"/>
        <w:position w:val="0"/>
        <w:sz w:val="24"/>
        <w:szCs w:val="24"/>
        <w:u w:val="none" w:color="000000"/>
        <w:shd w:val="clear" w:color="auto" w:fill="FFFFFF"/>
        <w:lang w:val="en-US"/>
      </w:rPr>
    </w:lvl>
    <w:lvl w:ilvl="2">
      <w:start w:val="1"/>
      <w:numFmt w:val="lowerRoman"/>
      <w:lvlText w:val="%3."/>
      <w:lvlJc w:val="left"/>
      <w:pPr>
        <w:tabs>
          <w:tab w:val="left" w:pos="3846"/>
        </w:tabs>
        <w:ind w:left="1628" w:hanging="420"/>
      </w:pPr>
      <w:rPr>
        <w:i/>
        <w:iCs/>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i/>
        <w:iCs/>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i/>
        <w:iCs/>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i/>
        <w:iCs/>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i/>
        <w:iCs/>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i/>
        <w:iCs/>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i/>
        <w:iCs/>
        <w:color w:val="000000"/>
        <w:position w:val="0"/>
        <w:sz w:val="24"/>
        <w:szCs w:val="24"/>
        <w:u w:val="none" w:color="000000"/>
        <w:shd w:val="clear" w:color="auto" w:fill="FFFFFF"/>
        <w:lang w:val="en-US"/>
      </w:rPr>
    </w:lvl>
  </w:abstractNum>
  <w:abstractNum w:abstractNumId="6">
    <w:nsid w:val="00000014"/>
    <w:multiLevelType w:val="multilevel"/>
    <w:tmpl w:val="00000014"/>
    <w:lvl w:ilvl="0" w:tentative="1">
      <w:start w:val="1"/>
      <w:numFmt w:val="decimal"/>
      <w:lvlText w:val="%1."/>
      <w:lvlJc w:val="left"/>
      <w:rPr>
        <w:color w:val="000000"/>
        <w:position w:val="0"/>
        <w:sz w:val="24"/>
        <w:szCs w:val="24"/>
        <w:u w:val="none" w:color="000000"/>
        <w:shd w:val="clear" w:color="auto" w:fill="FFFFFF"/>
        <w:lang w:val="en-US"/>
      </w:rPr>
    </w:lvl>
    <w:lvl w:ilvl="1">
      <w:start w:val="1"/>
      <w:numFmt w:val="lowerLetter"/>
      <w:lvlText w:val="%2)"/>
      <w:lvlJc w:val="left"/>
      <w:pPr>
        <w:tabs>
          <w:tab w:val="left" w:pos="3846"/>
        </w:tabs>
        <w:ind w:left="1208" w:hanging="368"/>
      </w:pPr>
      <w:rPr>
        <w:color w:val="000000"/>
        <w:position w:val="0"/>
        <w:sz w:val="24"/>
        <w:szCs w:val="24"/>
        <w:u w:val="none" w:color="000000"/>
        <w:shd w:val="clear" w:color="auto" w:fill="FFFFFF"/>
        <w:lang w:val="en-US"/>
      </w:rPr>
    </w:lvl>
    <w:lvl w:ilvl="2" w:tentative="1">
      <w:start w:val="1"/>
      <w:numFmt w:val="lowerRoman"/>
      <w:lvlText w:val="%3."/>
      <w:lvlJc w:val="left"/>
      <w:pPr>
        <w:tabs>
          <w:tab w:val="left" w:pos="3846"/>
        </w:tabs>
        <w:ind w:left="1260" w:hanging="420"/>
      </w:pPr>
      <w:rPr>
        <w:color w:val="000000"/>
        <w:position w:val="0"/>
        <w:sz w:val="24"/>
        <w:szCs w:val="24"/>
        <w:u w:val="none" w:color="000000"/>
        <w:shd w:val="clear" w:color="auto" w:fill="FFFFFF"/>
        <w:lang w:val="en-US"/>
      </w:rPr>
    </w:lvl>
    <w:lvl w:ilvl="3" w:tentative="1">
      <w:start w:val="1"/>
      <w:numFmt w:val="decimal"/>
      <w:lvlText w:val="%4."/>
      <w:lvlJc w:val="left"/>
      <w:pPr>
        <w:tabs>
          <w:tab w:val="left" w:pos="3846"/>
        </w:tabs>
        <w:ind w:left="1680" w:hanging="420"/>
      </w:pPr>
      <w:rPr>
        <w:color w:val="000000"/>
        <w:position w:val="0"/>
        <w:sz w:val="24"/>
        <w:szCs w:val="24"/>
        <w:u w:val="none" w:color="000000"/>
        <w:shd w:val="clear" w:color="auto" w:fill="FFFFFF"/>
        <w:lang w:val="en-US"/>
      </w:rPr>
    </w:lvl>
    <w:lvl w:ilvl="4" w:tentative="1">
      <w:start w:val="1"/>
      <w:numFmt w:val="lowerLetter"/>
      <w:lvlText w:val="%5)"/>
      <w:lvlJc w:val="left"/>
      <w:pPr>
        <w:tabs>
          <w:tab w:val="left" w:pos="3846"/>
        </w:tabs>
        <w:ind w:left="2100" w:hanging="420"/>
      </w:pPr>
      <w:rPr>
        <w:color w:val="000000"/>
        <w:position w:val="0"/>
        <w:sz w:val="24"/>
        <w:szCs w:val="24"/>
        <w:u w:val="none" w:color="000000"/>
        <w:shd w:val="clear" w:color="auto" w:fill="FFFFFF"/>
        <w:lang w:val="en-US"/>
      </w:rPr>
    </w:lvl>
    <w:lvl w:ilvl="5" w:tentative="1">
      <w:start w:val="1"/>
      <w:numFmt w:val="lowerRoman"/>
      <w:lvlText w:val="%6."/>
      <w:lvlJc w:val="left"/>
      <w:pPr>
        <w:tabs>
          <w:tab w:val="left" w:pos="3846"/>
        </w:tabs>
        <w:ind w:left="2520" w:hanging="420"/>
      </w:pPr>
      <w:rPr>
        <w:color w:val="000000"/>
        <w:position w:val="0"/>
        <w:sz w:val="24"/>
        <w:szCs w:val="24"/>
        <w:u w:val="none" w:color="000000"/>
        <w:shd w:val="clear" w:color="auto" w:fill="FFFFFF"/>
        <w:lang w:val="en-US"/>
      </w:rPr>
    </w:lvl>
    <w:lvl w:ilvl="6" w:tentative="1">
      <w:start w:val="1"/>
      <w:numFmt w:val="decimal"/>
      <w:lvlText w:val="%7."/>
      <w:lvlJc w:val="left"/>
      <w:pPr>
        <w:tabs>
          <w:tab w:val="left" w:pos="3846"/>
        </w:tabs>
        <w:ind w:left="2940" w:hanging="420"/>
      </w:pPr>
      <w:rPr>
        <w:color w:val="000000"/>
        <w:position w:val="0"/>
        <w:sz w:val="24"/>
        <w:szCs w:val="24"/>
        <w:u w:val="none" w:color="000000"/>
        <w:shd w:val="clear" w:color="auto" w:fill="FFFFFF"/>
        <w:lang w:val="en-US"/>
      </w:rPr>
    </w:lvl>
    <w:lvl w:ilvl="7" w:tentative="1">
      <w:start w:val="1"/>
      <w:numFmt w:val="lowerLetter"/>
      <w:lvlText w:val="%8)"/>
      <w:lvlJc w:val="left"/>
      <w:pPr>
        <w:tabs>
          <w:tab w:val="left" w:pos="3846"/>
        </w:tabs>
        <w:ind w:left="3360" w:hanging="420"/>
      </w:pPr>
      <w:rPr>
        <w:color w:val="000000"/>
        <w:position w:val="0"/>
        <w:sz w:val="24"/>
        <w:szCs w:val="24"/>
        <w:u w:val="none" w:color="000000"/>
        <w:shd w:val="clear" w:color="auto" w:fill="FFFFFF"/>
        <w:lang w:val="en-US"/>
      </w:rPr>
    </w:lvl>
    <w:lvl w:ilvl="8" w:tentative="1">
      <w:start w:val="1"/>
      <w:numFmt w:val="lowerRoman"/>
      <w:lvlText w:val="%9."/>
      <w:lvlJc w:val="left"/>
      <w:pPr>
        <w:tabs>
          <w:tab w:val="left" w:pos="3846"/>
        </w:tabs>
        <w:ind w:left="3780" w:hanging="420"/>
      </w:pPr>
      <w:rPr>
        <w:color w:val="000000"/>
        <w:position w:val="0"/>
        <w:sz w:val="24"/>
        <w:szCs w:val="24"/>
        <w:u w:val="none" w:color="000000"/>
        <w:shd w:val="clear" w:color="auto" w:fill="FFFFFF"/>
        <w:lang w:val="en-US"/>
      </w:rPr>
    </w:lvl>
  </w:abstractNum>
  <w:abstractNum w:abstractNumId="7">
    <w:nsid w:val="00000017"/>
    <w:multiLevelType w:val="multilevel"/>
    <w:tmpl w:val="00000017"/>
    <w:lvl w:ilvl="0">
      <w:start w:val="1"/>
      <w:numFmt w:val="lowerLetter"/>
      <w:lvlText w:val="(%1)"/>
      <w:lvlJc w:val="left"/>
      <w:pPr>
        <w:tabs>
          <w:tab w:val="left" w:pos="3846"/>
        </w:tabs>
        <w:ind w:left="1260" w:hanging="444"/>
      </w:pPr>
      <w:rPr>
        <w:position w:val="0"/>
        <w:sz w:val="21"/>
        <w:szCs w:val="21"/>
        <w:lang w:val="en-US"/>
      </w:rPr>
    </w:lvl>
    <w:lvl w:ilvl="1" w:tentative="1">
      <w:start w:val="1"/>
      <w:numFmt w:val="lowerLetter"/>
      <w:lvlText w:val="(%1)(%2)"/>
      <w:lvlJc w:val="left"/>
      <w:rPr>
        <w:position w:val="0"/>
        <w:sz w:val="21"/>
        <w:szCs w:val="21"/>
        <w:lang w:val="en-US"/>
      </w:rPr>
    </w:lvl>
    <w:lvl w:ilvl="2" w:tentative="1">
      <w:start w:val="1"/>
      <w:numFmt w:val="lowerLetter"/>
      <w:lvlText w:val="(%3)"/>
      <w:lvlJc w:val="left"/>
      <w:rPr>
        <w:position w:val="0"/>
        <w:sz w:val="21"/>
        <w:szCs w:val="21"/>
        <w:lang w:val="en-US"/>
      </w:rPr>
    </w:lvl>
    <w:lvl w:ilvl="3" w:tentative="1">
      <w:start w:val="1"/>
      <w:numFmt w:val="lowerLetter"/>
      <w:lvlText w:val="(%4)"/>
      <w:lvlJc w:val="left"/>
      <w:rPr>
        <w:position w:val="0"/>
        <w:sz w:val="21"/>
        <w:szCs w:val="21"/>
        <w:lang w:val="en-US"/>
      </w:rPr>
    </w:lvl>
    <w:lvl w:ilvl="4" w:tentative="1">
      <w:start w:val="1"/>
      <w:numFmt w:val="lowerLetter"/>
      <w:lvlText w:val="(%5)"/>
      <w:lvlJc w:val="left"/>
      <w:rPr>
        <w:position w:val="0"/>
        <w:sz w:val="21"/>
        <w:szCs w:val="21"/>
        <w:lang w:val="en-US"/>
      </w:rPr>
    </w:lvl>
    <w:lvl w:ilvl="5" w:tentative="1">
      <w:start w:val="1"/>
      <w:numFmt w:val="lowerLetter"/>
      <w:lvlText w:val="(%6)"/>
      <w:lvlJc w:val="left"/>
      <w:rPr>
        <w:position w:val="0"/>
        <w:sz w:val="21"/>
        <w:szCs w:val="21"/>
        <w:lang w:val="en-US"/>
      </w:rPr>
    </w:lvl>
    <w:lvl w:ilvl="6" w:tentative="1">
      <w:start w:val="1"/>
      <w:numFmt w:val="lowerLetter"/>
      <w:lvlText w:val="(%7)"/>
      <w:lvlJc w:val="left"/>
      <w:rPr>
        <w:position w:val="0"/>
        <w:sz w:val="21"/>
        <w:szCs w:val="21"/>
        <w:lang w:val="en-US"/>
      </w:rPr>
    </w:lvl>
    <w:lvl w:ilvl="7" w:tentative="1">
      <w:start w:val="1"/>
      <w:numFmt w:val="lowerLetter"/>
      <w:lvlText w:val="(%8)"/>
      <w:lvlJc w:val="left"/>
      <w:rPr>
        <w:position w:val="0"/>
        <w:sz w:val="21"/>
        <w:szCs w:val="21"/>
        <w:lang w:val="en-US"/>
      </w:rPr>
    </w:lvl>
    <w:lvl w:ilvl="8" w:tentative="1">
      <w:start w:val="1"/>
      <w:numFmt w:val="lowerLetter"/>
      <w:lvlText w:val="(%9)"/>
      <w:lvlJc w:val="left"/>
      <w:rPr>
        <w:position w:val="0"/>
        <w:sz w:val="21"/>
        <w:szCs w:val="21"/>
        <w:lang w:val="en-US"/>
      </w:rPr>
    </w:lvl>
  </w:abstractNum>
  <w:abstractNum w:abstractNumId="8">
    <w:nsid w:val="0000001D"/>
    <w:multiLevelType w:val="multilevel"/>
    <w:tmpl w:val="0000001D"/>
    <w:lvl w:ilvl="0">
      <w:start w:val="1"/>
      <w:numFmt w:val="decimal"/>
      <w:lvlText w:val="%1."/>
      <w:lvlJc w:val="left"/>
      <w:pPr>
        <w:tabs>
          <w:tab w:val="left" w:pos="3846"/>
        </w:tabs>
        <w:ind w:left="420" w:hanging="105"/>
      </w:pPr>
      <w:rPr>
        <w:position w:val="0"/>
        <w:sz w:val="24"/>
        <w:szCs w:val="24"/>
        <w:lang w:val="en-US"/>
      </w:rPr>
    </w:lvl>
    <w:lvl w:ilvl="1" w:tentative="1">
      <w:start w:val="1"/>
      <w:numFmt w:val="decimal"/>
      <w:lvlText w:val="%1.%2."/>
      <w:lvlJc w:val="left"/>
      <w:rPr>
        <w:position w:val="0"/>
        <w:sz w:val="24"/>
        <w:szCs w:val="24"/>
        <w:lang w:val="en-US"/>
      </w:rPr>
    </w:lvl>
    <w:lvl w:ilvl="2" w:tentative="1">
      <w:start w:val="1"/>
      <w:numFmt w:val="decimal"/>
      <w:lvlText w:val="%3."/>
      <w:lvlJc w:val="left"/>
      <w:rPr>
        <w:position w:val="0"/>
        <w:sz w:val="24"/>
        <w:szCs w:val="24"/>
        <w:lang w:val="en-US"/>
      </w:rPr>
    </w:lvl>
    <w:lvl w:ilvl="3" w:tentative="1">
      <w:start w:val="1"/>
      <w:numFmt w:val="decimal"/>
      <w:lvlText w:val="%4."/>
      <w:lvlJc w:val="left"/>
      <w:rPr>
        <w:position w:val="0"/>
        <w:sz w:val="24"/>
        <w:szCs w:val="24"/>
        <w:lang w:val="en-US"/>
      </w:rPr>
    </w:lvl>
    <w:lvl w:ilvl="4" w:tentative="1">
      <w:start w:val="1"/>
      <w:numFmt w:val="decimal"/>
      <w:lvlText w:val="%5."/>
      <w:lvlJc w:val="left"/>
      <w:rPr>
        <w:position w:val="0"/>
        <w:sz w:val="24"/>
        <w:szCs w:val="24"/>
        <w:lang w:val="en-US"/>
      </w:rPr>
    </w:lvl>
    <w:lvl w:ilvl="5" w:tentative="1">
      <w:start w:val="1"/>
      <w:numFmt w:val="decimal"/>
      <w:lvlText w:val="%6."/>
      <w:lvlJc w:val="left"/>
      <w:rPr>
        <w:position w:val="0"/>
        <w:sz w:val="24"/>
        <w:szCs w:val="24"/>
        <w:lang w:val="en-US"/>
      </w:rPr>
    </w:lvl>
    <w:lvl w:ilvl="6" w:tentative="1">
      <w:start w:val="1"/>
      <w:numFmt w:val="decimal"/>
      <w:lvlText w:val="%7."/>
      <w:lvlJc w:val="left"/>
      <w:rPr>
        <w:position w:val="0"/>
        <w:sz w:val="24"/>
        <w:szCs w:val="24"/>
        <w:lang w:val="en-US"/>
      </w:rPr>
    </w:lvl>
    <w:lvl w:ilvl="7" w:tentative="1">
      <w:start w:val="1"/>
      <w:numFmt w:val="decimal"/>
      <w:lvlText w:val="%8."/>
      <w:lvlJc w:val="left"/>
      <w:rPr>
        <w:position w:val="0"/>
        <w:sz w:val="24"/>
        <w:szCs w:val="24"/>
        <w:lang w:val="en-US"/>
      </w:rPr>
    </w:lvl>
    <w:lvl w:ilvl="8" w:tentative="1">
      <w:start w:val="1"/>
      <w:numFmt w:val="decimal"/>
      <w:lvlText w:val="%9."/>
      <w:lvlJc w:val="left"/>
      <w:rPr>
        <w:position w:val="0"/>
        <w:sz w:val="24"/>
        <w:szCs w:val="24"/>
        <w:lang w:val="en-US"/>
      </w:rPr>
    </w:lvl>
  </w:abstractNum>
  <w:abstractNum w:abstractNumId="9">
    <w:nsid w:val="2DDC1E78"/>
    <w:multiLevelType w:val="multilevel"/>
    <w:tmpl w:val="2DDC1E78"/>
    <w:lvl w:ilvl="0" w:tentative="1">
      <w:start w:val="1"/>
      <w:numFmt w:val="decimal"/>
      <w:pStyle w:val="Heading1"/>
      <w:lvlText w:val="%1."/>
      <w:lvlJc w:val="left"/>
      <w:pPr>
        <w:tabs>
          <w:tab w:val="left" w:pos="2628"/>
        </w:tabs>
        <w:ind w:left="2628" w:hanging="360"/>
      </w:pPr>
      <w:rPr>
        <w:rFonts w:hint="default"/>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10">
    <w:nsid w:val="5B0A6497"/>
    <w:multiLevelType w:val="multilevel"/>
    <w:tmpl w:val="8A88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9A636A"/>
    <w:multiLevelType w:val="multilevel"/>
    <w:tmpl w:val="5B9A636A"/>
    <w:lvl w:ilvl="0" w:tentative="1">
      <w:numFmt w:val="decimal"/>
      <w:lvlText w:val="%1."/>
      <w:lvlJc w:val="left"/>
      <w:pPr>
        <w:tabs>
          <w:tab w:val="left" w:pos="1778"/>
        </w:tabs>
        <w:ind w:left="1418" w:firstLine="0"/>
      </w:pPr>
      <w:rPr>
        <w:rFonts w:hint="default"/>
      </w:rPr>
    </w:lvl>
    <w:lvl w:ilvl="1" w:tentative="1">
      <w:start w:val="1"/>
      <w:numFmt w:val="decimal"/>
      <w:lvlText w:val="%1.%2"/>
      <w:lvlJc w:val="left"/>
      <w:pPr>
        <w:tabs>
          <w:tab w:val="left" w:pos="1418"/>
        </w:tabs>
        <w:ind w:left="1418" w:firstLine="0"/>
      </w:pPr>
      <w:rPr>
        <w:rFonts w:hint="default"/>
      </w:rPr>
    </w:lvl>
    <w:lvl w:ilvl="2" w:tentative="1">
      <w:start w:val="1"/>
      <w:numFmt w:val="decimal"/>
      <w:pStyle w:val="Heading3"/>
      <w:lvlText w:val="%1.%2.%3"/>
      <w:lvlJc w:val="left"/>
      <w:pPr>
        <w:tabs>
          <w:tab w:val="left" w:pos="1418"/>
        </w:tabs>
        <w:ind w:left="1418" w:firstLine="0"/>
      </w:pPr>
      <w:rPr>
        <w:rFonts w:hint="default"/>
      </w:rPr>
    </w:lvl>
    <w:lvl w:ilvl="3" w:tentative="1">
      <w:start w:val="1"/>
      <w:numFmt w:val="decimal"/>
      <w:lvlText w:val="%1.%2.%3.%4"/>
      <w:lvlJc w:val="left"/>
      <w:pPr>
        <w:tabs>
          <w:tab w:val="left" w:pos="1418"/>
        </w:tabs>
        <w:ind w:left="1418" w:firstLine="0"/>
      </w:pPr>
      <w:rPr>
        <w:rFonts w:hint="default"/>
      </w:rPr>
    </w:lvl>
    <w:lvl w:ilvl="4" w:tentative="1">
      <w:start w:val="1"/>
      <w:numFmt w:val="decimal"/>
      <w:lvlText w:val="%1.%2.%3.%4.%5"/>
      <w:lvlJc w:val="left"/>
      <w:pPr>
        <w:tabs>
          <w:tab w:val="left" w:pos="1418"/>
        </w:tabs>
        <w:ind w:left="1418" w:firstLine="0"/>
      </w:pPr>
      <w:rPr>
        <w:rFonts w:hint="default"/>
      </w:rPr>
    </w:lvl>
    <w:lvl w:ilvl="5" w:tentative="1">
      <w:start w:val="1"/>
      <w:numFmt w:val="decimal"/>
      <w:lvlText w:val="%1.%2.%3.%4.%5.%6"/>
      <w:lvlJc w:val="left"/>
      <w:pPr>
        <w:tabs>
          <w:tab w:val="left" w:pos="1418"/>
        </w:tabs>
        <w:ind w:left="1418" w:firstLine="0"/>
      </w:pPr>
      <w:rPr>
        <w:rFonts w:hint="default"/>
      </w:rPr>
    </w:lvl>
    <w:lvl w:ilvl="6" w:tentative="1">
      <w:start w:val="1"/>
      <w:numFmt w:val="decimal"/>
      <w:lvlText w:val="%1.%2.%3.%4.%5.%6.%7"/>
      <w:lvlJc w:val="left"/>
      <w:pPr>
        <w:tabs>
          <w:tab w:val="left" w:pos="1418"/>
        </w:tabs>
        <w:ind w:left="1418" w:firstLine="0"/>
      </w:pPr>
      <w:rPr>
        <w:rFonts w:hint="default"/>
      </w:rPr>
    </w:lvl>
    <w:lvl w:ilvl="7" w:tentative="1">
      <w:start w:val="1"/>
      <w:numFmt w:val="decimal"/>
      <w:lvlText w:val="%1.%2.%3.%4.%5.%6.%7.%8"/>
      <w:lvlJc w:val="left"/>
      <w:pPr>
        <w:tabs>
          <w:tab w:val="left" w:pos="1418"/>
        </w:tabs>
        <w:ind w:left="1418" w:firstLine="0"/>
      </w:pPr>
      <w:rPr>
        <w:rFonts w:hint="default"/>
      </w:rPr>
    </w:lvl>
    <w:lvl w:ilvl="8" w:tentative="1">
      <w:start w:val="1"/>
      <w:numFmt w:val="decimal"/>
      <w:lvlText w:val="%1.%2.%3.%4.%5.%6.%7.%8.%9"/>
      <w:lvlJc w:val="left"/>
      <w:pPr>
        <w:tabs>
          <w:tab w:val="left" w:pos="1418"/>
        </w:tabs>
        <w:ind w:left="1418" w:firstLine="0"/>
      </w:pPr>
      <w:rPr>
        <w:rFonts w:hint="default"/>
      </w:rPr>
    </w:lvl>
  </w:abstractNum>
  <w:num w:numId="1">
    <w:abstractNumId w:val="9"/>
  </w:num>
  <w:num w:numId="2">
    <w:abstractNumId w:val="11"/>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Jens Nicolay">
    <w15:presenceInfo w15:providerId="None" w15:userId="Jens Nicola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US" w:vendorID="64" w:dllVersion="131078" w:nlCheck="1" w:checkStyle="0"/>
  <w:trackRevisions/>
  <w:defaultTabStop w:val="708"/>
  <w:drawingGridHorizontalSpacing w:val="85"/>
  <w:drawingGridVerticalSpacing w:val="156"/>
  <w:noPunctuationKerning/>
  <w:characterSpacingControl w:val="doNotCompress"/>
  <w:hdrShapeDefaults>
    <o:shapedefaults v:ext="edit" spidmax="2097"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doNotExpandShiftReturn/>
    <w:doNotBreakWrappedTables/>
    <w:doNotWrapTextWithPunct/>
    <w:doNotUseEastAsianBreak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24219"/>
    <w:rsid w:val="00032028"/>
    <w:rsid w:val="00061BD1"/>
    <w:rsid w:val="00156F93"/>
    <w:rsid w:val="00172805"/>
    <w:rsid w:val="00172A27"/>
    <w:rsid w:val="00206DB4"/>
    <w:rsid w:val="002219D1"/>
    <w:rsid w:val="002418CC"/>
    <w:rsid w:val="002C6CD8"/>
    <w:rsid w:val="002C6FB9"/>
    <w:rsid w:val="002D3585"/>
    <w:rsid w:val="002E43DA"/>
    <w:rsid w:val="002F585E"/>
    <w:rsid w:val="003056DE"/>
    <w:rsid w:val="00313160"/>
    <w:rsid w:val="00360F9C"/>
    <w:rsid w:val="003629B0"/>
    <w:rsid w:val="00397049"/>
    <w:rsid w:val="003C7479"/>
    <w:rsid w:val="003E0C2B"/>
    <w:rsid w:val="00442056"/>
    <w:rsid w:val="00465C9E"/>
    <w:rsid w:val="00466D0F"/>
    <w:rsid w:val="00476ED4"/>
    <w:rsid w:val="004A2D7C"/>
    <w:rsid w:val="004B0562"/>
    <w:rsid w:val="004E4FE2"/>
    <w:rsid w:val="004F4D39"/>
    <w:rsid w:val="00502390"/>
    <w:rsid w:val="00513695"/>
    <w:rsid w:val="00530DA5"/>
    <w:rsid w:val="00540D96"/>
    <w:rsid w:val="005447F4"/>
    <w:rsid w:val="0057338F"/>
    <w:rsid w:val="005A78DA"/>
    <w:rsid w:val="006222E1"/>
    <w:rsid w:val="006778C7"/>
    <w:rsid w:val="00682C2D"/>
    <w:rsid w:val="006C138C"/>
    <w:rsid w:val="006C1CC0"/>
    <w:rsid w:val="007364FC"/>
    <w:rsid w:val="007625D0"/>
    <w:rsid w:val="00810D22"/>
    <w:rsid w:val="008947F9"/>
    <w:rsid w:val="0096460A"/>
    <w:rsid w:val="009A5645"/>
    <w:rsid w:val="009B0260"/>
    <w:rsid w:val="009B0295"/>
    <w:rsid w:val="009B0345"/>
    <w:rsid w:val="009B05CB"/>
    <w:rsid w:val="009B50CB"/>
    <w:rsid w:val="009F52DD"/>
    <w:rsid w:val="00A03AD7"/>
    <w:rsid w:val="00A10E95"/>
    <w:rsid w:val="00A35006"/>
    <w:rsid w:val="00A46FE3"/>
    <w:rsid w:val="00A74504"/>
    <w:rsid w:val="00A923C1"/>
    <w:rsid w:val="00AB2B68"/>
    <w:rsid w:val="00B011A3"/>
    <w:rsid w:val="00B513FC"/>
    <w:rsid w:val="00B55E71"/>
    <w:rsid w:val="00B76438"/>
    <w:rsid w:val="00B87B29"/>
    <w:rsid w:val="00BB52C2"/>
    <w:rsid w:val="00BE1C07"/>
    <w:rsid w:val="00C75852"/>
    <w:rsid w:val="00C76684"/>
    <w:rsid w:val="00C833C7"/>
    <w:rsid w:val="00CA4258"/>
    <w:rsid w:val="00CC1949"/>
    <w:rsid w:val="00D03F70"/>
    <w:rsid w:val="00D13BE3"/>
    <w:rsid w:val="00E4760C"/>
    <w:rsid w:val="00F32C11"/>
    <w:rsid w:val="00F52CE3"/>
    <w:rsid w:val="00F80FC8"/>
    <w:rsid w:val="00FE3E15"/>
    <w:rsid w:val="01256EF0"/>
    <w:rsid w:val="012A067A"/>
    <w:rsid w:val="014C132E"/>
    <w:rsid w:val="014E4831"/>
    <w:rsid w:val="016B3DE1"/>
    <w:rsid w:val="01885910"/>
    <w:rsid w:val="01896C15"/>
    <w:rsid w:val="01921AA3"/>
    <w:rsid w:val="01CD2B81"/>
    <w:rsid w:val="01D24A8A"/>
    <w:rsid w:val="01EB7BB3"/>
    <w:rsid w:val="01F617C7"/>
    <w:rsid w:val="020020D6"/>
    <w:rsid w:val="0203305B"/>
    <w:rsid w:val="02171CFC"/>
    <w:rsid w:val="02316129"/>
    <w:rsid w:val="028213AB"/>
    <w:rsid w:val="02847096"/>
    <w:rsid w:val="02927447"/>
    <w:rsid w:val="029A6A52"/>
    <w:rsid w:val="02AC21EF"/>
    <w:rsid w:val="02AD7C71"/>
    <w:rsid w:val="02B62AFF"/>
    <w:rsid w:val="02BE598D"/>
    <w:rsid w:val="02C62D99"/>
    <w:rsid w:val="02CC4CA2"/>
    <w:rsid w:val="02E226C9"/>
    <w:rsid w:val="02E3014B"/>
    <w:rsid w:val="02F12CE4"/>
    <w:rsid w:val="02FF41F8"/>
    <w:rsid w:val="03087086"/>
    <w:rsid w:val="030B388D"/>
    <w:rsid w:val="030D6D91"/>
    <w:rsid w:val="03271B39"/>
    <w:rsid w:val="03441469"/>
    <w:rsid w:val="03572688"/>
    <w:rsid w:val="035E5896"/>
    <w:rsid w:val="0364779F"/>
    <w:rsid w:val="03672922"/>
    <w:rsid w:val="03724537"/>
    <w:rsid w:val="037709BE"/>
    <w:rsid w:val="03786440"/>
    <w:rsid w:val="0398212A"/>
    <w:rsid w:val="03B65F25"/>
    <w:rsid w:val="03C97144"/>
    <w:rsid w:val="03CE35CB"/>
    <w:rsid w:val="03D83EDB"/>
    <w:rsid w:val="03E2226C"/>
    <w:rsid w:val="03E84175"/>
    <w:rsid w:val="03EC63FF"/>
    <w:rsid w:val="03EF3B00"/>
    <w:rsid w:val="041B14CC"/>
    <w:rsid w:val="041F7ED2"/>
    <w:rsid w:val="04261A5C"/>
    <w:rsid w:val="042D13E6"/>
    <w:rsid w:val="04402605"/>
    <w:rsid w:val="0441390A"/>
    <w:rsid w:val="0442138C"/>
    <w:rsid w:val="0443358A"/>
    <w:rsid w:val="045412A6"/>
    <w:rsid w:val="04800E71"/>
    <w:rsid w:val="04831DF5"/>
    <w:rsid w:val="04845678"/>
    <w:rsid w:val="048765FD"/>
    <w:rsid w:val="04A45BAD"/>
    <w:rsid w:val="04A57DAB"/>
    <w:rsid w:val="04B638C9"/>
    <w:rsid w:val="04BC3254"/>
    <w:rsid w:val="04ED1825"/>
    <w:rsid w:val="04EF4D28"/>
    <w:rsid w:val="050723CE"/>
    <w:rsid w:val="051A57EC"/>
    <w:rsid w:val="051F1772"/>
    <w:rsid w:val="05212F78"/>
    <w:rsid w:val="053960A1"/>
    <w:rsid w:val="05482E38"/>
    <w:rsid w:val="05503AC8"/>
    <w:rsid w:val="0552716B"/>
    <w:rsid w:val="05567BCF"/>
    <w:rsid w:val="055D2DDD"/>
    <w:rsid w:val="05615F60"/>
    <w:rsid w:val="05677E69"/>
    <w:rsid w:val="05723C7C"/>
    <w:rsid w:val="057B238D"/>
    <w:rsid w:val="05906AAF"/>
    <w:rsid w:val="05980638"/>
    <w:rsid w:val="059960BA"/>
    <w:rsid w:val="05AA7659"/>
    <w:rsid w:val="05B437EC"/>
    <w:rsid w:val="05C63706"/>
    <w:rsid w:val="05CB3411"/>
    <w:rsid w:val="05CE0B13"/>
    <w:rsid w:val="05D04016"/>
    <w:rsid w:val="05D07899"/>
    <w:rsid w:val="05EA0443"/>
    <w:rsid w:val="05EC5B44"/>
    <w:rsid w:val="05F27A4D"/>
    <w:rsid w:val="05F54255"/>
    <w:rsid w:val="05F81957"/>
    <w:rsid w:val="062C692E"/>
    <w:rsid w:val="063C6BC8"/>
    <w:rsid w:val="064674D8"/>
    <w:rsid w:val="06580A77"/>
    <w:rsid w:val="065D2980"/>
    <w:rsid w:val="06600081"/>
    <w:rsid w:val="06680D11"/>
    <w:rsid w:val="06744B24"/>
    <w:rsid w:val="068218BB"/>
    <w:rsid w:val="06942E5A"/>
    <w:rsid w:val="06975FDD"/>
    <w:rsid w:val="06A81AFB"/>
    <w:rsid w:val="06AA71FC"/>
    <w:rsid w:val="06C867AC"/>
    <w:rsid w:val="06CA1CAF"/>
    <w:rsid w:val="06D45E42"/>
    <w:rsid w:val="06D922CA"/>
    <w:rsid w:val="06DD0CD0"/>
    <w:rsid w:val="06E245B4"/>
    <w:rsid w:val="06E95DE7"/>
    <w:rsid w:val="06FD1204"/>
    <w:rsid w:val="06FE2509"/>
    <w:rsid w:val="0701348E"/>
    <w:rsid w:val="07064092"/>
    <w:rsid w:val="07171DAE"/>
    <w:rsid w:val="072E19D4"/>
    <w:rsid w:val="073161DB"/>
    <w:rsid w:val="074D2288"/>
    <w:rsid w:val="0756099A"/>
    <w:rsid w:val="076766B5"/>
    <w:rsid w:val="07696335"/>
    <w:rsid w:val="077559CB"/>
    <w:rsid w:val="07776932"/>
    <w:rsid w:val="078017DE"/>
    <w:rsid w:val="07805F5A"/>
    <w:rsid w:val="0782145E"/>
    <w:rsid w:val="07AC22B3"/>
    <w:rsid w:val="07AE35A7"/>
    <w:rsid w:val="07B11FAD"/>
    <w:rsid w:val="07B40D33"/>
    <w:rsid w:val="07BA4E3B"/>
    <w:rsid w:val="07BC033E"/>
    <w:rsid w:val="07C147C6"/>
    <w:rsid w:val="07DF17F7"/>
    <w:rsid w:val="07DF75F9"/>
    <w:rsid w:val="07F32A16"/>
    <w:rsid w:val="07F6399B"/>
    <w:rsid w:val="080A5EBF"/>
    <w:rsid w:val="080C13C2"/>
    <w:rsid w:val="081467CE"/>
    <w:rsid w:val="081964D9"/>
    <w:rsid w:val="081B19DC"/>
    <w:rsid w:val="08246A68"/>
    <w:rsid w:val="082D18F6"/>
    <w:rsid w:val="0844151C"/>
    <w:rsid w:val="084D1E2B"/>
    <w:rsid w:val="085D4644"/>
    <w:rsid w:val="08686258"/>
    <w:rsid w:val="0875556E"/>
    <w:rsid w:val="08824884"/>
    <w:rsid w:val="08945E23"/>
    <w:rsid w:val="089B57AE"/>
    <w:rsid w:val="08BD5962"/>
    <w:rsid w:val="08C452ED"/>
    <w:rsid w:val="08DB0795"/>
    <w:rsid w:val="08DD3C99"/>
    <w:rsid w:val="08FC454D"/>
    <w:rsid w:val="09002F54"/>
    <w:rsid w:val="090109D5"/>
    <w:rsid w:val="090728DE"/>
    <w:rsid w:val="09093863"/>
    <w:rsid w:val="091C11FF"/>
    <w:rsid w:val="09241E8E"/>
    <w:rsid w:val="0937562C"/>
    <w:rsid w:val="096A12FE"/>
    <w:rsid w:val="096B4801"/>
    <w:rsid w:val="097A1598"/>
    <w:rsid w:val="098553AB"/>
    <w:rsid w:val="099459C5"/>
    <w:rsid w:val="09957BC4"/>
    <w:rsid w:val="09C36515"/>
    <w:rsid w:val="09CF6AA4"/>
    <w:rsid w:val="09D61CB2"/>
    <w:rsid w:val="09DC5DBA"/>
    <w:rsid w:val="09DF6D3E"/>
    <w:rsid w:val="09EA0953"/>
    <w:rsid w:val="0A0B6909"/>
    <w:rsid w:val="0A3132C5"/>
    <w:rsid w:val="0A405ADE"/>
    <w:rsid w:val="0A436A63"/>
    <w:rsid w:val="0A451F66"/>
    <w:rsid w:val="0A5237FA"/>
    <w:rsid w:val="0A5B1F0B"/>
    <w:rsid w:val="0A6856A9"/>
    <w:rsid w:val="0A6A4724"/>
    <w:rsid w:val="0A721B30"/>
    <w:rsid w:val="0A7375B2"/>
    <w:rsid w:val="0A7A49BE"/>
    <w:rsid w:val="0A7C7EC1"/>
    <w:rsid w:val="0AAE1995"/>
    <w:rsid w:val="0AB4001B"/>
    <w:rsid w:val="0AB6351E"/>
    <w:rsid w:val="0ABB3229"/>
    <w:rsid w:val="0ABD092B"/>
    <w:rsid w:val="0ACC0F45"/>
    <w:rsid w:val="0ACC6D0D"/>
    <w:rsid w:val="0AF36C07"/>
    <w:rsid w:val="0AFC3C93"/>
    <w:rsid w:val="0B087AA5"/>
    <w:rsid w:val="0B0C64AC"/>
    <w:rsid w:val="0B1103B5"/>
    <w:rsid w:val="0B125E37"/>
    <w:rsid w:val="0B2A12DF"/>
    <w:rsid w:val="0B347670"/>
    <w:rsid w:val="0B3E7F80"/>
    <w:rsid w:val="0B45790A"/>
    <w:rsid w:val="0B5730A8"/>
    <w:rsid w:val="0B5C7530"/>
    <w:rsid w:val="0B657E3F"/>
    <w:rsid w:val="0B7600D9"/>
    <w:rsid w:val="0B77225D"/>
    <w:rsid w:val="0B875DF5"/>
    <w:rsid w:val="0B8F0C83"/>
    <w:rsid w:val="0BA12222"/>
    <w:rsid w:val="0BAF4DBB"/>
    <w:rsid w:val="0BBB664F"/>
    <w:rsid w:val="0BC301D9"/>
    <w:rsid w:val="0BEA0098"/>
    <w:rsid w:val="0BEE2322"/>
    <w:rsid w:val="0BEF7DA3"/>
    <w:rsid w:val="0BFF003E"/>
    <w:rsid w:val="0C25027D"/>
    <w:rsid w:val="0C323D10"/>
    <w:rsid w:val="0C352A96"/>
    <w:rsid w:val="0C3A499F"/>
    <w:rsid w:val="0C41432A"/>
    <w:rsid w:val="0C464F2F"/>
    <w:rsid w:val="0C4D013D"/>
    <w:rsid w:val="0C5145C5"/>
    <w:rsid w:val="0C5806CC"/>
    <w:rsid w:val="0C6E60F3"/>
    <w:rsid w:val="0C724AF9"/>
    <w:rsid w:val="0C846098"/>
    <w:rsid w:val="0C853B1A"/>
    <w:rsid w:val="0C8C56A3"/>
    <w:rsid w:val="0C8D69A8"/>
    <w:rsid w:val="0C946333"/>
    <w:rsid w:val="0C965FB3"/>
    <w:rsid w:val="0CA11DC5"/>
    <w:rsid w:val="0CB145DE"/>
    <w:rsid w:val="0CBB296F"/>
    <w:rsid w:val="0CBD5E72"/>
    <w:rsid w:val="0CD4131B"/>
    <w:rsid w:val="0CF10C4B"/>
    <w:rsid w:val="0CF43DCE"/>
    <w:rsid w:val="0CFC4A5D"/>
    <w:rsid w:val="0D026967"/>
    <w:rsid w:val="0D041E6A"/>
    <w:rsid w:val="0D0A5F71"/>
    <w:rsid w:val="0D542EEE"/>
    <w:rsid w:val="0D6F3717"/>
    <w:rsid w:val="0D7359A1"/>
    <w:rsid w:val="0D737F1F"/>
    <w:rsid w:val="0D743422"/>
    <w:rsid w:val="0D7B752A"/>
    <w:rsid w:val="0D845C3B"/>
    <w:rsid w:val="0D86113E"/>
    <w:rsid w:val="0D9C32E2"/>
    <w:rsid w:val="0DB32F07"/>
    <w:rsid w:val="0DB51C8D"/>
    <w:rsid w:val="0DC444A6"/>
    <w:rsid w:val="0DD77C44"/>
    <w:rsid w:val="0DDC62CA"/>
    <w:rsid w:val="0E160A2D"/>
    <w:rsid w:val="0E19612F"/>
    <w:rsid w:val="0E1B1632"/>
    <w:rsid w:val="0E1D4B35"/>
    <w:rsid w:val="0E317059"/>
    <w:rsid w:val="0E383160"/>
    <w:rsid w:val="0E4A68FE"/>
    <w:rsid w:val="0E4D7882"/>
    <w:rsid w:val="0E66622E"/>
    <w:rsid w:val="0E705050"/>
    <w:rsid w:val="0E7D16D6"/>
    <w:rsid w:val="0E7F1356"/>
    <w:rsid w:val="0E956D7D"/>
    <w:rsid w:val="0E995783"/>
    <w:rsid w:val="0E9B0C86"/>
    <w:rsid w:val="0EAD4424"/>
    <w:rsid w:val="0EB714B0"/>
    <w:rsid w:val="0EBD33B9"/>
    <w:rsid w:val="0EBF2140"/>
    <w:rsid w:val="0EDA076B"/>
    <w:rsid w:val="0EF10390"/>
    <w:rsid w:val="0F002BA9"/>
    <w:rsid w:val="0F0A34B9"/>
    <w:rsid w:val="0F114FAA"/>
    <w:rsid w:val="0F1166C7"/>
    <w:rsid w:val="0F1C24D9"/>
    <w:rsid w:val="0F2365E1"/>
    <w:rsid w:val="0F2B7270"/>
    <w:rsid w:val="0F30117A"/>
    <w:rsid w:val="0F394008"/>
    <w:rsid w:val="0F5F4247"/>
    <w:rsid w:val="0F6251CC"/>
    <w:rsid w:val="0F714C43"/>
    <w:rsid w:val="0F752B68"/>
    <w:rsid w:val="0F7563EB"/>
    <w:rsid w:val="0F8021FE"/>
    <w:rsid w:val="0F94341D"/>
    <w:rsid w:val="0F995326"/>
    <w:rsid w:val="0F9A2DA7"/>
    <w:rsid w:val="0FC264EA"/>
    <w:rsid w:val="0FC5746F"/>
    <w:rsid w:val="0FD03282"/>
    <w:rsid w:val="0FD05800"/>
    <w:rsid w:val="0FDF0019"/>
    <w:rsid w:val="0FEC4946"/>
    <w:rsid w:val="0FFA6644"/>
    <w:rsid w:val="100A68DF"/>
    <w:rsid w:val="100E52E5"/>
    <w:rsid w:val="101A497B"/>
    <w:rsid w:val="10200A82"/>
    <w:rsid w:val="1025078D"/>
    <w:rsid w:val="10352FA6"/>
    <w:rsid w:val="10782796"/>
    <w:rsid w:val="10892A30"/>
    <w:rsid w:val="108A5F33"/>
    <w:rsid w:val="108C5BB3"/>
    <w:rsid w:val="108E4939"/>
    <w:rsid w:val="10997447"/>
    <w:rsid w:val="109E7152"/>
    <w:rsid w:val="10B33874"/>
    <w:rsid w:val="10BA0C81"/>
    <w:rsid w:val="10D33DA9"/>
    <w:rsid w:val="10F26BDC"/>
    <w:rsid w:val="11015B72"/>
    <w:rsid w:val="110235F3"/>
    <w:rsid w:val="112273AB"/>
    <w:rsid w:val="115049F7"/>
    <w:rsid w:val="11566901"/>
    <w:rsid w:val="11673155"/>
    <w:rsid w:val="116F1A29"/>
    <w:rsid w:val="117F6440"/>
    <w:rsid w:val="1186164E"/>
    <w:rsid w:val="118B7CD4"/>
    <w:rsid w:val="11B71E1D"/>
    <w:rsid w:val="11B90BA4"/>
    <w:rsid w:val="11C449B6"/>
    <w:rsid w:val="11D20449"/>
    <w:rsid w:val="11D70154"/>
    <w:rsid w:val="11D93657"/>
    <w:rsid w:val="11E43BE6"/>
    <w:rsid w:val="11FA160D"/>
    <w:rsid w:val="121015B2"/>
    <w:rsid w:val="121D08C8"/>
    <w:rsid w:val="123F687E"/>
    <w:rsid w:val="12404300"/>
    <w:rsid w:val="12435284"/>
    <w:rsid w:val="12500D17"/>
    <w:rsid w:val="1254771D"/>
    <w:rsid w:val="127C66E3"/>
    <w:rsid w:val="129D0E16"/>
    <w:rsid w:val="12A2529E"/>
    <w:rsid w:val="12B3683D"/>
    <w:rsid w:val="12E4700C"/>
    <w:rsid w:val="12E5288F"/>
    <w:rsid w:val="12E81295"/>
    <w:rsid w:val="12EE319F"/>
    <w:rsid w:val="12F41825"/>
    <w:rsid w:val="12F7602D"/>
    <w:rsid w:val="12FA6FB1"/>
    <w:rsid w:val="13041ABF"/>
    <w:rsid w:val="13045342"/>
    <w:rsid w:val="13057541"/>
    <w:rsid w:val="130A724C"/>
    <w:rsid w:val="130F7E50"/>
    <w:rsid w:val="13116BD7"/>
    <w:rsid w:val="13180760"/>
    <w:rsid w:val="131D4BE7"/>
    <w:rsid w:val="13251FF4"/>
    <w:rsid w:val="134B5AB7"/>
    <w:rsid w:val="13522EC3"/>
    <w:rsid w:val="136F49F2"/>
    <w:rsid w:val="1382238D"/>
    <w:rsid w:val="13982333"/>
    <w:rsid w:val="139F773F"/>
    <w:rsid w:val="13AD6A55"/>
    <w:rsid w:val="13CD6F8A"/>
    <w:rsid w:val="13CE4A0B"/>
    <w:rsid w:val="13D92D9C"/>
    <w:rsid w:val="13DC3D21"/>
    <w:rsid w:val="13DF4CA5"/>
    <w:rsid w:val="13E214AD"/>
    <w:rsid w:val="13FF2FDC"/>
    <w:rsid w:val="14044EE5"/>
    <w:rsid w:val="1410457B"/>
    <w:rsid w:val="14166484"/>
    <w:rsid w:val="14426F48"/>
    <w:rsid w:val="144E65DE"/>
    <w:rsid w:val="14511761"/>
    <w:rsid w:val="14640782"/>
    <w:rsid w:val="14732F9B"/>
    <w:rsid w:val="147719A1"/>
    <w:rsid w:val="147C5E29"/>
    <w:rsid w:val="1485453A"/>
    <w:rsid w:val="148F7048"/>
    <w:rsid w:val="14A20267"/>
    <w:rsid w:val="14A35CE8"/>
    <w:rsid w:val="14A66C6D"/>
    <w:rsid w:val="14AA5673"/>
    <w:rsid w:val="14AE4079"/>
    <w:rsid w:val="14D20DB6"/>
    <w:rsid w:val="14D26837"/>
    <w:rsid w:val="14DB4F49"/>
    <w:rsid w:val="14E44553"/>
    <w:rsid w:val="14E67A56"/>
    <w:rsid w:val="14E909DB"/>
    <w:rsid w:val="14EC51E3"/>
    <w:rsid w:val="14ED2C64"/>
    <w:rsid w:val="14F1166B"/>
    <w:rsid w:val="14F24B6E"/>
    <w:rsid w:val="14F325EF"/>
    <w:rsid w:val="14FB79FC"/>
    <w:rsid w:val="14FF6402"/>
    <w:rsid w:val="150D7916"/>
    <w:rsid w:val="15185CA7"/>
    <w:rsid w:val="151D554A"/>
    <w:rsid w:val="15242DBE"/>
    <w:rsid w:val="152F114F"/>
    <w:rsid w:val="1537655C"/>
    <w:rsid w:val="154645F8"/>
    <w:rsid w:val="15524B87"/>
    <w:rsid w:val="155B0D1A"/>
    <w:rsid w:val="155D099A"/>
    <w:rsid w:val="1571763A"/>
    <w:rsid w:val="158775E0"/>
    <w:rsid w:val="15892AE3"/>
    <w:rsid w:val="15915971"/>
    <w:rsid w:val="15B13CA7"/>
    <w:rsid w:val="15B75BB0"/>
    <w:rsid w:val="15C725C7"/>
    <w:rsid w:val="15CC6A4F"/>
    <w:rsid w:val="15CC70C4"/>
    <w:rsid w:val="15CD44D1"/>
    <w:rsid w:val="15DF7C6E"/>
    <w:rsid w:val="15E00F73"/>
    <w:rsid w:val="160D2D3C"/>
    <w:rsid w:val="1617364B"/>
    <w:rsid w:val="162D1072"/>
    <w:rsid w:val="16371982"/>
    <w:rsid w:val="163B0388"/>
    <w:rsid w:val="1649511F"/>
    <w:rsid w:val="165669B3"/>
    <w:rsid w:val="165D633E"/>
    <w:rsid w:val="166511CC"/>
    <w:rsid w:val="166E405A"/>
    <w:rsid w:val="16764CEA"/>
    <w:rsid w:val="16895F09"/>
    <w:rsid w:val="168B140C"/>
    <w:rsid w:val="168E6B0D"/>
    <w:rsid w:val="16915513"/>
    <w:rsid w:val="16936818"/>
    <w:rsid w:val="16953F1A"/>
    <w:rsid w:val="1696779D"/>
    <w:rsid w:val="169A03A1"/>
    <w:rsid w:val="169E6DA8"/>
    <w:rsid w:val="16A3322F"/>
    <w:rsid w:val="16A51FB6"/>
    <w:rsid w:val="16AA063C"/>
    <w:rsid w:val="16AD15C0"/>
    <w:rsid w:val="16AE7042"/>
    <w:rsid w:val="16B1384A"/>
    <w:rsid w:val="16B73C96"/>
    <w:rsid w:val="16BE50DE"/>
    <w:rsid w:val="16D0087B"/>
    <w:rsid w:val="16DD5993"/>
    <w:rsid w:val="16F83FBE"/>
    <w:rsid w:val="16FC29C4"/>
    <w:rsid w:val="16FD0446"/>
    <w:rsid w:val="17142269"/>
    <w:rsid w:val="171844F3"/>
    <w:rsid w:val="176048E7"/>
    <w:rsid w:val="1761016A"/>
    <w:rsid w:val="177A3293"/>
    <w:rsid w:val="179E21CE"/>
    <w:rsid w:val="17AB72E5"/>
    <w:rsid w:val="17C11489"/>
    <w:rsid w:val="17C46B8A"/>
    <w:rsid w:val="17C93012"/>
    <w:rsid w:val="17CC1A18"/>
    <w:rsid w:val="17CD749A"/>
    <w:rsid w:val="17D0041E"/>
    <w:rsid w:val="17D810AE"/>
    <w:rsid w:val="17D96B2F"/>
    <w:rsid w:val="17F21C58"/>
    <w:rsid w:val="17FB4AE6"/>
    <w:rsid w:val="17FF5486"/>
    <w:rsid w:val="180841A7"/>
    <w:rsid w:val="180F5161"/>
    <w:rsid w:val="1811250D"/>
    <w:rsid w:val="18174416"/>
    <w:rsid w:val="18355BC4"/>
    <w:rsid w:val="183C0DD2"/>
    <w:rsid w:val="183D6854"/>
    <w:rsid w:val="18481362"/>
    <w:rsid w:val="184C35EB"/>
    <w:rsid w:val="185276F3"/>
    <w:rsid w:val="18736D2E"/>
    <w:rsid w:val="18877F4D"/>
    <w:rsid w:val="188B43D5"/>
    <w:rsid w:val="188E5359"/>
    <w:rsid w:val="18A23FFA"/>
    <w:rsid w:val="18B67417"/>
    <w:rsid w:val="18BB7122"/>
    <w:rsid w:val="18EC78F1"/>
    <w:rsid w:val="18F275FC"/>
    <w:rsid w:val="18F3507E"/>
    <w:rsid w:val="18FD340F"/>
    <w:rsid w:val="1908399E"/>
    <w:rsid w:val="191C10A7"/>
    <w:rsid w:val="191F13C5"/>
    <w:rsid w:val="19250D50"/>
    <w:rsid w:val="193A79F0"/>
    <w:rsid w:val="193F76FB"/>
    <w:rsid w:val="19443B83"/>
    <w:rsid w:val="19492209"/>
    <w:rsid w:val="194B570C"/>
    <w:rsid w:val="194D4493"/>
    <w:rsid w:val="194F4112"/>
    <w:rsid w:val="19620066"/>
    <w:rsid w:val="196F2449"/>
    <w:rsid w:val="19756550"/>
    <w:rsid w:val="19A75E26"/>
    <w:rsid w:val="19AE263F"/>
    <w:rsid w:val="19B760C0"/>
    <w:rsid w:val="19C72AD7"/>
    <w:rsid w:val="19D368EA"/>
    <w:rsid w:val="19DD04FE"/>
    <w:rsid w:val="19DE5F80"/>
    <w:rsid w:val="19E44606"/>
    <w:rsid w:val="19E90A8E"/>
    <w:rsid w:val="19F50124"/>
    <w:rsid w:val="1A173B5B"/>
    <w:rsid w:val="1A1A4AE0"/>
    <w:rsid w:val="1A1C7FE3"/>
    <w:rsid w:val="1A3C6319"/>
    <w:rsid w:val="1A4511A7"/>
    <w:rsid w:val="1A501737"/>
    <w:rsid w:val="1A5326BB"/>
    <w:rsid w:val="1A643C5B"/>
    <w:rsid w:val="1A6516DC"/>
    <w:rsid w:val="1A722F70"/>
    <w:rsid w:val="1A8D159C"/>
    <w:rsid w:val="1A9F05BC"/>
    <w:rsid w:val="1AB75A02"/>
    <w:rsid w:val="1ABD7B6C"/>
    <w:rsid w:val="1AC474F7"/>
    <w:rsid w:val="1AC54F79"/>
    <w:rsid w:val="1ACE5888"/>
    <w:rsid w:val="1AE03D00"/>
    <w:rsid w:val="1AE86432"/>
    <w:rsid w:val="1AEA51B8"/>
    <w:rsid w:val="1B096967"/>
    <w:rsid w:val="1B0A7C6C"/>
    <w:rsid w:val="1B1E3089"/>
    <w:rsid w:val="1B201E0F"/>
    <w:rsid w:val="1B2C5C22"/>
    <w:rsid w:val="1B4E165A"/>
    <w:rsid w:val="1B520060"/>
    <w:rsid w:val="1B59326E"/>
    <w:rsid w:val="1B764D9C"/>
    <w:rsid w:val="1B8056AC"/>
    <w:rsid w:val="1BA24967"/>
    <w:rsid w:val="1BA90A6F"/>
    <w:rsid w:val="1BB42683"/>
    <w:rsid w:val="1BC4291D"/>
    <w:rsid w:val="1BCB22A8"/>
    <w:rsid w:val="1BE428CB"/>
    <w:rsid w:val="1BFD04F9"/>
    <w:rsid w:val="1C046396"/>
    <w:rsid w:val="1C2A5B45"/>
    <w:rsid w:val="1C3560D4"/>
    <w:rsid w:val="1C361957"/>
    <w:rsid w:val="1C3F2267"/>
    <w:rsid w:val="1C3F69E4"/>
    <w:rsid w:val="1C4E6FFE"/>
    <w:rsid w:val="1C546989"/>
    <w:rsid w:val="1C5D1817"/>
    <w:rsid w:val="1C61021D"/>
    <w:rsid w:val="1C7E55CF"/>
    <w:rsid w:val="1C857158"/>
    <w:rsid w:val="1C8B6E63"/>
    <w:rsid w:val="1C8E5869"/>
    <w:rsid w:val="1C993BFA"/>
    <w:rsid w:val="1CAC4E19"/>
    <w:rsid w:val="1CAE031C"/>
    <w:rsid w:val="1CAE4A99"/>
    <w:rsid w:val="1CB80C2C"/>
    <w:rsid w:val="1CBD2B35"/>
    <w:rsid w:val="1CDB5968"/>
    <w:rsid w:val="1CDB7EE7"/>
    <w:rsid w:val="1CEF6382"/>
    <w:rsid w:val="1CF04609"/>
    <w:rsid w:val="1D031FA5"/>
    <w:rsid w:val="1D07422E"/>
    <w:rsid w:val="1D1A544D"/>
    <w:rsid w:val="1D5020A4"/>
    <w:rsid w:val="1D54652C"/>
    <w:rsid w:val="1D561A2F"/>
    <w:rsid w:val="1D5F0140"/>
    <w:rsid w:val="1D6B06CF"/>
    <w:rsid w:val="1D6D7456"/>
    <w:rsid w:val="1D7E18EE"/>
    <w:rsid w:val="1D835D76"/>
    <w:rsid w:val="1D8C4487"/>
    <w:rsid w:val="1D99379D"/>
    <w:rsid w:val="1DB61742"/>
    <w:rsid w:val="1DC0145E"/>
    <w:rsid w:val="1DC65566"/>
    <w:rsid w:val="1DCC2CF2"/>
    <w:rsid w:val="1DCE2972"/>
    <w:rsid w:val="1DCF3C77"/>
    <w:rsid w:val="1DD1717A"/>
    <w:rsid w:val="1DD21378"/>
    <w:rsid w:val="1DD522FD"/>
    <w:rsid w:val="1DE6389C"/>
    <w:rsid w:val="1DEB7D24"/>
    <w:rsid w:val="1DED79A4"/>
    <w:rsid w:val="1E011EC8"/>
    <w:rsid w:val="1E135665"/>
    <w:rsid w:val="1E2E3C90"/>
    <w:rsid w:val="1E302A17"/>
    <w:rsid w:val="1E420733"/>
    <w:rsid w:val="1E501C47"/>
    <w:rsid w:val="1E7159FF"/>
    <w:rsid w:val="1E7F6019"/>
    <w:rsid w:val="1E873426"/>
    <w:rsid w:val="1E9623BB"/>
    <w:rsid w:val="1E9E77C7"/>
    <w:rsid w:val="1EAA105C"/>
    <w:rsid w:val="1EAC455F"/>
    <w:rsid w:val="1EB76173"/>
    <w:rsid w:val="1EC24504"/>
    <w:rsid w:val="1EFC55E3"/>
    <w:rsid w:val="1F071C53"/>
    <w:rsid w:val="1F1A0416"/>
    <w:rsid w:val="1F1C3919"/>
    <w:rsid w:val="1F271CAA"/>
    <w:rsid w:val="1F383249"/>
    <w:rsid w:val="1F400656"/>
    <w:rsid w:val="1F47475D"/>
    <w:rsid w:val="1F4C6666"/>
    <w:rsid w:val="1F610B8A"/>
    <w:rsid w:val="1F674C92"/>
    <w:rsid w:val="1F6C499D"/>
    <w:rsid w:val="1F6D241E"/>
    <w:rsid w:val="1F753FA8"/>
    <w:rsid w:val="1F9D516C"/>
    <w:rsid w:val="1FA33EE6"/>
    <w:rsid w:val="1FB37310"/>
    <w:rsid w:val="1FC04427"/>
    <w:rsid w:val="1FC240A7"/>
    <w:rsid w:val="1FC73DB2"/>
    <w:rsid w:val="1FCA4D36"/>
    <w:rsid w:val="1FD9754F"/>
    <w:rsid w:val="1FDA4FD1"/>
    <w:rsid w:val="1FDB71CF"/>
    <w:rsid w:val="1FE03657"/>
    <w:rsid w:val="1FFE648A"/>
    <w:rsid w:val="201A5DBA"/>
    <w:rsid w:val="201E47C1"/>
    <w:rsid w:val="20394FEA"/>
    <w:rsid w:val="20454680"/>
    <w:rsid w:val="20525F14"/>
    <w:rsid w:val="206B48C0"/>
    <w:rsid w:val="206F54C4"/>
    <w:rsid w:val="207C25DC"/>
    <w:rsid w:val="207E5ADF"/>
    <w:rsid w:val="207F7CDD"/>
    <w:rsid w:val="208C6FF3"/>
    <w:rsid w:val="20955704"/>
    <w:rsid w:val="20986689"/>
    <w:rsid w:val="20A70EA1"/>
    <w:rsid w:val="20B44934"/>
    <w:rsid w:val="20DA4B74"/>
    <w:rsid w:val="20E25803"/>
    <w:rsid w:val="20E33285"/>
    <w:rsid w:val="20EE3814"/>
    <w:rsid w:val="210843BE"/>
    <w:rsid w:val="21197EDC"/>
    <w:rsid w:val="21207866"/>
    <w:rsid w:val="21332A32"/>
    <w:rsid w:val="21380790"/>
    <w:rsid w:val="214B612C"/>
    <w:rsid w:val="214F03B6"/>
    <w:rsid w:val="215138B9"/>
    <w:rsid w:val="21540FBA"/>
    <w:rsid w:val="21754D72"/>
    <w:rsid w:val="21800B85"/>
    <w:rsid w:val="21862A8E"/>
    <w:rsid w:val="218C499A"/>
    <w:rsid w:val="218D7E9A"/>
    <w:rsid w:val="219707AA"/>
    <w:rsid w:val="2198622B"/>
    <w:rsid w:val="21A06EBB"/>
    <w:rsid w:val="21A26B3B"/>
    <w:rsid w:val="21B11354"/>
    <w:rsid w:val="21C847FC"/>
    <w:rsid w:val="21C969FA"/>
    <w:rsid w:val="21D2510C"/>
    <w:rsid w:val="21E45026"/>
    <w:rsid w:val="21F64047"/>
    <w:rsid w:val="21FA2A4D"/>
    <w:rsid w:val="22046BDF"/>
    <w:rsid w:val="220D61EA"/>
    <w:rsid w:val="222E3C91"/>
    <w:rsid w:val="222F7A24"/>
    <w:rsid w:val="223573AF"/>
    <w:rsid w:val="22384AB0"/>
    <w:rsid w:val="22392531"/>
    <w:rsid w:val="224A024D"/>
    <w:rsid w:val="2251345B"/>
    <w:rsid w:val="22711792"/>
    <w:rsid w:val="22723990"/>
    <w:rsid w:val="227F2CA6"/>
    <w:rsid w:val="228D1FBC"/>
    <w:rsid w:val="229970D3"/>
    <w:rsid w:val="22AA156C"/>
    <w:rsid w:val="22B10EF6"/>
    <w:rsid w:val="22CC5A35"/>
    <w:rsid w:val="22D66F38"/>
    <w:rsid w:val="22E771D2"/>
    <w:rsid w:val="22E826D5"/>
    <w:rsid w:val="22F92970"/>
    <w:rsid w:val="22FA03F1"/>
    <w:rsid w:val="2302327F"/>
    <w:rsid w:val="2303547D"/>
    <w:rsid w:val="231A50A3"/>
    <w:rsid w:val="231F4DAE"/>
    <w:rsid w:val="233911DB"/>
    <w:rsid w:val="235A170F"/>
    <w:rsid w:val="23647A3F"/>
    <w:rsid w:val="23672FA4"/>
    <w:rsid w:val="236D70AB"/>
    <w:rsid w:val="23857FD5"/>
    <w:rsid w:val="238D53E2"/>
    <w:rsid w:val="239D567C"/>
    <w:rsid w:val="23A32E08"/>
    <w:rsid w:val="23A63D8D"/>
    <w:rsid w:val="23AB4992"/>
    <w:rsid w:val="23AD7E95"/>
    <w:rsid w:val="23B74027"/>
    <w:rsid w:val="23D51059"/>
    <w:rsid w:val="23EA7CFA"/>
    <w:rsid w:val="23EE4181"/>
    <w:rsid w:val="24102138"/>
    <w:rsid w:val="242755E0"/>
    <w:rsid w:val="24295260"/>
    <w:rsid w:val="243200EE"/>
    <w:rsid w:val="246B6FCE"/>
    <w:rsid w:val="246C4A50"/>
    <w:rsid w:val="24726959"/>
    <w:rsid w:val="24870E7D"/>
    <w:rsid w:val="24894380"/>
    <w:rsid w:val="248A1E01"/>
    <w:rsid w:val="24940192"/>
    <w:rsid w:val="249A6818"/>
    <w:rsid w:val="249E0AA2"/>
    <w:rsid w:val="24A37128"/>
    <w:rsid w:val="24A835B0"/>
    <w:rsid w:val="24AB7DB8"/>
    <w:rsid w:val="24B8164C"/>
    <w:rsid w:val="24BC0052"/>
    <w:rsid w:val="24C279DD"/>
    <w:rsid w:val="24CB286B"/>
    <w:rsid w:val="24D81B80"/>
    <w:rsid w:val="24DC0587"/>
    <w:rsid w:val="24E06F8D"/>
    <w:rsid w:val="250174C1"/>
    <w:rsid w:val="250329C5"/>
    <w:rsid w:val="25076E4C"/>
    <w:rsid w:val="250D45D9"/>
    <w:rsid w:val="25315A92"/>
    <w:rsid w:val="253C3E23"/>
    <w:rsid w:val="255233A1"/>
    <w:rsid w:val="255C215A"/>
    <w:rsid w:val="259B76C0"/>
    <w:rsid w:val="25B07665"/>
    <w:rsid w:val="25C17900"/>
    <w:rsid w:val="25C25381"/>
    <w:rsid w:val="25C61809"/>
    <w:rsid w:val="25CA020F"/>
    <w:rsid w:val="25D94FA6"/>
    <w:rsid w:val="260C44FC"/>
    <w:rsid w:val="26257624"/>
    <w:rsid w:val="26361ABD"/>
    <w:rsid w:val="263962C5"/>
    <w:rsid w:val="26461D57"/>
    <w:rsid w:val="264C74E4"/>
    <w:rsid w:val="26600703"/>
    <w:rsid w:val="26606184"/>
    <w:rsid w:val="26637109"/>
    <w:rsid w:val="266D3BDD"/>
    <w:rsid w:val="266D7A18"/>
    <w:rsid w:val="267351A5"/>
    <w:rsid w:val="267E3536"/>
    <w:rsid w:val="26831BBC"/>
    <w:rsid w:val="268705C2"/>
    <w:rsid w:val="26897349"/>
    <w:rsid w:val="268A1547"/>
    <w:rsid w:val="268D24CB"/>
    <w:rsid w:val="268E7F4D"/>
    <w:rsid w:val="26B45C0E"/>
    <w:rsid w:val="26BB5599"/>
    <w:rsid w:val="26D406C1"/>
    <w:rsid w:val="26DA5E4E"/>
    <w:rsid w:val="26DE0FD1"/>
    <w:rsid w:val="26DE4854"/>
    <w:rsid w:val="26E563DD"/>
    <w:rsid w:val="26EC15EB"/>
    <w:rsid w:val="26EE126B"/>
    <w:rsid w:val="26EF2570"/>
    <w:rsid w:val="27233CC4"/>
    <w:rsid w:val="27355263"/>
    <w:rsid w:val="273803E6"/>
    <w:rsid w:val="27424579"/>
    <w:rsid w:val="27490680"/>
    <w:rsid w:val="274C7086"/>
    <w:rsid w:val="2750388E"/>
    <w:rsid w:val="275B76A1"/>
    <w:rsid w:val="275F2824"/>
    <w:rsid w:val="27636CAC"/>
    <w:rsid w:val="27657FB0"/>
    <w:rsid w:val="276A4438"/>
    <w:rsid w:val="27715FC1"/>
    <w:rsid w:val="277E30D9"/>
    <w:rsid w:val="277E52D7"/>
    <w:rsid w:val="27A95222"/>
    <w:rsid w:val="27B91C39"/>
    <w:rsid w:val="27BB09BF"/>
    <w:rsid w:val="27C17045"/>
    <w:rsid w:val="27CF3DDC"/>
    <w:rsid w:val="27D36066"/>
    <w:rsid w:val="27D55CE6"/>
    <w:rsid w:val="27DB0851"/>
    <w:rsid w:val="27DF1E78"/>
    <w:rsid w:val="27EA020A"/>
    <w:rsid w:val="27F5401C"/>
    <w:rsid w:val="28005C30"/>
    <w:rsid w:val="281832D7"/>
    <w:rsid w:val="2827226D"/>
    <w:rsid w:val="282D79F9"/>
    <w:rsid w:val="28490223"/>
    <w:rsid w:val="285D2747"/>
    <w:rsid w:val="286768D9"/>
    <w:rsid w:val="28780D72"/>
    <w:rsid w:val="287B1CF7"/>
    <w:rsid w:val="287F06FD"/>
    <w:rsid w:val="28842606"/>
    <w:rsid w:val="2887358B"/>
    <w:rsid w:val="2888100C"/>
    <w:rsid w:val="288A2311"/>
    <w:rsid w:val="289406A2"/>
    <w:rsid w:val="28A718C1"/>
    <w:rsid w:val="28B43155"/>
    <w:rsid w:val="28E33CA5"/>
    <w:rsid w:val="28F306BC"/>
    <w:rsid w:val="28FF44CE"/>
    <w:rsid w:val="29013255"/>
    <w:rsid w:val="291C1880"/>
    <w:rsid w:val="293314A5"/>
    <w:rsid w:val="293E7836"/>
    <w:rsid w:val="293F2D39"/>
    <w:rsid w:val="295142D9"/>
    <w:rsid w:val="29533F58"/>
    <w:rsid w:val="2956295F"/>
    <w:rsid w:val="297F3B23"/>
    <w:rsid w:val="29832529"/>
    <w:rsid w:val="29B277F5"/>
    <w:rsid w:val="29B77500"/>
    <w:rsid w:val="29CC3C22"/>
    <w:rsid w:val="29D954B6"/>
    <w:rsid w:val="29E22543"/>
    <w:rsid w:val="29FD43F1"/>
    <w:rsid w:val="29FF78F4"/>
    <w:rsid w:val="2A144016"/>
    <w:rsid w:val="2A1D6EA4"/>
    <w:rsid w:val="2A2A61BA"/>
    <w:rsid w:val="2A34234D"/>
    <w:rsid w:val="2A3A09D3"/>
    <w:rsid w:val="2A5E570F"/>
    <w:rsid w:val="2A6A6FA4"/>
    <w:rsid w:val="2A932366"/>
    <w:rsid w:val="2AA1167C"/>
    <w:rsid w:val="2AA22981"/>
    <w:rsid w:val="2AA34B7F"/>
    <w:rsid w:val="2AAB580F"/>
    <w:rsid w:val="2AB3069D"/>
    <w:rsid w:val="2AB61621"/>
    <w:rsid w:val="2AE952F3"/>
    <w:rsid w:val="2AF77E8C"/>
    <w:rsid w:val="2AFF5299"/>
    <w:rsid w:val="2B01079C"/>
    <w:rsid w:val="2B28065B"/>
    <w:rsid w:val="2B3134E9"/>
    <w:rsid w:val="2B332270"/>
    <w:rsid w:val="2B3A1BFB"/>
    <w:rsid w:val="2B3C2B7F"/>
    <w:rsid w:val="2B405D02"/>
    <w:rsid w:val="2B47568D"/>
    <w:rsid w:val="2B511820"/>
    <w:rsid w:val="2B611ABA"/>
    <w:rsid w:val="2B642A3F"/>
    <w:rsid w:val="2B806AEC"/>
    <w:rsid w:val="2B964513"/>
    <w:rsid w:val="2BB205C0"/>
    <w:rsid w:val="2BBD43D2"/>
    <w:rsid w:val="2BC7145E"/>
    <w:rsid w:val="2BC94961"/>
    <w:rsid w:val="2BE2330D"/>
    <w:rsid w:val="2BE92C98"/>
    <w:rsid w:val="2C006140"/>
    <w:rsid w:val="2C0C4151"/>
    <w:rsid w:val="2C1B476C"/>
    <w:rsid w:val="2C1D328F"/>
    <w:rsid w:val="2C25727A"/>
    <w:rsid w:val="2C2A3701"/>
    <w:rsid w:val="2C341A92"/>
    <w:rsid w:val="2C370819"/>
    <w:rsid w:val="2C3B141D"/>
    <w:rsid w:val="2C5632CC"/>
    <w:rsid w:val="2C570D4D"/>
    <w:rsid w:val="2C622962"/>
    <w:rsid w:val="2C6E0973"/>
    <w:rsid w:val="2C6E6774"/>
    <w:rsid w:val="2C701C77"/>
    <w:rsid w:val="2C74287C"/>
    <w:rsid w:val="2C761602"/>
    <w:rsid w:val="2C76775A"/>
    <w:rsid w:val="2C7D570A"/>
    <w:rsid w:val="2C7E6A0F"/>
    <w:rsid w:val="2C7F4490"/>
    <w:rsid w:val="2CB04C5F"/>
    <w:rsid w:val="2CD803A2"/>
    <w:rsid w:val="2CF20F4C"/>
    <w:rsid w:val="2CFC3A5A"/>
    <w:rsid w:val="2D0446E9"/>
    <w:rsid w:val="2D092D6F"/>
    <w:rsid w:val="2D3F104B"/>
    <w:rsid w:val="2D470656"/>
    <w:rsid w:val="2D4E7FE1"/>
    <w:rsid w:val="2D55796B"/>
    <w:rsid w:val="2D5E607D"/>
    <w:rsid w:val="2D726F1C"/>
    <w:rsid w:val="2D73279F"/>
    <w:rsid w:val="2D755CA2"/>
    <w:rsid w:val="2D7F4033"/>
    <w:rsid w:val="2D8A1BBE"/>
    <w:rsid w:val="2D8D3349"/>
    <w:rsid w:val="2D9561D7"/>
    <w:rsid w:val="2DA30D70"/>
    <w:rsid w:val="2DA467F1"/>
    <w:rsid w:val="2DAF4B82"/>
    <w:rsid w:val="2DB00085"/>
    <w:rsid w:val="2DB23588"/>
    <w:rsid w:val="2DB70EB7"/>
    <w:rsid w:val="2DB77A10"/>
    <w:rsid w:val="2DFC6E80"/>
    <w:rsid w:val="2E013307"/>
    <w:rsid w:val="2E144526"/>
    <w:rsid w:val="2E2B414C"/>
    <w:rsid w:val="2E3B21E8"/>
    <w:rsid w:val="2E3D1E67"/>
    <w:rsid w:val="2E4814FD"/>
    <w:rsid w:val="2E4D5985"/>
    <w:rsid w:val="2E5A7219"/>
    <w:rsid w:val="2E732342"/>
    <w:rsid w:val="2E81295C"/>
    <w:rsid w:val="2E866DE4"/>
    <w:rsid w:val="2E8944E5"/>
    <w:rsid w:val="2E9C0F87"/>
    <w:rsid w:val="2EA30912"/>
    <w:rsid w:val="2EAB5D1F"/>
    <w:rsid w:val="2EB540B0"/>
    <w:rsid w:val="2EC568C9"/>
    <w:rsid w:val="2EE23C7A"/>
    <w:rsid w:val="2EE4137C"/>
    <w:rsid w:val="2EFD22A6"/>
    <w:rsid w:val="2EFE1F25"/>
    <w:rsid w:val="2F005429"/>
    <w:rsid w:val="2F406212"/>
    <w:rsid w:val="2F471420"/>
    <w:rsid w:val="2F5C5B42"/>
    <w:rsid w:val="2F631C4A"/>
    <w:rsid w:val="2F6509D0"/>
    <w:rsid w:val="2F700F60"/>
    <w:rsid w:val="2F7708EA"/>
    <w:rsid w:val="2F7D6077"/>
    <w:rsid w:val="2F9846A2"/>
    <w:rsid w:val="2FA05332"/>
    <w:rsid w:val="2FB8225B"/>
    <w:rsid w:val="2FBD105F"/>
    <w:rsid w:val="2FCC5DF6"/>
    <w:rsid w:val="2FCD12F9"/>
    <w:rsid w:val="2FE15D9B"/>
    <w:rsid w:val="2FFA0EC4"/>
    <w:rsid w:val="2FFC7C4A"/>
    <w:rsid w:val="300140D2"/>
    <w:rsid w:val="30045057"/>
    <w:rsid w:val="30075FDB"/>
    <w:rsid w:val="30180474"/>
    <w:rsid w:val="30224607"/>
    <w:rsid w:val="30226805"/>
    <w:rsid w:val="302E5E9B"/>
    <w:rsid w:val="3032101E"/>
    <w:rsid w:val="30347DA4"/>
    <w:rsid w:val="30470FC3"/>
    <w:rsid w:val="305F1EED"/>
    <w:rsid w:val="306308F3"/>
    <w:rsid w:val="307C3A1B"/>
    <w:rsid w:val="30850AA8"/>
    <w:rsid w:val="30866529"/>
    <w:rsid w:val="3088782E"/>
    <w:rsid w:val="308E71B9"/>
    <w:rsid w:val="309D3F50"/>
    <w:rsid w:val="30C93B1B"/>
    <w:rsid w:val="30CB701E"/>
    <w:rsid w:val="30D46628"/>
    <w:rsid w:val="30F15BD9"/>
    <w:rsid w:val="30FB1D6B"/>
    <w:rsid w:val="31002970"/>
    <w:rsid w:val="3105267B"/>
    <w:rsid w:val="31056DF8"/>
    <w:rsid w:val="31260631"/>
    <w:rsid w:val="313B2B55"/>
    <w:rsid w:val="31424559"/>
    <w:rsid w:val="31447BE1"/>
    <w:rsid w:val="314C0871"/>
    <w:rsid w:val="315F1A90"/>
    <w:rsid w:val="31817A46"/>
    <w:rsid w:val="31894E52"/>
    <w:rsid w:val="31915AE2"/>
    <w:rsid w:val="31917CE0"/>
    <w:rsid w:val="319A2B6E"/>
    <w:rsid w:val="319D7376"/>
    <w:rsid w:val="31A359FC"/>
    <w:rsid w:val="31AD3D8D"/>
    <w:rsid w:val="31AF5092"/>
    <w:rsid w:val="31B16017"/>
    <w:rsid w:val="31B7469D"/>
    <w:rsid w:val="31C35F31"/>
    <w:rsid w:val="31CC4642"/>
    <w:rsid w:val="31CD6840"/>
    <w:rsid w:val="31E267E6"/>
    <w:rsid w:val="3201709B"/>
    <w:rsid w:val="320831A2"/>
    <w:rsid w:val="320F63B0"/>
    <w:rsid w:val="32142838"/>
    <w:rsid w:val="321524B8"/>
    <w:rsid w:val="322E33E2"/>
    <w:rsid w:val="32506E1A"/>
    <w:rsid w:val="32774ADB"/>
    <w:rsid w:val="3283636F"/>
    <w:rsid w:val="328714F2"/>
    <w:rsid w:val="329A5F94"/>
    <w:rsid w:val="329F6B99"/>
    <w:rsid w:val="32B10138"/>
    <w:rsid w:val="32EC6C98"/>
    <w:rsid w:val="33111456"/>
    <w:rsid w:val="3328107B"/>
    <w:rsid w:val="33292380"/>
    <w:rsid w:val="333B229A"/>
    <w:rsid w:val="333D1021"/>
    <w:rsid w:val="334F6D3D"/>
    <w:rsid w:val="335453C3"/>
    <w:rsid w:val="33576347"/>
    <w:rsid w:val="335B05D1"/>
    <w:rsid w:val="33704CF3"/>
    <w:rsid w:val="337436F9"/>
    <w:rsid w:val="33835F12"/>
    <w:rsid w:val="339077A6"/>
    <w:rsid w:val="33B1355E"/>
    <w:rsid w:val="33B466E1"/>
    <w:rsid w:val="33B82EE9"/>
    <w:rsid w:val="33C643FD"/>
    <w:rsid w:val="33CC6306"/>
    <w:rsid w:val="33D23A93"/>
    <w:rsid w:val="33F23FC7"/>
    <w:rsid w:val="33F629CD"/>
    <w:rsid w:val="34110FF9"/>
    <w:rsid w:val="341222FE"/>
    <w:rsid w:val="34232598"/>
    <w:rsid w:val="342A79A4"/>
    <w:rsid w:val="342C7624"/>
    <w:rsid w:val="345352E6"/>
    <w:rsid w:val="345B5F75"/>
    <w:rsid w:val="345D3677"/>
    <w:rsid w:val="345E10F8"/>
    <w:rsid w:val="345F6B7A"/>
    <w:rsid w:val="34627AFE"/>
    <w:rsid w:val="346B6210"/>
    <w:rsid w:val="347F4EB0"/>
    <w:rsid w:val="34860FB8"/>
    <w:rsid w:val="34A43DEB"/>
    <w:rsid w:val="34A614EC"/>
    <w:rsid w:val="34A76F6E"/>
    <w:rsid w:val="34AA3776"/>
    <w:rsid w:val="34BA2DA0"/>
    <w:rsid w:val="34C51DA1"/>
    <w:rsid w:val="34D7553F"/>
    <w:rsid w:val="34E500D8"/>
    <w:rsid w:val="34ED54E4"/>
    <w:rsid w:val="34F73875"/>
    <w:rsid w:val="34FE797D"/>
    <w:rsid w:val="350B4A94"/>
    <w:rsid w:val="353C0AE6"/>
    <w:rsid w:val="353D6568"/>
    <w:rsid w:val="354016EB"/>
    <w:rsid w:val="35497DFC"/>
    <w:rsid w:val="354A1FFA"/>
    <w:rsid w:val="35594813"/>
    <w:rsid w:val="356C3834"/>
    <w:rsid w:val="35711EBA"/>
    <w:rsid w:val="3572793B"/>
    <w:rsid w:val="357331BF"/>
    <w:rsid w:val="357A05CB"/>
    <w:rsid w:val="359549F8"/>
    <w:rsid w:val="35987B7B"/>
    <w:rsid w:val="359E1A84"/>
    <w:rsid w:val="35B23FA8"/>
    <w:rsid w:val="35B9552F"/>
    <w:rsid w:val="35CB384D"/>
    <w:rsid w:val="35D344DD"/>
    <w:rsid w:val="35D466DB"/>
    <w:rsid w:val="35E05D71"/>
    <w:rsid w:val="3614705D"/>
    <w:rsid w:val="36175ECB"/>
    <w:rsid w:val="361B0154"/>
    <w:rsid w:val="36250A64"/>
    <w:rsid w:val="362C03EF"/>
    <w:rsid w:val="363479F9"/>
    <w:rsid w:val="363F160E"/>
    <w:rsid w:val="365F7944"/>
    <w:rsid w:val="36674D51"/>
    <w:rsid w:val="366C6C5A"/>
    <w:rsid w:val="36807E79"/>
    <w:rsid w:val="36820DFD"/>
    <w:rsid w:val="3682337C"/>
    <w:rsid w:val="368F6E0E"/>
    <w:rsid w:val="36912311"/>
    <w:rsid w:val="36B77FD3"/>
    <w:rsid w:val="36C41867"/>
    <w:rsid w:val="36C727EB"/>
    <w:rsid w:val="36C95CEF"/>
    <w:rsid w:val="36CA11F2"/>
    <w:rsid w:val="36D41B01"/>
    <w:rsid w:val="36D9180C"/>
    <w:rsid w:val="36D95F89"/>
    <w:rsid w:val="36DD0212"/>
    <w:rsid w:val="36DE2411"/>
    <w:rsid w:val="36DE5C94"/>
    <w:rsid w:val="36F8683E"/>
    <w:rsid w:val="36FC7442"/>
    <w:rsid w:val="3704484F"/>
    <w:rsid w:val="370522D0"/>
    <w:rsid w:val="37165DEE"/>
    <w:rsid w:val="37373DA4"/>
    <w:rsid w:val="37417F37"/>
    <w:rsid w:val="37460B3B"/>
    <w:rsid w:val="37491AC0"/>
    <w:rsid w:val="37553354"/>
    <w:rsid w:val="375720DA"/>
    <w:rsid w:val="37624BE8"/>
    <w:rsid w:val="37691FF5"/>
    <w:rsid w:val="377346CD"/>
    <w:rsid w:val="377E4518"/>
    <w:rsid w:val="37910FBB"/>
    <w:rsid w:val="37980946"/>
    <w:rsid w:val="379C3AC9"/>
    <w:rsid w:val="37B67EF6"/>
    <w:rsid w:val="37E2423D"/>
    <w:rsid w:val="37E86146"/>
    <w:rsid w:val="38045A76"/>
    <w:rsid w:val="38253A2D"/>
    <w:rsid w:val="382849B1"/>
    <w:rsid w:val="382E68BB"/>
    <w:rsid w:val="38372745"/>
    <w:rsid w:val="38631313"/>
    <w:rsid w:val="3875702F"/>
    <w:rsid w:val="388F565A"/>
    <w:rsid w:val="38961762"/>
    <w:rsid w:val="38AC7189"/>
    <w:rsid w:val="38BA3A9A"/>
    <w:rsid w:val="38BB3F20"/>
    <w:rsid w:val="38D00642"/>
    <w:rsid w:val="38D160C4"/>
    <w:rsid w:val="38E627E6"/>
    <w:rsid w:val="38EB6C6E"/>
    <w:rsid w:val="39037B98"/>
    <w:rsid w:val="39284554"/>
    <w:rsid w:val="393328E5"/>
    <w:rsid w:val="39374B6F"/>
    <w:rsid w:val="39477387"/>
    <w:rsid w:val="394A5D8E"/>
    <w:rsid w:val="39581820"/>
    <w:rsid w:val="395A27A5"/>
    <w:rsid w:val="39661E3A"/>
    <w:rsid w:val="39693679"/>
    <w:rsid w:val="396C04C1"/>
    <w:rsid w:val="3970274A"/>
    <w:rsid w:val="39704948"/>
    <w:rsid w:val="397A0ADB"/>
    <w:rsid w:val="397D1A60"/>
    <w:rsid w:val="39900A80"/>
    <w:rsid w:val="39A90325"/>
    <w:rsid w:val="39AD25AF"/>
    <w:rsid w:val="39B244B8"/>
    <w:rsid w:val="39B44138"/>
    <w:rsid w:val="39C1487F"/>
    <w:rsid w:val="39C75357"/>
    <w:rsid w:val="39C84B51"/>
    <w:rsid w:val="39F21A1E"/>
    <w:rsid w:val="3A03773A"/>
    <w:rsid w:val="3A1122D3"/>
    <w:rsid w:val="3A145456"/>
    <w:rsid w:val="3A1F37E7"/>
    <w:rsid w:val="3A2A75FA"/>
    <w:rsid w:val="3A2D057F"/>
    <w:rsid w:val="3A347F09"/>
    <w:rsid w:val="3A476F2A"/>
    <w:rsid w:val="3A564FC6"/>
    <w:rsid w:val="3A5C5027"/>
    <w:rsid w:val="3A692962"/>
    <w:rsid w:val="3A6D1368"/>
    <w:rsid w:val="3A7022ED"/>
    <w:rsid w:val="3A825A8A"/>
    <w:rsid w:val="3A900623"/>
    <w:rsid w:val="3AAA11CD"/>
    <w:rsid w:val="3AB4755E"/>
    <w:rsid w:val="3ACA3C80"/>
    <w:rsid w:val="3AE3262C"/>
    <w:rsid w:val="3AF328C6"/>
    <w:rsid w:val="3AFB1ED1"/>
    <w:rsid w:val="3B246918"/>
    <w:rsid w:val="3B76761C"/>
    <w:rsid w:val="3B846932"/>
    <w:rsid w:val="3B9C3FD8"/>
    <w:rsid w:val="3BA00460"/>
    <w:rsid w:val="3BCD002B"/>
    <w:rsid w:val="3BCD2229"/>
    <w:rsid w:val="3BE86656"/>
    <w:rsid w:val="3BFA1DF4"/>
    <w:rsid w:val="3BFA5677"/>
    <w:rsid w:val="3BFE07FA"/>
    <w:rsid w:val="3C045F86"/>
    <w:rsid w:val="3C0A7E90"/>
    <w:rsid w:val="3C165EA1"/>
    <w:rsid w:val="3C232FB8"/>
    <w:rsid w:val="3C3257D1"/>
    <w:rsid w:val="3C3E15E3"/>
    <w:rsid w:val="3C4569F0"/>
    <w:rsid w:val="3C611B0B"/>
    <w:rsid w:val="3C655E40"/>
    <w:rsid w:val="3CB13B21"/>
    <w:rsid w:val="3CBA2232"/>
    <w:rsid w:val="3CCB46CA"/>
    <w:rsid w:val="3CD3535A"/>
    <w:rsid w:val="3CD47558"/>
    <w:rsid w:val="3CD844A4"/>
    <w:rsid w:val="3CDD5C6A"/>
    <w:rsid w:val="3CF1490A"/>
    <w:rsid w:val="3CF70A12"/>
    <w:rsid w:val="3D0A7A32"/>
    <w:rsid w:val="3D1E66D3"/>
    <w:rsid w:val="3D25605E"/>
    <w:rsid w:val="3D286FE2"/>
    <w:rsid w:val="3D2B37EA"/>
    <w:rsid w:val="3D325373"/>
    <w:rsid w:val="3D404689"/>
    <w:rsid w:val="3D4F6EA2"/>
    <w:rsid w:val="3D515C28"/>
    <w:rsid w:val="3D550DAB"/>
    <w:rsid w:val="3D5620B0"/>
    <w:rsid w:val="3D595233"/>
    <w:rsid w:val="3D623944"/>
    <w:rsid w:val="3D6A54CD"/>
    <w:rsid w:val="3D6C09D0"/>
    <w:rsid w:val="3D6E7757"/>
    <w:rsid w:val="3D6F51D8"/>
    <w:rsid w:val="3D72615D"/>
    <w:rsid w:val="3D8B1285"/>
    <w:rsid w:val="3D957616"/>
    <w:rsid w:val="3DAF5FC2"/>
    <w:rsid w:val="3DBA6551"/>
    <w:rsid w:val="3DBD2D59"/>
    <w:rsid w:val="3DC03CDE"/>
    <w:rsid w:val="3DC52364"/>
    <w:rsid w:val="3DCA206F"/>
    <w:rsid w:val="3DDA4888"/>
    <w:rsid w:val="3DF40CB5"/>
    <w:rsid w:val="3DFB283E"/>
    <w:rsid w:val="3E0B08DA"/>
    <w:rsid w:val="3E2204FF"/>
    <w:rsid w:val="3E301A13"/>
    <w:rsid w:val="3E49293D"/>
    <w:rsid w:val="3E503614"/>
    <w:rsid w:val="3E5E705F"/>
    <w:rsid w:val="3E602562"/>
    <w:rsid w:val="3E65446C"/>
    <w:rsid w:val="3E6A66F5"/>
    <w:rsid w:val="3E6B6375"/>
    <w:rsid w:val="3E6F4D7B"/>
    <w:rsid w:val="3E7E7594"/>
    <w:rsid w:val="3E8649A0"/>
    <w:rsid w:val="3E9052B0"/>
    <w:rsid w:val="3E9C6B44"/>
    <w:rsid w:val="3E9D45C5"/>
    <w:rsid w:val="3EA242D1"/>
    <w:rsid w:val="3EB554EF"/>
    <w:rsid w:val="3EBB73F9"/>
    <w:rsid w:val="3EC07104"/>
    <w:rsid w:val="3EC22607"/>
    <w:rsid w:val="3EC57D08"/>
    <w:rsid w:val="3ECF6099"/>
    <w:rsid w:val="3ED0191D"/>
    <w:rsid w:val="3ED03B1B"/>
    <w:rsid w:val="3ED42521"/>
    <w:rsid w:val="3EF63D5B"/>
    <w:rsid w:val="3F021D6B"/>
    <w:rsid w:val="3F181D11"/>
    <w:rsid w:val="3F225EA4"/>
    <w:rsid w:val="3F3073B8"/>
    <w:rsid w:val="3F333BBF"/>
    <w:rsid w:val="3F5575F7"/>
    <w:rsid w:val="3F625608"/>
    <w:rsid w:val="3F661A90"/>
    <w:rsid w:val="3F675313"/>
    <w:rsid w:val="3F682D95"/>
    <w:rsid w:val="3F7F29BA"/>
    <w:rsid w:val="3F9C7D6C"/>
    <w:rsid w:val="3F9E546D"/>
    <w:rsid w:val="3FA85D7D"/>
    <w:rsid w:val="3FA937FE"/>
    <w:rsid w:val="3FAB2584"/>
    <w:rsid w:val="3FB52E94"/>
    <w:rsid w:val="3FC37C2B"/>
    <w:rsid w:val="3FCE2739"/>
    <w:rsid w:val="3FD036BE"/>
    <w:rsid w:val="3FE326DE"/>
    <w:rsid w:val="3FEB7AEB"/>
    <w:rsid w:val="40050695"/>
    <w:rsid w:val="4013542C"/>
    <w:rsid w:val="40142EAD"/>
    <w:rsid w:val="401818B4"/>
    <w:rsid w:val="40337EDF"/>
    <w:rsid w:val="403E1AF3"/>
    <w:rsid w:val="4057049F"/>
    <w:rsid w:val="40616830"/>
    <w:rsid w:val="406364B0"/>
    <w:rsid w:val="406861BB"/>
    <w:rsid w:val="408234E1"/>
    <w:rsid w:val="408469E4"/>
    <w:rsid w:val="408F27F7"/>
    <w:rsid w:val="4092377C"/>
    <w:rsid w:val="40942502"/>
    <w:rsid w:val="409E758E"/>
    <w:rsid w:val="40A96C24"/>
    <w:rsid w:val="40BD36C6"/>
    <w:rsid w:val="40BD7E43"/>
    <w:rsid w:val="40DE5DF9"/>
    <w:rsid w:val="40E35B04"/>
    <w:rsid w:val="40E63206"/>
    <w:rsid w:val="40F3251B"/>
    <w:rsid w:val="40FD66AE"/>
    <w:rsid w:val="41074D45"/>
    <w:rsid w:val="410C3445"/>
    <w:rsid w:val="41122DD0"/>
    <w:rsid w:val="411F7EE8"/>
    <w:rsid w:val="412E6E7D"/>
    <w:rsid w:val="413E1696"/>
    <w:rsid w:val="41446E23"/>
    <w:rsid w:val="41582240"/>
    <w:rsid w:val="41595743"/>
    <w:rsid w:val="415E1BCB"/>
    <w:rsid w:val="416050CE"/>
    <w:rsid w:val="416163D3"/>
    <w:rsid w:val="41651556"/>
    <w:rsid w:val="41697F5C"/>
    <w:rsid w:val="416A59DD"/>
    <w:rsid w:val="419633AA"/>
    <w:rsid w:val="419A3FAE"/>
    <w:rsid w:val="41A13939"/>
    <w:rsid w:val="41AC774B"/>
    <w:rsid w:val="41BC57E8"/>
    <w:rsid w:val="41D00C05"/>
    <w:rsid w:val="41DF121F"/>
    <w:rsid w:val="41E27C26"/>
    <w:rsid w:val="41E740AD"/>
    <w:rsid w:val="41F149BD"/>
    <w:rsid w:val="41F72149"/>
    <w:rsid w:val="42064962"/>
    <w:rsid w:val="420723E4"/>
    <w:rsid w:val="42201C89"/>
    <w:rsid w:val="42461EC8"/>
    <w:rsid w:val="424B6350"/>
    <w:rsid w:val="425E756F"/>
    <w:rsid w:val="4263727A"/>
    <w:rsid w:val="42780119"/>
    <w:rsid w:val="427D2022"/>
    <w:rsid w:val="4281682A"/>
    <w:rsid w:val="42831D2D"/>
    <w:rsid w:val="42883C37"/>
    <w:rsid w:val="429E5DDA"/>
    <w:rsid w:val="42CB2122"/>
    <w:rsid w:val="42D11AAC"/>
    <w:rsid w:val="42D25330"/>
    <w:rsid w:val="42E40ACD"/>
    <w:rsid w:val="42E5074D"/>
    <w:rsid w:val="42EF48E0"/>
    <w:rsid w:val="42F83EEA"/>
    <w:rsid w:val="431D66A9"/>
    <w:rsid w:val="432050AF"/>
    <w:rsid w:val="432702BD"/>
    <w:rsid w:val="432F1E46"/>
    <w:rsid w:val="433575D3"/>
    <w:rsid w:val="433C115C"/>
    <w:rsid w:val="4365451E"/>
    <w:rsid w:val="436D772C"/>
    <w:rsid w:val="437C71A3"/>
    <w:rsid w:val="438163CD"/>
    <w:rsid w:val="43962AEF"/>
    <w:rsid w:val="43B45922"/>
    <w:rsid w:val="43BE6232"/>
    <w:rsid w:val="43C967C1"/>
    <w:rsid w:val="43DF41E8"/>
    <w:rsid w:val="43ED34FE"/>
    <w:rsid w:val="43F17986"/>
    <w:rsid w:val="43F4090A"/>
    <w:rsid w:val="43F61C0F"/>
    <w:rsid w:val="43FF251E"/>
    <w:rsid w:val="441F71D0"/>
    <w:rsid w:val="44293363"/>
    <w:rsid w:val="44302CEE"/>
    <w:rsid w:val="443C6B00"/>
    <w:rsid w:val="444E5B21"/>
    <w:rsid w:val="445676AA"/>
    <w:rsid w:val="445B73B5"/>
    <w:rsid w:val="446D2B52"/>
    <w:rsid w:val="44711559"/>
    <w:rsid w:val="447659E0"/>
    <w:rsid w:val="447943E7"/>
    <w:rsid w:val="447A7EF9"/>
    <w:rsid w:val="44BD0353"/>
    <w:rsid w:val="44BE1658"/>
    <w:rsid w:val="44D35D7A"/>
    <w:rsid w:val="44E86C19"/>
    <w:rsid w:val="44EC0EA2"/>
    <w:rsid w:val="44F639B0"/>
    <w:rsid w:val="44F71432"/>
    <w:rsid w:val="450B5ED4"/>
    <w:rsid w:val="4511585F"/>
    <w:rsid w:val="45205E79"/>
    <w:rsid w:val="452644FF"/>
    <w:rsid w:val="452C3E8A"/>
    <w:rsid w:val="45305CDE"/>
    <w:rsid w:val="45383520"/>
    <w:rsid w:val="45447333"/>
    <w:rsid w:val="45454DB4"/>
    <w:rsid w:val="45487F37"/>
    <w:rsid w:val="45585FD3"/>
    <w:rsid w:val="455F7B5C"/>
    <w:rsid w:val="45761EBB"/>
    <w:rsid w:val="45824C19"/>
    <w:rsid w:val="458B103A"/>
    <w:rsid w:val="45917432"/>
    <w:rsid w:val="45950036"/>
    <w:rsid w:val="459F41C9"/>
    <w:rsid w:val="45A32BCF"/>
    <w:rsid w:val="45A5284F"/>
    <w:rsid w:val="45A91255"/>
    <w:rsid w:val="45A94AD9"/>
    <w:rsid w:val="45BB49F3"/>
    <w:rsid w:val="45C76287"/>
    <w:rsid w:val="45D04998"/>
    <w:rsid w:val="460460EC"/>
    <w:rsid w:val="460A7FF5"/>
    <w:rsid w:val="46105782"/>
    <w:rsid w:val="464858DB"/>
    <w:rsid w:val="46547170"/>
    <w:rsid w:val="465C457C"/>
    <w:rsid w:val="46621D09"/>
    <w:rsid w:val="4664520C"/>
    <w:rsid w:val="46683C12"/>
    <w:rsid w:val="46685E10"/>
    <w:rsid w:val="46693892"/>
    <w:rsid w:val="466F101E"/>
    <w:rsid w:val="4677642B"/>
    <w:rsid w:val="46847CBF"/>
    <w:rsid w:val="46891BC8"/>
    <w:rsid w:val="46947F59"/>
    <w:rsid w:val="46B4048E"/>
    <w:rsid w:val="46B94916"/>
    <w:rsid w:val="46BB7E19"/>
    <w:rsid w:val="46BE0D9D"/>
    <w:rsid w:val="46CE6E39"/>
    <w:rsid w:val="46D25840"/>
    <w:rsid w:val="46D73EC6"/>
    <w:rsid w:val="46DB28CC"/>
    <w:rsid w:val="46EB2B66"/>
    <w:rsid w:val="46EC63E9"/>
    <w:rsid w:val="46F56CF9"/>
    <w:rsid w:val="46FC6684"/>
    <w:rsid w:val="473A3F6A"/>
    <w:rsid w:val="47430FF6"/>
    <w:rsid w:val="474779FD"/>
    <w:rsid w:val="474F068C"/>
    <w:rsid w:val="47881AEB"/>
    <w:rsid w:val="478C04F1"/>
    <w:rsid w:val="47950E01"/>
    <w:rsid w:val="47A16E12"/>
    <w:rsid w:val="47A55818"/>
    <w:rsid w:val="47A6109B"/>
    <w:rsid w:val="47A97AA1"/>
    <w:rsid w:val="47AB2FA4"/>
    <w:rsid w:val="47C42849"/>
    <w:rsid w:val="47CA03F9"/>
    <w:rsid w:val="47D17961"/>
    <w:rsid w:val="47FC6227"/>
    <w:rsid w:val="47FD752B"/>
    <w:rsid w:val="48004C2D"/>
    <w:rsid w:val="48054938"/>
    <w:rsid w:val="48064139"/>
    <w:rsid w:val="480D3F42"/>
    <w:rsid w:val="481316CF"/>
    <w:rsid w:val="481822D3"/>
    <w:rsid w:val="482360E6"/>
    <w:rsid w:val="4826706B"/>
    <w:rsid w:val="482A5A71"/>
    <w:rsid w:val="482F1EF9"/>
    <w:rsid w:val="487216E8"/>
    <w:rsid w:val="487600EF"/>
    <w:rsid w:val="4886618B"/>
    <w:rsid w:val="489F12B3"/>
    <w:rsid w:val="48B25D55"/>
    <w:rsid w:val="48E74F2A"/>
    <w:rsid w:val="48F61CC2"/>
    <w:rsid w:val="48F71942"/>
    <w:rsid w:val="491F0908"/>
    <w:rsid w:val="49287F12"/>
    <w:rsid w:val="492C219C"/>
    <w:rsid w:val="493E5939"/>
    <w:rsid w:val="494055B9"/>
    <w:rsid w:val="494168BE"/>
    <w:rsid w:val="495C4EE9"/>
    <w:rsid w:val="496557F9"/>
    <w:rsid w:val="49734B0E"/>
    <w:rsid w:val="498176A7"/>
    <w:rsid w:val="498737AF"/>
    <w:rsid w:val="498A7FB7"/>
    <w:rsid w:val="49965FC8"/>
    <w:rsid w:val="499A27D0"/>
    <w:rsid w:val="49B91A00"/>
    <w:rsid w:val="49B95283"/>
    <w:rsid w:val="49C8201A"/>
    <w:rsid w:val="49CF7426"/>
    <w:rsid w:val="49DA57B7"/>
    <w:rsid w:val="49E728CF"/>
    <w:rsid w:val="49E74ACD"/>
    <w:rsid w:val="49EE4458"/>
    <w:rsid w:val="49F772E6"/>
    <w:rsid w:val="4A121195"/>
    <w:rsid w:val="4A154318"/>
    <w:rsid w:val="4A18309E"/>
    <w:rsid w:val="4A1D4FA7"/>
    <w:rsid w:val="4A274925"/>
    <w:rsid w:val="4A4473E5"/>
    <w:rsid w:val="4A566406"/>
    <w:rsid w:val="4A606D15"/>
    <w:rsid w:val="4A7D0844"/>
    <w:rsid w:val="4A8017C9"/>
    <w:rsid w:val="4A8B1D58"/>
    <w:rsid w:val="4A8D0ADE"/>
    <w:rsid w:val="4A944BE6"/>
    <w:rsid w:val="4AB2329C"/>
    <w:rsid w:val="4AD743D6"/>
    <w:rsid w:val="4AD9315C"/>
    <w:rsid w:val="4AFB1112"/>
    <w:rsid w:val="4B043FA0"/>
    <w:rsid w:val="4B1132B6"/>
    <w:rsid w:val="4B1906C2"/>
    <w:rsid w:val="4B226DD3"/>
    <w:rsid w:val="4B29095D"/>
    <w:rsid w:val="4B303B6B"/>
    <w:rsid w:val="4B493410"/>
    <w:rsid w:val="4B50081C"/>
    <w:rsid w:val="4B5D5934"/>
    <w:rsid w:val="4B61433A"/>
    <w:rsid w:val="4B752FDA"/>
    <w:rsid w:val="4B804BEF"/>
    <w:rsid w:val="4B8F3B84"/>
    <w:rsid w:val="4B9A5798"/>
    <w:rsid w:val="4BC30B5B"/>
    <w:rsid w:val="4BC352D8"/>
    <w:rsid w:val="4BDE7186"/>
    <w:rsid w:val="4BEB429E"/>
    <w:rsid w:val="4BEC1D1F"/>
    <w:rsid w:val="4BF722AF"/>
    <w:rsid w:val="4BFD41B8"/>
    <w:rsid w:val="4C0F7955"/>
    <w:rsid w:val="4C162B64"/>
    <w:rsid w:val="4C211C2E"/>
    <w:rsid w:val="4C39659B"/>
    <w:rsid w:val="4C3F04A5"/>
    <w:rsid w:val="4C5174C5"/>
    <w:rsid w:val="4C537145"/>
    <w:rsid w:val="4C5B7DD5"/>
    <w:rsid w:val="4C6373E0"/>
    <w:rsid w:val="4C683867"/>
    <w:rsid w:val="4C893D9C"/>
    <w:rsid w:val="4C8E3AA7"/>
    <w:rsid w:val="4CB30463"/>
    <w:rsid w:val="4CC17779"/>
    <w:rsid w:val="4CD7595C"/>
    <w:rsid w:val="4CDA0323"/>
    <w:rsid w:val="4CDE6D29"/>
    <w:rsid w:val="4CE64136"/>
    <w:rsid w:val="4CEA2B3C"/>
    <w:rsid w:val="4CF3124D"/>
    <w:rsid w:val="4CF54750"/>
    <w:rsid w:val="4CFE5060"/>
    <w:rsid w:val="4D1C4610"/>
    <w:rsid w:val="4D1E3396"/>
    <w:rsid w:val="4D276224"/>
    <w:rsid w:val="4D372C3B"/>
    <w:rsid w:val="4D3F0047"/>
    <w:rsid w:val="4D544769"/>
    <w:rsid w:val="4D686C8D"/>
    <w:rsid w:val="4D7814A6"/>
    <w:rsid w:val="4D922050"/>
    <w:rsid w:val="4D950A56"/>
    <w:rsid w:val="4DA37D6C"/>
    <w:rsid w:val="4DBE1C1A"/>
    <w:rsid w:val="4DC0189A"/>
    <w:rsid w:val="4DD827C4"/>
    <w:rsid w:val="4DE07BD1"/>
    <w:rsid w:val="4DEC1465"/>
    <w:rsid w:val="4DF420F5"/>
    <w:rsid w:val="4DFA3FFE"/>
    <w:rsid w:val="4E080D95"/>
    <w:rsid w:val="4E1600AB"/>
    <w:rsid w:val="4E1622A9"/>
    <w:rsid w:val="4E175B2C"/>
    <w:rsid w:val="4E3166D6"/>
    <w:rsid w:val="4E383AE3"/>
    <w:rsid w:val="4E5C081F"/>
    <w:rsid w:val="4E703C3C"/>
    <w:rsid w:val="4E7116BE"/>
    <w:rsid w:val="4E8C7CE9"/>
    <w:rsid w:val="4E8E31EC"/>
    <w:rsid w:val="4E937674"/>
    <w:rsid w:val="4EA71B98"/>
    <w:rsid w:val="4EAC6020"/>
    <w:rsid w:val="4EBF2AC2"/>
    <w:rsid w:val="4ECA0E53"/>
    <w:rsid w:val="4ED107DE"/>
    <w:rsid w:val="4EDB6B6F"/>
    <w:rsid w:val="4EEF1F8C"/>
    <w:rsid w:val="4EF10D13"/>
    <w:rsid w:val="4EFA3BA1"/>
    <w:rsid w:val="4EFC70A4"/>
    <w:rsid w:val="4F14474A"/>
    <w:rsid w:val="4F147FCE"/>
    <w:rsid w:val="4F1D2E5C"/>
    <w:rsid w:val="4F211862"/>
    <w:rsid w:val="4F30407B"/>
    <w:rsid w:val="4F362701"/>
    <w:rsid w:val="4F365F84"/>
    <w:rsid w:val="4F411D97"/>
    <w:rsid w:val="4F5764B9"/>
    <w:rsid w:val="4F6C2BDB"/>
    <w:rsid w:val="4F820602"/>
    <w:rsid w:val="4F8C0F11"/>
    <w:rsid w:val="4F943D9F"/>
    <w:rsid w:val="4F990227"/>
    <w:rsid w:val="4FAE4949"/>
    <w:rsid w:val="4FC04863"/>
    <w:rsid w:val="4FC854F3"/>
    <w:rsid w:val="4FE13E9E"/>
    <w:rsid w:val="4FEA6D2C"/>
    <w:rsid w:val="4FEC69AC"/>
    <w:rsid w:val="4FED7CB1"/>
    <w:rsid w:val="4FEF31B4"/>
    <w:rsid w:val="4FF705C0"/>
    <w:rsid w:val="4FFD7F4B"/>
    <w:rsid w:val="50067556"/>
    <w:rsid w:val="50203983"/>
    <w:rsid w:val="50211405"/>
    <w:rsid w:val="50282F8E"/>
    <w:rsid w:val="50411939"/>
    <w:rsid w:val="504428BE"/>
    <w:rsid w:val="504B2249"/>
    <w:rsid w:val="505C5D66"/>
    <w:rsid w:val="506762F6"/>
    <w:rsid w:val="507620AE"/>
    <w:rsid w:val="508942AC"/>
    <w:rsid w:val="508C0AB4"/>
    <w:rsid w:val="508E3FB7"/>
    <w:rsid w:val="509513C3"/>
    <w:rsid w:val="50D05D25"/>
    <w:rsid w:val="50D17F23"/>
    <w:rsid w:val="50D83132"/>
    <w:rsid w:val="510319F7"/>
    <w:rsid w:val="5112678F"/>
    <w:rsid w:val="511D5E24"/>
    <w:rsid w:val="511F1327"/>
    <w:rsid w:val="51237D2E"/>
    <w:rsid w:val="515371F8"/>
    <w:rsid w:val="515526FB"/>
    <w:rsid w:val="515C5909"/>
    <w:rsid w:val="51635294"/>
    <w:rsid w:val="517B61BE"/>
    <w:rsid w:val="51827D47"/>
    <w:rsid w:val="519A53EE"/>
    <w:rsid w:val="519D6372"/>
    <w:rsid w:val="51C20B31"/>
    <w:rsid w:val="51C51AB5"/>
    <w:rsid w:val="51CA5F3D"/>
    <w:rsid w:val="51CD4943"/>
    <w:rsid w:val="51DE0461"/>
    <w:rsid w:val="51DF265F"/>
    <w:rsid w:val="51EA4273"/>
    <w:rsid w:val="51EA6472"/>
    <w:rsid w:val="51F27101"/>
    <w:rsid w:val="51FE2F14"/>
    <w:rsid w:val="52044E1D"/>
    <w:rsid w:val="520A47A8"/>
    <w:rsid w:val="520B69A6"/>
    <w:rsid w:val="520E792B"/>
    <w:rsid w:val="52121BB5"/>
    <w:rsid w:val="521572B6"/>
    <w:rsid w:val="52241ACF"/>
    <w:rsid w:val="524B3013"/>
    <w:rsid w:val="5251711B"/>
    <w:rsid w:val="5254009F"/>
    <w:rsid w:val="525B32AE"/>
    <w:rsid w:val="526273B5"/>
    <w:rsid w:val="527079D0"/>
    <w:rsid w:val="528D5C7B"/>
    <w:rsid w:val="529E721A"/>
    <w:rsid w:val="52C12C52"/>
    <w:rsid w:val="52D82877"/>
    <w:rsid w:val="52E61B8D"/>
    <w:rsid w:val="52EE029E"/>
    <w:rsid w:val="52F543A6"/>
    <w:rsid w:val="53132A5C"/>
    <w:rsid w:val="53300D07"/>
    <w:rsid w:val="53707572"/>
    <w:rsid w:val="53863C94"/>
    <w:rsid w:val="5389269B"/>
    <w:rsid w:val="538C1421"/>
    <w:rsid w:val="538D10A1"/>
    <w:rsid w:val="539564AD"/>
    <w:rsid w:val="53987432"/>
    <w:rsid w:val="53A40CC6"/>
    <w:rsid w:val="53A71C4B"/>
    <w:rsid w:val="53A9514E"/>
    <w:rsid w:val="53AB3ED4"/>
    <w:rsid w:val="53AC1956"/>
    <w:rsid w:val="53AF28DA"/>
    <w:rsid w:val="53BD1BF0"/>
    <w:rsid w:val="53C54A7E"/>
    <w:rsid w:val="53DA11A0"/>
    <w:rsid w:val="53E265AD"/>
    <w:rsid w:val="53E60836"/>
    <w:rsid w:val="53EA39B9"/>
    <w:rsid w:val="53F6524D"/>
    <w:rsid w:val="53F961D2"/>
    <w:rsid w:val="5409646C"/>
    <w:rsid w:val="540E72EB"/>
    <w:rsid w:val="541170FC"/>
    <w:rsid w:val="54140080"/>
    <w:rsid w:val="544662D1"/>
    <w:rsid w:val="545C6276"/>
    <w:rsid w:val="54676806"/>
    <w:rsid w:val="54687B0A"/>
    <w:rsid w:val="546B520C"/>
    <w:rsid w:val="54797DA5"/>
    <w:rsid w:val="548E44C7"/>
    <w:rsid w:val="54A85071"/>
    <w:rsid w:val="54D10433"/>
    <w:rsid w:val="54DC2048"/>
    <w:rsid w:val="54ED7D64"/>
    <w:rsid w:val="54FF3501"/>
    <w:rsid w:val="55093E11"/>
    <w:rsid w:val="551D2AB1"/>
    <w:rsid w:val="55253741"/>
    <w:rsid w:val="552D0B4D"/>
    <w:rsid w:val="552D2D4B"/>
    <w:rsid w:val="55463C75"/>
    <w:rsid w:val="55484006"/>
    <w:rsid w:val="55514205"/>
    <w:rsid w:val="557434C0"/>
    <w:rsid w:val="557B2E4B"/>
    <w:rsid w:val="558105D7"/>
    <w:rsid w:val="55833ADA"/>
    <w:rsid w:val="559A58FE"/>
    <w:rsid w:val="55A64F94"/>
    <w:rsid w:val="55AB5B98"/>
    <w:rsid w:val="55AC109B"/>
    <w:rsid w:val="55C022BA"/>
    <w:rsid w:val="55C51FC5"/>
    <w:rsid w:val="55E118F5"/>
    <w:rsid w:val="55E737FF"/>
    <w:rsid w:val="560E36BE"/>
    <w:rsid w:val="562F3BF3"/>
    <w:rsid w:val="566C5C56"/>
    <w:rsid w:val="5677786A"/>
    <w:rsid w:val="56933917"/>
    <w:rsid w:val="569B7451"/>
    <w:rsid w:val="569C67A5"/>
    <w:rsid w:val="56B802D4"/>
    <w:rsid w:val="56C169E5"/>
    <w:rsid w:val="56C82AED"/>
    <w:rsid w:val="56CD6F74"/>
    <w:rsid w:val="56E3499B"/>
    <w:rsid w:val="56EC1A28"/>
    <w:rsid w:val="56FE14DA"/>
    <w:rsid w:val="571F0F7D"/>
    <w:rsid w:val="572069FE"/>
    <w:rsid w:val="57295110"/>
    <w:rsid w:val="57381EA7"/>
    <w:rsid w:val="577D1316"/>
    <w:rsid w:val="578909AC"/>
    <w:rsid w:val="57A027D0"/>
    <w:rsid w:val="57AF2DEA"/>
    <w:rsid w:val="57C16588"/>
    <w:rsid w:val="57E148BE"/>
    <w:rsid w:val="57EB51CE"/>
    <w:rsid w:val="57F55ADD"/>
    <w:rsid w:val="57FA79E6"/>
    <w:rsid w:val="57FB5468"/>
    <w:rsid w:val="580018F0"/>
    <w:rsid w:val="58021570"/>
    <w:rsid w:val="582662AC"/>
    <w:rsid w:val="58327B40"/>
    <w:rsid w:val="58495567"/>
    <w:rsid w:val="585338F8"/>
    <w:rsid w:val="585C6786"/>
    <w:rsid w:val="58620690"/>
    <w:rsid w:val="58722B28"/>
    <w:rsid w:val="587C6CBB"/>
    <w:rsid w:val="58801E3E"/>
    <w:rsid w:val="588178BF"/>
    <w:rsid w:val="58B31393"/>
    <w:rsid w:val="58B42698"/>
    <w:rsid w:val="58B65B9B"/>
    <w:rsid w:val="58D52FBB"/>
    <w:rsid w:val="58D802CE"/>
    <w:rsid w:val="58DA37D1"/>
    <w:rsid w:val="58DB6CD4"/>
    <w:rsid w:val="58E80569"/>
    <w:rsid w:val="59024996"/>
    <w:rsid w:val="59032417"/>
    <w:rsid w:val="59070E1D"/>
    <w:rsid w:val="590E402B"/>
    <w:rsid w:val="59140133"/>
    <w:rsid w:val="591E42C6"/>
    <w:rsid w:val="592B5B5A"/>
    <w:rsid w:val="59311C62"/>
    <w:rsid w:val="5941447A"/>
    <w:rsid w:val="594D5D0E"/>
    <w:rsid w:val="59564420"/>
    <w:rsid w:val="59587923"/>
    <w:rsid w:val="5967213C"/>
    <w:rsid w:val="59687BBD"/>
    <w:rsid w:val="59893975"/>
    <w:rsid w:val="598C1076"/>
    <w:rsid w:val="598C48FA"/>
    <w:rsid w:val="59930A01"/>
    <w:rsid w:val="59946483"/>
    <w:rsid w:val="59967408"/>
    <w:rsid w:val="5998559A"/>
    <w:rsid w:val="599A5E0E"/>
    <w:rsid w:val="59A5419F"/>
    <w:rsid w:val="59A61C20"/>
    <w:rsid w:val="59B447B9"/>
    <w:rsid w:val="59B5223B"/>
    <w:rsid w:val="59BE2B4A"/>
    <w:rsid w:val="59E11E05"/>
    <w:rsid w:val="5A093EC3"/>
    <w:rsid w:val="5A0D28C9"/>
    <w:rsid w:val="5A1866DC"/>
    <w:rsid w:val="5A1A1BDF"/>
    <w:rsid w:val="5A317606"/>
    <w:rsid w:val="5A35600C"/>
    <w:rsid w:val="5A36150F"/>
    <w:rsid w:val="5A4178A0"/>
    <w:rsid w:val="5A4E49B8"/>
    <w:rsid w:val="5A571A44"/>
    <w:rsid w:val="5A5F26D4"/>
    <w:rsid w:val="5A5F6E50"/>
    <w:rsid w:val="5A66205E"/>
    <w:rsid w:val="5A7622F9"/>
    <w:rsid w:val="5AC01473"/>
    <w:rsid w:val="5AC86880"/>
    <w:rsid w:val="5AE57637"/>
    <w:rsid w:val="5B122177"/>
    <w:rsid w:val="5B1A7584"/>
    <w:rsid w:val="5B243716"/>
    <w:rsid w:val="5B3204AE"/>
    <w:rsid w:val="5B3A58BA"/>
    <w:rsid w:val="5B4F1FDC"/>
    <w:rsid w:val="5B540662"/>
    <w:rsid w:val="5B956ECD"/>
    <w:rsid w:val="5B991157"/>
    <w:rsid w:val="5BA261E3"/>
    <w:rsid w:val="5BA33C64"/>
    <w:rsid w:val="5BA474E8"/>
    <w:rsid w:val="5BA57168"/>
    <w:rsid w:val="5BA7266B"/>
    <w:rsid w:val="5BB00D7C"/>
    <w:rsid w:val="5BB90387"/>
    <w:rsid w:val="5BBA388A"/>
    <w:rsid w:val="5BD26D32"/>
    <w:rsid w:val="5BDE63C8"/>
    <w:rsid w:val="5BDF6048"/>
    <w:rsid w:val="5BE302D1"/>
    <w:rsid w:val="5BEF40E4"/>
    <w:rsid w:val="5BFF437E"/>
    <w:rsid w:val="5C040806"/>
    <w:rsid w:val="5C216AB1"/>
    <w:rsid w:val="5C381F5A"/>
    <w:rsid w:val="5C3979DB"/>
    <w:rsid w:val="5C4415EF"/>
    <w:rsid w:val="5C497C75"/>
    <w:rsid w:val="5C4A34F9"/>
    <w:rsid w:val="5C5D6916"/>
    <w:rsid w:val="5C6462A1"/>
    <w:rsid w:val="5C6E2434"/>
    <w:rsid w:val="5C7774C0"/>
    <w:rsid w:val="5C7C71CB"/>
    <w:rsid w:val="5C7F0150"/>
    <w:rsid w:val="5C936DF0"/>
    <w:rsid w:val="5CB85D2B"/>
    <w:rsid w:val="5CB937AD"/>
    <w:rsid w:val="5CBD21B3"/>
    <w:rsid w:val="5CD033D2"/>
    <w:rsid w:val="5CD34356"/>
    <w:rsid w:val="5CD530DD"/>
    <w:rsid w:val="5CD57859"/>
    <w:rsid w:val="5CDB4FE6"/>
    <w:rsid w:val="5CDB71E4"/>
    <w:rsid w:val="5CDF5BEB"/>
    <w:rsid w:val="5CED4F00"/>
    <w:rsid w:val="5CF4010E"/>
    <w:rsid w:val="5D1154C0"/>
    <w:rsid w:val="5D1276BE"/>
    <w:rsid w:val="5D292B67"/>
    <w:rsid w:val="5D481D97"/>
    <w:rsid w:val="5D49561A"/>
    <w:rsid w:val="5D564930"/>
    <w:rsid w:val="5D620742"/>
    <w:rsid w:val="5D7C12EC"/>
    <w:rsid w:val="5D8E030D"/>
    <w:rsid w:val="5D907F8D"/>
    <w:rsid w:val="5D926D13"/>
    <w:rsid w:val="5D9D50A4"/>
    <w:rsid w:val="5DA311AC"/>
    <w:rsid w:val="5DA80EB7"/>
    <w:rsid w:val="5DCB48EE"/>
    <w:rsid w:val="5DE01011"/>
    <w:rsid w:val="5DE04894"/>
    <w:rsid w:val="5DE24514"/>
    <w:rsid w:val="5DFB2EBF"/>
    <w:rsid w:val="5DFB763C"/>
    <w:rsid w:val="5E0E40DE"/>
    <w:rsid w:val="5E19246F"/>
    <w:rsid w:val="5E302094"/>
    <w:rsid w:val="5E384F22"/>
    <w:rsid w:val="5E3D71AC"/>
    <w:rsid w:val="5E53134F"/>
    <w:rsid w:val="5E5E5162"/>
    <w:rsid w:val="5E6E797B"/>
    <w:rsid w:val="5E762809"/>
    <w:rsid w:val="5E841B1E"/>
    <w:rsid w:val="5EA57AD5"/>
    <w:rsid w:val="5EA63358"/>
    <w:rsid w:val="5EBD517B"/>
    <w:rsid w:val="5ED3731F"/>
    <w:rsid w:val="5EDA6CAA"/>
    <w:rsid w:val="5EDF69B5"/>
    <w:rsid w:val="5EF50B59"/>
    <w:rsid w:val="5F0720F8"/>
    <w:rsid w:val="5F1C0592"/>
    <w:rsid w:val="5F267129"/>
    <w:rsid w:val="5F2A7D2E"/>
    <w:rsid w:val="5F517BED"/>
    <w:rsid w:val="5F744CAA"/>
    <w:rsid w:val="5F7858AF"/>
    <w:rsid w:val="5F793330"/>
    <w:rsid w:val="5F7B6833"/>
    <w:rsid w:val="5F7E303B"/>
    <w:rsid w:val="5F9109D7"/>
    <w:rsid w:val="5F93775D"/>
    <w:rsid w:val="5FA00FF1"/>
    <w:rsid w:val="5FA93E7F"/>
    <w:rsid w:val="5FAA7382"/>
    <w:rsid w:val="5FAF7F87"/>
    <w:rsid w:val="5FB55714"/>
    <w:rsid w:val="5FC03AA5"/>
    <w:rsid w:val="5FD15044"/>
    <w:rsid w:val="5FD76F4D"/>
    <w:rsid w:val="5FD92450"/>
    <w:rsid w:val="5FE1785D"/>
    <w:rsid w:val="5FE84C69"/>
    <w:rsid w:val="5FEE6B72"/>
    <w:rsid w:val="5FF32FFA"/>
    <w:rsid w:val="5FF40A7C"/>
    <w:rsid w:val="5FF564FD"/>
    <w:rsid w:val="5FFA0406"/>
    <w:rsid w:val="60071C9B"/>
    <w:rsid w:val="600A2C1F"/>
    <w:rsid w:val="6013352F"/>
    <w:rsid w:val="601879B6"/>
    <w:rsid w:val="60297C51"/>
    <w:rsid w:val="60366F66"/>
    <w:rsid w:val="603C46F3"/>
    <w:rsid w:val="60523013"/>
    <w:rsid w:val="60572D1E"/>
    <w:rsid w:val="6057749B"/>
    <w:rsid w:val="605D4C28"/>
    <w:rsid w:val="60692C39"/>
    <w:rsid w:val="606A3F3D"/>
    <w:rsid w:val="606C3BBD"/>
    <w:rsid w:val="60792ED3"/>
    <w:rsid w:val="6080285E"/>
    <w:rsid w:val="609C218E"/>
    <w:rsid w:val="60BC4C41"/>
    <w:rsid w:val="60C345CC"/>
    <w:rsid w:val="60C62FD2"/>
    <w:rsid w:val="60DA41F1"/>
    <w:rsid w:val="60DC2F78"/>
    <w:rsid w:val="60E0197E"/>
    <w:rsid w:val="60E24E81"/>
    <w:rsid w:val="60FD0F2E"/>
    <w:rsid w:val="610B3AC7"/>
    <w:rsid w:val="610F24CD"/>
    <w:rsid w:val="611B04DE"/>
    <w:rsid w:val="612A0AF8"/>
    <w:rsid w:val="6141071D"/>
    <w:rsid w:val="61497D28"/>
    <w:rsid w:val="614D672E"/>
    <w:rsid w:val="615E224C"/>
    <w:rsid w:val="617A1B7C"/>
    <w:rsid w:val="61813705"/>
    <w:rsid w:val="61883090"/>
    <w:rsid w:val="61A429C0"/>
    <w:rsid w:val="61AC7DCD"/>
    <w:rsid w:val="61C06A6D"/>
    <w:rsid w:val="61C60977"/>
    <w:rsid w:val="61D2000C"/>
    <w:rsid w:val="61D64494"/>
    <w:rsid w:val="61D76693"/>
    <w:rsid w:val="61D95419"/>
    <w:rsid w:val="61EB3135"/>
    <w:rsid w:val="61F97ECC"/>
    <w:rsid w:val="61FB33CF"/>
    <w:rsid w:val="621B0081"/>
    <w:rsid w:val="623B41B9"/>
    <w:rsid w:val="62570266"/>
    <w:rsid w:val="627C139F"/>
    <w:rsid w:val="627F2323"/>
    <w:rsid w:val="628132A8"/>
    <w:rsid w:val="62870A35"/>
    <w:rsid w:val="62957D4A"/>
    <w:rsid w:val="62C52A98"/>
    <w:rsid w:val="62C83A1C"/>
    <w:rsid w:val="62CC2423"/>
    <w:rsid w:val="62D068AA"/>
    <w:rsid w:val="62D52D32"/>
    <w:rsid w:val="62EF16DE"/>
    <w:rsid w:val="63040FB0"/>
    <w:rsid w:val="63057105"/>
    <w:rsid w:val="6317701F"/>
    <w:rsid w:val="631D0F28"/>
    <w:rsid w:val="632366B5"/>
    <w:rsid w:val="63253DB6"/>
    <w:rsid w:val="634258E5"/>
    <w:rsid w:val="634520EC"/>
    <w:rsid w:val="634D74F9"/>
    <w:rsid w:val="635A680F"/>
    <w:rsid w:val="637A4B45"/>
    <w:rsid w:val="63852ED6"/>
    <w:rsid w:val="638805D7"/>
    <w:rsid w:val="638E7F62"/>
    <w:rsid w:val="63976673"/>
    <w:rsid w:val="63BB7B2D"/>
    <w:rsid w:val="63D53F5A"/>
    <w:rsid w:val="63D970DD"/>
    <w:rsid w:val="63DD1366"/>
    <w:rsid w:val="63DF6A68"/>
    <w:rsid w:val="63EF1280"/>
    <w:rsid w:val="63F50C0B"/>
    <w:rsid w:val="63FA2E95"/>
    <w:rsid w:val="63FE731D"/>
    <w:rsid w:val="640B532D"/>
    <w:rsid w:val="640E3D34"/>
    <w:rsid w:val="64212D54"/>
    <w:rsid w:val="642B3664"/>
    <w:rsid w:val="6444200F"/>
    <w:rsid w:val="644A3F19"/>
    <w:rsid w:val="64580CB0"/>
    <w:rsid w:val="645B1C35"/>
    <w:rsid w:val="646621C4"/>
    <w:rsid w:val="646D53D2"/>
    <w:rsid w:val="64775CE1"/>
    <w:rsid w:val="648D7E85"/>
    <w:rsid w:val="64945292"/>
    <w:rsid w:val="64A16B26"/>
    <w:rsid w:val="64AE3C3D"/>
    <w:rsid w:val="64BF1959"/>
    <w:rsid w:val="64C2705A"/>
    <w:rsid w:val="64C53862"/>
    <w:rsid w:val="64E1790F"/>
    <w:rsid w:val="64E46315"/>
    <w:rsid w:val="650877CF"/>
    <w:rsid w:val="650D3C56"/>
    <w:rsid w:val="651B09EE"/>
    <w:rsid w:val="652128F7"/>
    <w:rsid w:val="652D670A"/>
    <w:rsid w:val="65320613"/>
    <w:rsid w:val="65354E1B"/>
    <w:rsid w:val="654672B3"/>
    <w:rsid w:val="655343CB"/>
    <w:rsid w:val="656136E1"/>
    <w:rsid w:val="657171FE"/>
    <w:rsid w:val="65736E7E"/>
    <w:rsid w:val="65790D87"/>
    <w:rsid w:val="658835A0"/>
    <w:rsid w:val="65A86053"/>
    <w:rsid w:val="65D12A9B"/>
    <w:rsid w:val="65D72426"/>
    <w:rsid w:val="65DA33AA"/>
    <w:rsid w:val="65EF204B"/>
    <w:rsid w:val="660776F2"/>
    <w:rsid w:val="66127C81"/>
    <w:rsid w:val="66464C58"/>
    <w:rsid w:val="665477F1"/>
    <w:rsid w:val="6670389E"/>
    <w:rsid w:val="6679092A"/>
    <w:rsid w:val="667C5132"/>
    <w:rsid w:val="6682703B"/>
    <w:rsid w:val="66880F45"/>
    <w:rsid w:val="6695025A"/>
    <w:rsid w:val="669C7BE5"/>
    <w:rsid w:val="66A01E6F"/>
    <w:rsid w:val="66A63D78"/>
    <w:rsid w:val="66C06B20"/>
    <w:rsid w:val="66CB4EB1"/>
    <w:rsid w:val="66D01339"/>
    <w:rsid w:val="66D435C2"/>
    <w:rsid w:val="66DF3B52"/>
    <w:rsid w:val="66EA5766"/>
    <w:rsid w:val="67077294"/>
    <w:rsid w:val="670D4A21"/>
    <w:rsid w:val="6729654F"/>
    <w:rsid w:val="67375865"/>
    <w:rsid w:val="673B646A"/>
    <w:rsid w:val="674370F9"/>
    <w:rsid w:val="674525FC"/>
    <w:rsid w:val="67475AFF"/>
    <w:rsid w:val="674978E6"/>
    <w:rsid w:val="6751640F"/>
    <w:rsid w:val="676016B9"/>
    <w:rsid w:val="676A4DBB"/>
    <w:rsid w:val="67737C48"/>
    <w:rsid w:val="67845964"/>
    <w:rsid w:val="67891DEC"/>
    <w:rsid w:val="678E6274"/>
    <w:rsid w:val="67A0618E"/>
    <w:rsid w:val="67A40418"/>
    <w:rsid w:val="67F25F98"/>
    <w:rsid w:val="67FB3025"/>
    <w:rsid w:val="67FE782C"/>
    <w:rsid w:val="68002D30"/>
    <w:rsid w:val="68184B53"/>
    <w:rsid w:val="682D4AF8"/>
    <w:rsid w:val="683B7691"/>
    <w:rsid w:val="68465A22"/>
    <w:rsid w:val="68467C21"/>
    <w:rsid w:val="684C1B2A"/>
    <w:rsid w:val="68562439"/>
    <w:rsid w:val="6890131A"/>
    <w:rsid w:val="68981FA9"/>
    <w:rsid w:val="68991C29"/>
    <w:rsid w:val="68A4383E"/>
    <w:rsid w:val="68B0184E"/>
    <w:rsid w:val="68C94977"/>
    <w:rsid w:val="68CF2103"/>
    <w:rsid w:val="68E0239E"/>
    <w:rsid w:val="68EA072F"/>
    <w:rsid w:val="68EF4BB6"/>
    <w:rsid w:val="68F90914"/>
    <w:rsid w:val="690028D2"/>
    <w:rsid w:val="690A6A65"/>
    <w:rsid w:val="69293A97"/>
    <w:rsid w:val="69362DAC"/>
    <w:rsid w:val="693904AE"/>
    <w:rsid w:val="6944683F"/>
    <w:rsid w:val="69713E8B"/>
    <w:rsid w:val="698044A5"/>
    <w:rsid w:val="699121C1"/>
    <w:rsid w:val="699C0552"/>
    <w:rsid w:val="69A27EDD"/>
    <w:rsid w:val="69A433E0"/>
    <w:rsid w:val="69A47EB3"/>
    <w:rsid w:val="69AB2D6B"/>
    <w:rsid w:val="69BB3005"/>
    <w:rsid w:val="69CF7AA8"/>
    <w:rsid w:val="69E676CD"/>
    <w:rsid w:val="69EF255B"/>
    <w:rsid w:val="69F05A5E"/>
    <w:rsid w:val="69FF49F3"/>
    <w:rsid w:val="6A100511"/>
    <w:rsid w:val="6A293639"/>
    <w:rsid w:val="6A2B6B3C"/>
    <w:rsid w:val="6A2C45BE"/>
    <w:rsid w:val="6A3E7D5B"/>
    <w:rsid w:val="6A47646D"/>
    <w:rsid w:val="6A652199"/>
    <w:rsid w:val="6A6A40A3"/>
    <w:rsid w:val="6A7449B2"/>
    <w:rsid w:val="6A752434"/>
    <w:rsid w:val="6A7A68BC"/>
    <w:rsid w:val="6A7B7BC0"/>
    <w:rsid w:val="6A7C1DBF"/>
    <w:rsid w:val="6A865F51"/>
    <w:rsid w:val="6A886ED6"/>
    <w:rsid w:val="6AA64288"/>
    <w:rsid w:val="6AA8778B"/>
    <w:rsid w:val="6ABC642B"/>
    <w:rsid w:val="6AC04E32"/>
    <w:rsid w:val="6AC7223E"/>
    <w:rsid w:val="6ACF3DC7"/>
    <w:rsid w:val="6AD36051"/>
    <w:rsid w:val="6ADD0B5E"/>
    <w:rsid w:val="6ADF4062"/>
    <w:rsid w:val="6AF861F8"/>
    <w:rsid w:val="6AF9048F"/>
    <w:rsid w:val="6AFE019A"/>
    <w:rsid w:val="6AFF5C1B"/>
    <w:rsid w:val="6B02331D"/>
    <w:rsid w:val="6B0C16AE"/>
    <w:rsid w:val="6B177A3F"/>
    <w:rsid w:val="6B1B1CC8"/>
    <w:rsid w:val="6B1F06CE"/>
    <w:rsid w:val="6B2028CD"/>
    <w:rsid w:val="6B2547D6"/>
    <w:rsid w:val="6B275ADB"/>
    <w:rsid w:val="6B2931DC"/>
    <w:rsid w:val="6B2C4161"/>
    <w:rsid w:val="6B3218ED"/>
    <w:rsid w:val="6B344DF0"/>
    <w:rsid w:val="6B3C43FB"/>
    <w:rsid w:val="6B5243A0"/>
    <w:rsid w:val="6B6433C1"/>
    <w:rsid w:val="6B697849"/>
    <w:rsid w:val="6B714C55"/>
    <w:rsid w:val="6B726E54"/>
    <w:rsid w:val="6B93068D"/>
    <w:rsid w:val="6B973810"/>
    <w:rsid w:val="6BA14120"/>
    <w:rsid w:val="6BB40BC2"/>
    <w:rsid w:val="6BCF71ED"/>
    <w:rsid w:val="6BDA0E02"/>
    <w:rsid w:val="6BDE1A06"/>
    <w:rsid w:val="6BF5742D"/>
    <w:rsid w:val="6BF72930"/>
    <w:rsid w:val="6BF803B2"/>
    <w:rsid w:val="6BFC4839"/>
    <w:rsid w:val="6C0D6CD2"/>
    <w:rsid w:val="6C25217A"/>
    <w:rsid w:val="6C2830FF"/>
    <w:rsid w:val="6C5661CD"/>
    <w:rsid w:val="6C5D5B58"/>
    <w:rsid w:val="6C657EEA"/>
    <w:rsid w:val="6C666467"/>
    <w:rsid w:val="6C6C0370"/>
    <w:rsid w:val="6C6E3873"/>
    <w:rsid w:val="6C7E3B0E"/>
    <w:rsid w:val="6C822514"/>
    <w:rsid w:val="6C845A17"/>
    <w:rsid w:val="6C951535"/>
    <w:rsid w:val="6CA01AC4"/>
    <w:rsid w:val="6CA2084A"/>
    <w:rsid w:val="6CA639CD"/>
    <w:rsid w:val="6CBE48F7"/>
    <w:rsid w:val="6CCE130E"/>
    <w:rsid w:val="6CCF6D90"/>
    <w:rsid w:val="6CD12293"/>
    <w:rsid w:val="6CDF4E2C"/>
    <w:rsid w:val="6CF64A51"/>
    <w:rsid w:val="6CF87F54"/>
    <w:rsid w:val="6CFA6CDB"/>
    <w:rsid w:val="6CFF3162"/>
    <w:rsid w:val="6D147885"/>
    <w:rsid w:val="6D172A07"/>
    <w:rsid w:val="6D24429C"/>
    <w:rsid w:val="6D2555A0"/>
    <w:rsid w:val="6D3632BC"/>
    <w:rsid w:val="6D367A39"/>
    <w:rsid w:val="6D640908"/>
    <w:rsid w:val="6D87653E"/>
    <w:rsid w:val="6D8C29C6"/>
    <w:rsid w:val="6D8D0448"/>
    <w:rsid w:val="6D8E174D"/>
    <w:rsid w:val="6D9126D1"/>
    <w:rsid w:val="6D970D57"/>
    <w:rsid w:val="6DB15184"/>
    <w:rsid w:val="6DC72BAB"/>
    <w:rsid w:val="6DF44974"/>
    <w:rsid w:val="6DF758F9"/>
    <w:rsid w:val="6E2F12D6"/>
    <w:rsid w:val="6E437F76"/>
    <w:rsid w:val="6E53384B"/>
    <w:rsid w:val="6E6A23B4"/>
    <w:rsid w:val="6E7716CA"/>
    <w:rsid w:val="6E824CB9"/>
    <w:rsid w:val="6E826ACA"/>
    <w:rsid w:val="6E8509E0"/>
    <w:rsid w:val="6E866461"/>
    <w:rsid w:val="6E8A28E9"/>
    <w:rsid w:val="6E912274"/>
    <w:rsid w:val="6E97417D"/>
    <w:rsid w:val="6E977A01"/>
    <w:rsid w:val="6E9D6087"/>
    <w:rsid w:val="6EBA3438"/>
    <w:rsid w:val="6EBF1ABE"/>
    <w:rsid w:val="6ECA7E4F"/>
    <w:rsid w:val="6ED3075F"/>
    <w:rsid w:val="6EDB5B6B"/>
    <w:rsid w:val="6EEE4B8C"/>
    <w:rsid w:val="6EF30470"/>
    <w:rsid w:val="6EFA4222"/>
    <w:rsid w:val="6EFB3EA2"/>
    <w:rsid w:val="6EFD2C28"/>
    <w:rsid w:val="6F015DAB"/>
    <w:rsid w:val="6F077CB4"/>
    <w:rsid w:val="6F1C7C5A"/>
    <w:rsid w:val="6F206660"/>
    <w:rsid w:val="6F275FEB"/>
    <w:rsid w:val="6F2F0E79"/>
    <w:rsid w:val="6F303077"/>
    <w:rsid w:val="6F3C270D"/>
    <w:rsid w:val="6F45301C"/>
    <w:rsid w:val="6F532332"/>
    <w:rsid w:val="6F570D38"/>
    <w:rsid w:val="6F80797E"/>
    <w:rsid w:val="6F811B7C"/>
    <w:rsid w:val="6F8275FE"/>
    <w:rsid w:val="6F902197"/>
    <w:rsid w:val="6FA43036"/>
    <w:rsid w:val="6FAF4C4A"/>
    <w:rsid w:val="6FB645D5"/>
    <w:rsid w:val="6FD360C5"/>
    <w:rsid w:val="6FD85E0E"/>
    <w:rsid w:val="6FF5793D"/>
    <w:rsid w:val="6FF7503E"/>
    <w:rsid w:val="6FF96343"/>
    <w:rsid w:val="700D71E2"/>
    <w:rsid w:val="70340726"/>
    <w:rsid w:val="703C22B0"/>
    <w:rsid w:val="704C034C"/>
    <w:rsid w:val="704D7FCB"/>
    <w:rsid w:val="706B757B"/>
    <w:rsid w:val="706E0500"/>
    <w:rsid w:val="706F5F82"/>
    <w:rsid w:val="7072278A"/>
    <w:rsid w:val="70744BA6"/>
    <w:rsid w:val="70784693"/>
    <w:rsid w:val="708923AF"/>
    <w:rsid w:val="70AA28E3"/>
    <w:rsid w:val="70C4387E"/>
    <w:rsid w:val="70C95397"/>
    <w:rsid w:val="70F574E0"/>
    <w:rsid w:val="71010D74"/>
    <w:rsid w:val="71034277"/>
    <w:rsid w:val="710B1683"/>
    <w:rsid w:val="710D040A"/>
    <w:rsid w:val="71622092"/>
    <w:rsid w:val="7165689A"/>
    <w:rsid w:val="716B07A3"/>
    <w:rsid w:val="716D5EA5"/>
    <w:rsid w:val="717767B4"/>
    <w:rsid w:val="717B0A3E"/>
    <w:rsid w:val="717C2C3C"/>
    <w:rsid w:val="717F7444"/>
    <w:rsid w:val="719018DC"/>
    <w:rsid w:val="7198476A"/>
    <w:rsid w:val="719A5A6F"/>
    <w:rsid w:val="71A12E7C"/>
    <w:rsid w:val="71A82806"/>
    <w:rsid w:val="71B46619"/>
    <w:rsid w:val="71C61DB6"/>
    <w:rsid w:val="71D05F49"/>
    <w:rsid w:val="71D36ECE"/>
    <w:rsid w:val="71D62051"/>
    <w:rsid w:val="71D83356"/>
    <w:rsid w:val="71D96859"/>
    <w:rsid w:val="71DC3F5A"/>
    <w:rsid w:val="71E338E5"/>
    <w:rsid w:val="71ED1C76"/>
    <w:rsid w:val="71F75E09"/>
    <w:rsid w:val="72002E95"/>
    <w:rsid w:val="720D7FAC"/>
    <w:rsid w:val="7232276A"/>
    <w:rsid w:val="72324A62"/>
    <w:rsid w:val="72465B88"/>
    <w:rsid w:val="7254291F"/>
    <w:rsid w:val="727C6062"/>
    <w:rsid w:val="72966C0C"/>
    <w:rsid w:val="729D1E1A"/>
    <w:rsid w:val="72A503DA"/>
    <w:rsid w:val="72BF7DD0"/>
    <w:rsid w:val="72C53ED8"/>
    <w:rsid w:val="72C72C5E"/>
    <w:rsid w:val="72DF0305"/>
    <w:rsid w:val="72F96CB0"/>
    <w:rsid w:val="72FA21B3"/>
    <w:rsid w:val="73116555"/>
    <w:rsid w:val="73181763"/>
    <w:rsid w:val="732032ED"/>
    <w:rsid w:val="73231CF3"/>
    <w:rsid w:val="732E0084"/>
    <w:rsid w:val="73376795"/>
    <w:rsid w:val="73396415"/>
    <w:rsid w:val="734844B1"/>
    <w:rsid w:val="734E63BA"/>
    <w:rsid w:val="73632ADC"/>
    <w:rsid w:val="7380460B"/>
    <w:rsid w:val="73807E8E"/>
    <w:rsid w:val="73854316"/>
    <w:rsid w:val="738B2556"/>
    <w:rsid w:val="739432AB"/>
    <w:rsid w:val="73950D2D"/>
    <w:rsid w:val="739D6139"/>
    <w:rsid w:val="73A25E44"/>
    <w:rsid w:val="73AE76D8"/>
    <w:rsid w:val="73B1065D"/>
    <w:rsid w:val="73CA1587"/>
    <w:rsid w:val="73EC4FBF"/>
    <w:rsid w:val="73F5204B"/>
    <w:rsid w:val="740116E1"/>
    <w:rsid w:val="742873A2"/>
    <w:rsid w:val="742E12AB"/>
    <w:rsid w:val="74364139"/>
    <w:rsid w:val="743A72BC"/>
    <w:rsid w:val="7445564D"/>
    <w:rsid w:val="744C2A5A"/>
    <w:rsid w:val="745A55F3"/>
    <w:rsid w:val="745D6577"/>
    <w:rsid w:val="746016FA"/>
    <w:rsid w:val="746A200A"/>
    <w:rsid w:val="74742919"/>
    <w:rsid w:val="74846437"/>
    <w:rsid w:val="748D12C5"/>
    <w:rsid w:val="74905ACD"/>
    <w:rsid w:val="749A05DB"/>
    <w:rsid w:val="749E6FE1"/>
    <w:rsid w:val="74A643ED"/>
    <w:rsid w:val="74AB40F8"/>
    <w:rsid w:val="74AD3D78"/>
    <w:rsid w:val="74AE17FA"/>
    <w:rsid w:val="74BA308E"/>
    <w:rsid w:val="74D629BE"/>
    <w:rsid w:val="74D900BF"/>
    <w:rsid w:val="74DC48C7"/>
    <w:rsid w:val="74F579F0"/>
    <w:rsid w:val="74FE287D"/>
    <w:rsid w:val="74FF02FF"/>
    <w:rsid w:val="75042208"/>
    <w:rsid w:val="75144A21"/>
    <w:rsid w:val="751759A6"/>
    <w:rsid w:val="751F373A"/>
    <w:rsid w:val="752601BF"/>
    <w:rsid w:val="75263A42"/>
    <w:rsid w:val="75311DD3"/>
    <w:rsid w:val="75321A53"/>
    <w:rsid w:val="7538395C"/>
    <w:rsid w:val="753C5BE5"/>
    <w:rsid w:val="755A5196"/>
    <w:rsid w:val="757302BE"/>
    <w:rsid w:val="757C69CF"/>
    <w:rsid w:val="757E664F"/>
    <w:rsid w:val="75845FDA"/>
    <w:rsid w:val="758C33E6"/>
    <w:rsid w:val="75967579"/>
    <w:rsid w:val="75A17B08"/>
    <w:rsid w:val="75A40A8D"/>
    <w:rsid w:val="75C116C2"/>
    <w:rsid w:val="75C500C8"/>
    <w:rsid w:val="75D77FE2"/>
    <w:rsid w:val="75DF53EF"/>
    <w:rsid w:val="75E21BF7"/>
    <w:rsid w:val="75EB6C83"/>
    <w:rsid w:val="75EF5122"/>
    <w:rsid w:val="76005923"/>
    <w:rsid w:val="76203C5A"/>
    <w:rsid w:val="76353BFF"/>
    <w:rsid w:val="76415493"/>
    <w:rsid w:val="7649701C"/>
    <w:rsid w:val="764B251F"/>
    <w:rsid w:val="767223DF"/>
    <w:rsid w:val="769C48A8"/>
    <w:rsid w:val="76AF2244"/>
    <w:rsid w:val="76B41F4F"/>
    <w:rsid w:val="76B92B53"/>
    <w:rsid w:val="76B963D7"/>
    <w:rsid w:val="76C137E3"/>
    <w:rsid w:val="76D52484"/>
    <w:rsid w:val="76EC20A9"/>
    <w:rsid w:val="76F16531"/>
    <w:rsid w:val="76F450A2"/>
    <w:rsid w:val="76F8393D"/>
    <w:rsid w:val="76FB48C2"/>
    <w:rsid w:val="772037FC"/>
    <w:rsid w:val="77255706"/>
    <w:rsid w:val="77291F0E"/>
    <w:rsid w:val="773921A8"/>
    <w:rsid w:val="77396925"/>
    <w:rsid w:val="774D0E49"/>
    <w:rsid w:val="775F45E6"/>
    <w:rsid w:val="776564EF"/>
    <w:rsid w:val="77682CF7"/>
    <w:rsid w:val="77690779"/>
    <w:rsid w:val="776B30BB"/>
    <w:rsid w:val="776F6DFF"/>
    <w:rsid w:val="776F7B60"/>
    <w:rsid w:val="77735805"/>
    <w:rsid w:val="77804B1B"/>
    <w:rsid w:val="77881F27"/>
    <w:rsid w:val="77B030EB"/>
    <w:rsid w:val="77D8682E"/>
    <w:rsid w:val="77DE0738"/>
    <w:rsid w:val="77EF6453"/>
    <w:rsid w:val="77F65DDE"/>
    <w:rsid w:val="77FA47E4"/>
    <w:rsid w:val="77FD7967"/>
    <w:rsid w:val="78042B76"/>
    <w:rsid w:val="780E3485"/>
    <w:rsid w:val="781F11A1"/>
    <w:rsid w:val="783201C2"/>
    <w:rsid w:val="78540376"/>
    <w:rsid w:val="78586D7C"/>
    <w:rsid w:val="785E6707"/>
    <w:rsid w:val="786A5D9D"/>
    <w:rsid w:val="7875412E"/>
    <w:rsid w:val="788E7256"/>
    <w:rsid w:val="78967EE6"/>
    <w:rsid w:val="78A10475"/>
    <w:rsid w:val="78A413FA"/>
    <w:rsid w:val="78B00A90"/>
    <w:rsid w:val="78C12F29"/>
    <w:rsid w:val="78C47730"/>
    <w:rsid w:val="78D366C6"/>
    <w:rsid w:val="78DC4DD7"/>
    <w:rsid w:val="78F03A78"/>
    <w:rsid w:val="78F45D01"/>
    <w:rsid w:val="79202048"/>
    <w:rsid w:val="792E5ADB"/>
    <w:rsid w:val="79350CE9"/>
    <w:rsid w:val="79481F08"/>
    <w:rsid w:val="7949798A"/>
    <w:rsid w:val="79813367"/>
    <w:rsid w:val="79820DE8"/>
    <w:rsid w:val="79892971"/>
    <w:rsid w:val="798C38F6"/>
    <w:rsid w:val="798F487B"/>
    <w:rsid w:val="79933281"/>
    <w:rsid w:val="799C1992"/>
    <w:rsid w:val="79A90CA8"/>
    <w:rsid w:val="79B77FBE"/>
    <w:rsid w:val="79C14150"/>
    <w:rsid w:val="79C54D55"/>
    <w:rsid w:val="79CB24E1"/>
    <w:rsid w:val="79D030E6"/>
    <w:rsid w:val="7A1173D2"/>
    <w:rsid w:val="7A155DD9"/>
    <w:rsid w:val="7A1B7CE2"/>
    <w:rsid w:val="7A2D6D03"/>
    <w:rsid w:val="7A2E4784"/>
    <w:rsid w:val="7A3A2795"/>
    <w:rsid w:val="7A430EA6"/>
    <w:rsid w:val="7A581D45"/>
    <w:rsid w:val="7A6413DB"/>
    <w:rsid w:val="7A795AFD"/>
    <w:rsid w:val="7A9F5D3D"/>
    <w:rsid w:val="7AAE4CD2"/>
    <w:rsid w:val="7AB4245F"/>
    <w:rsid w:val="7AF357C7"/>
    <w:rsid w:val="7AFB0655"/>
    <w:rsid w:val="7B001259"/>
    <w:rsid w:val="7B01255E"/>
    <w:rsid w:val="7B1A5686"/>
    <w:rsid w:val="7B240194"/>
    <w:rsid w:val="7B242713"/>
    <w:rsid w:val="7B30782A"/>
    <w:rsid w:val="7B3771B5"/>
    <w:rsid w:val="7B4D1359"/>
    <w:rsid w:val="7B5F4AF6"/>
    <w:rsid w:val="7B8F5645"/>
    <w:rsid w:val="7B95754E"/>
    <w:rsid w:val="7B985F55"/>
    <w:rsid w:val="7BA1555F"/>
    <w:rsid w:val="7BA72CEC"/>
    <w:rsid w:val="7BC4481A"/>
    <w:rsid w:val="7BD215B2"/>
    <w:rsid w:val="7BDB7CC3"/>
    <w:rsid w:val="7BE06349"/>
    <w:rsid w:val="7BE13DCA"/>
    <w:rsid w:val="7BED3460"/>
    <w:rsid w:val="7C031D81"/>
    <w:rsid w:val="7C0D5F13"/>
    <w:rsid w:val="7C2B0D47"/>
    <w:rsid w:val="7C2E6448"/>
    <w:rsid w:val="7C364B59"/>
    <w:rsid w:val="7C3847D9"/>
    <w:rsid w:val="7C4B37FA"/>
    <w:rsid w:val="7C5F249A"/>
    <w:rsid w:val="7C607F1C"/>
    <w:rsid w:val="7C746BBD"/>
    <w:rsid w:val="7C7C3FC9"/>
    <w:rsid w:val="7C800451"/>
    <w:rsid w:val="7C85533B"/>
    <w:rsid w:val="7C8B67E2"/>
    <w:rsid w:val="7C952974"/>
    <w:rsid w:val="7C9E5802"/>
    <w:rsid w:val="7CA06787"/>
    <w:rsid w:val="7CAF351E"/>
    <w:rsid w:val="7CC556C2"/>
    <w:rsid w:val="7CD36BD6"/>
    <w:rsid w:val="7CF84C17"/>
    <w:rsid w:val="7CFA4897"/>
    <w:rsid w:val="7CFB5B9C"/>
    <w:rsid w:val="7D672CCD"/>
    <w:rsid w:val="7D6903CE"/>
    <w:rsid w:val="7D7F0374"/>
    <w:rsid w:val="7D8B1C08"/>
    <w:rsid w:val="7D913B11"/>
    <w:rsid w:val="7D921593"/>
    <w:rsid w:val="7D967F99"/>
    <w:rsid w:val="7D9C1EA2"/>
    <w:rsid w:val="7DC43066"/>
    <w:rsid w:val="7DCA4F70"/>
    <w:rsid w:val="7DEB54A4"/>
    <w:rsid w:val="7DF0192C"/>
    <w:rsid w:val="7DF847BA"/>
    <w:rsid w:val="7DFD0C42"/>
    <w:rsid w:val="7E017648"/>
    <w:rsid w:val="7E287508"/>
    <w:rsid w:val="7E2B3D0F"/>
    <w:rsid w:val="7E2E4C94"/>
    <w:rsid w:val="7E3A5223"/>
    <w:rsid w:val="7E403C7E"/>
    <w:rsid w:val="7E474539"/>
    <w:rsid w:val="7E6150E3"/>
    <w:rsid w:val="7E7A3A8F"/>
    <w:rsid w:val="7E8A1B2B"/>
    <w:rsid w:val="7EA50156"/>
    <w:rsid w:val="7EB738F3"/>
    <w:rsid w:val="7EBC7D7B"/>
    <w:rsid w:val="7EBE547D"/>
    <w:rsid w:val="7ED3411D"/>
    <w:rsid w:val="7EEA75C6"/>
    <w:rsid w:val="7EFC65E6"/>
    <w:rsid w:val="7F074977"/>
    <w:rsid w:val="7F0E6500"/>
    <w:rsid w:val="7F155E8B"/>
    <w:rsid w:val="7F20421C"/>
    <w:rsid w:val="7F2F22B8"/>
    <w:rsid w:val="7F3D15CE"/>
    <w:rsid w:val="7F417FD4"/>
    <w:rsid w:val="7F5B4401"/>
    <w:rsid w:val="7F61630B"/>
    <w:rsid w:val="7F687E94"/>
    <w:rsid w:val="7F6C211D"/>
    <w:rsid w:val="7F7D45B6"/>
    <w:rsid w:val="7F820A3E"/>
    <w:rsid w:val="7F8E22D2"/>
    <w:rsid w:val="7F962F62"/>
    <w:rsid w:val="7FA42277"/>
    <w:rsid w:val="7FAF608A"/>
    <w:rsid w:val="7FB9221D"/>
    <w:rsid w:val="7FD63D4B"/>
    <w:rsid w:val="7FDA6ECE"/>
    <w:rsid w:val="7FEC26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97"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082AE84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60" w:lineRule="exact"/>
    </w:pPr>
    <w:rPr>
      <w:rFonts w:ascii="Verdana" w:hAnsi="Verdana"/>
      <w:sz w:val="17"/>
      <w:szCs w:val="17"/>
    </w:rPr>
  </w:style>
  <w:style w:type="paragraph" w:styleId="Heading1">
    <w:name w:val="heading 1"/>
    <w:basedOn w:val="Normal"/>
    <w:next w:val="Normal"/>
    <w:qFormat/>
    <w:pPr>
      <w:keepNext/>
      <w:numPr>
        <w:numId w:val="1"/>
      </w:numPr>
      <w:spacing w:before="240" w:after="60"/>
      <w:outlineLvl w:val="0"/>
    </w:pPr>
    <w:rPr>
      <w:rFonts w:ascii="Futura Medium" w:hAnsi="Futura Medium" w:cs="Arial"/>
      <w:b/>
      <w:bCs/>
      <w:kern w:val="32"/>
      <w:sz w:val="28"/>
      <w:szCs w:val="32"/>
    </w:rPr>
  </w:style>
  <w:style w:type="paragraph" w:styleId="Heading2">
    <w:name w:val="heading 2"/>
    <w:basedOn w:val="Normal"/>
    <w:next w:val="Normal"/>
    <w:qFormat/>
    <w:pPr>
      <w:spacing w:before="100" w:beforeAutospacing="1" w:after="100" w:afterAutospacing="1"/>
      <w:outlineLvl w:val="1"/>
    </w:pPr>
    <w:rPr>
      <w:rFonts w:ascii="宋体" w:hAnsi="宋体" w:cs="宋体" w:hint="eastAsia"/>
      <w:b/>
      <w:sz w:val="36"/>
      <w:szCs w:val="36"/>
    </w:rPr>
  </w:style>
  <w:style w:type="paragraph" w:styleId="Heading3">
    <w:name w:val="heading 3"/>
    <w:basedOn w:val="Normal"/>
    <w:next w:val="Normal"/>
    <w:qFormat/>
    <w:pPr>
      <w:keepNext/>
      <w:numPr>
        <w:ilvl w:val="2"/>
        <w:numId w:val="2"/>
      </w:numPr>
      <w:tabs>
        <w:tab w:val="left" w:pos="1778"/>
      </w:tabs>
      <w:spacing w:before="240" w:after="60"/>
      <w:outlineLvl w:val="2"/>
    </w:pPr>
    <w:rPr>
      <w:sz w:val="22"/>
      <w:szCs w:val="20"/>
      <w:lang w:eastAsia="en-US"/>
    </w:rPr>
  </w:style>
  <w:style w:type="paragraph" w:styleId="Heading4">
    <w:name w:val="heading 4"/>
    <w:basedOn w:val="Normal"/>
    <w:next w:val="Normal"/>
    <w:unhideWhenUsed/>
    <w:qFormat/>
    <w:pPr>
      <w:keepNext/>
      <w:keepLines/>
      <w:spacing w:before="280" w:after="290" w:line="372" w:lineRule="auto"/>
      <w:outlineLvl w:val="3"/>
    </w:pPr>
    <w:rPr>
      <w:rFonts w:ascii="Arial" w:eastAsia="黑体"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next w:val="Normal"/>
    <w:pPr>
      <w:ind w:left="1260"/>
    </w:pPr>
  </w:style>
  <w:style w:type="paragraph" w:styleId="Caption">
    <w:name w:val="caption"/>
    <w:basedOn w:val="Normal"/>
    <w:next w:val="Normal"/>
    <w:qFormat/>
    <w:rPr>
      <w:rFonts w:ascii="Arial" w:eastAsia="黑体" w:hAnsi="Arial"/>
      <w:sz w:val="20"/>
    </w:rPr>
  </w:style>
  <w:style w:type="paragraph" w:styleId="TOC5">
    <w:name w:val="toc 5"/>
    <w:next w:val="Normal"/>
    <w:pPr>
      <w:ind w:left="840"/>
    </w:pPr>
  </w:style>
  <w:style w:type="paragraph" w:styleId="TOC3">
    <w:name w:val="toc 3"/>
    <w:next w:val="Normal"/>
    <w:pPr>
      <w:ind w:left="420"/>
    </w:pPr>
  </w:style>
  <w:style w:type="paragraph" w:styleId="TOC8">
    <w:name w:val="toc 8"/>
    <w:next w:val="Normal"/>
    <w:pPr>
      <w:ind w:left="1470"/>
    </w:p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TOC1">
    <w:name w:val="toc 1"/>
    <w:next w:val="Normal"/>
    <w:pPr>
      <w:spacing w:beforeLines="38"/>
    </w:pPr>
    <w:rPr>
      <w:b/>
      <w:bCs/>
      <w:i/>
      <w:iCs/>
      <w:sz w:val="24"/>
    </w:rPr>
  </w:style>
  <w:style w:type="paragraph" w:styleId="TOC4">
    <w:name w:val="toc 4"/>
    <w:next w:val="Normal"/>
    <w:pPr>
      <w:ind w:left="630"/>
    </w:pPr>
  </w:style>
  <w:style w:type="paragraph" w:styleId="TOC6">
    <w:name w:val="toc 6"/>
    <w:next w:val="Normal"/>
    <w:pPr>
      <w:ind w:left="1050"/>
    </w:pPr>
  </w:style>
  <w:style w:type="paragraph" w:styleId="TOC2">
    <w:name w:val="toc 2"/>
    <w:next w:val="Normal"/>
    <w:pPr>
      <w:spacing w:beforeLines="38"/>
      <w:ind w:left="210"/>
    </w:pPr>
    <w:rPr>
      <w:b/>
      <w:bCs/>
      <w:sz w:val="22"/>
      <w:szCs w:val="22"/>
    </w:rPr>
  </w:style>
  <w:style w:type="paragraph" w:styleId="TOC9">
    <w:name w:val="toc 9"/>
    <w:next w:val="Normal"/>
    <w:pPr>
      <w:ind w:left="1680"/>
    </w:pPr>
  </w:style>
  <w:style w:type="paragraph" w:styleId="NormalWeb">
    <w:name w:val="Normal (Web)"/>
    <w:basedOn w:val="Normal"/>
    <w:pPr>
      <w:spacing w:beforeAutospacing="1" w:afterAutospacing="1"/>
    </w:pPr>
    <w:rPr>
      <w:sz w:val="24"/>
    </w:rPr>
  </w:style>
  <w:style w:type="character" w:styleId="FollowedHyperlink">
    <w:name w:val="FollowedHyperlink"/>
    <w:rPr>
      <w:color w:val="800080"/>
      <w:u w:val="single"/>
    </w:rPr>
  </w:style>
  <w:style w:type="character" w:styleId="Hyperlink">
    <w:name w:val="Hyperlink"/>
    <w:rPr>
      <w:u w:val="single"/>
    </w:rPr>
  </w:style>
  <w:style w:type="paragraph" w:customStyle="1" w:styleId="HeaderFooter">
    <w:name w:val="Header &amp; Footer"/>
    <w:pPr>
      <w:tabs>
        <w:tab w:val="right" w:pos="9020"/>
      </w:tabs>
    </w:pPr>
    <w:rPr>
      <w:rFonts w:ascii="Helvetica" w:eastAsia="Arial Unicode MS" w:hAnsi="Arial Unicode MS" w:cs="Arial Unicode MS"/>
      <w:color w:val="000000"/>
      <w:sz w:val="24"/>
      <w:szCs w:val="24"/>
    </w:rPr>
  </w:style>
  <w:style w:type="paragraph" w:customStyle="1" w:styleId="1">
    <w:name w:val="页脚1"/>
    <w:pPr>
      <w:tabs>
        <w:tab w:val="center" w:pos="4320"/>
        <w:tab w:val="right" w:pos="8640"/>
      </w:tabs>
      <w:spacing w:line="260" w:lineRule="exact"/>
    </w:pPr>
    <w:rPr>
      <w:rFonts w:ascii="Verdana" w:eastAsia="ヒラギノ角ゴ Pro W3" w:hAnsi="Verdana"/>
      <w:color w:val="000000"/>
      <w:sz w:val="17"/>
    </w:rPr>
  </w:style>
  <w:style w:type="paragraph" w:customStyle="1" w:styleId="10">
    <w:name w:val="页眉1"/>
    <w:pPr>
      <w:tabs>
        <w:tab w:val="center" w:pos="4320"/>
        <w:tab w:val="right" w:pos="8640"/>
      </w:tabs>
      <w:spacing w:line="260" w:lineRule="exact"/>
    </w:pPr>
    <w:rPr>
      <w:rFonts w:ascii="Verdana" w:eastAsia="ヒラギノ角ゴ Pro W3" w:hAnsi="Verdana"/>
      <w:color w:val="000000"/>
      <w:sz w:val="17"/>
    </w:rPr>
  </w:style>
  <w:style w:type="paragraph" w:customStyle="1" w:styleId="11">
    <w:name w:val="正文1"/>
    <w:pPr>
      <w:spacing w:line="260" w:lineRule="exact"/>
    </w:pPr>
    <w:rPr>
      <w:rFonts w:ascii="Verdana" w:eastAsia="ヒラギノ角ゴ Pro W3" w:hAnsi="Verdana"/>
      <w:color w:val="000000"/>
      <w:sz w:val="17"/>
    </w:rPr>
  </w:style>
  <w:style w:type="paragraph" w:customStyle="1" w:styleId="12">
    <w:name w:val="样式1"/>
    <w:basedOn w:val="Normal"/>
  </w:style>
  <w:style w:type="character" w:customStyle="1" w:styleId="Link">
    <w:name w:val="Link"/>
    <w:rPr>
      <w:u w:val="single"/>
    </w:rPr>
  </w:style>
  <w:style w:type="character" w:customStyle="1" w:styleId="Hyperlink1">
    <w:name w:val="Hyperlink.1"/>
    <w:rPr>
      <w:color w:val="222222"/>
      <w:sz w:val="24"/>
      <w:szCs w:val="24"/>
      <w:u w:val="none" w:color="222222"/>
      <w:shd w:val="clear" w:color="auto" w:fill="FFFFFF"/>
      <w:lang w:val="en-US"/>
    </w:rPr>
  </w:style>
  <w:style w:type="character" w:customStyle="1" w:styleId="None">
    <w:name w:val="None"/>
  </w:style>
  <w:style w:type="character" w:customStyle="1" w:styleId="Hyperlink0">
    <w:name w:val="Hyperlink.0"/>
    <w:rPr>
      <w:sz w:val="24"/>
      <w:szCs w:val="24"/>
      <w:u w:val="none"/>
    </w:rPr>
  </w:style>
  <w:style w:type="character" w:customStyle="1" w:styleId="Hyperlink3">
    <w:name w:val="Hyperlink.3"/>
    <w:rPr>
      <w:sz w:val="24"/>
      <w:szCs w:val="24"/>
      <w:lang w:val="en-US"/>
    </w:rPr>
  </w:style>
  <w:style w:type="character" w:customStyle="1" w:styleId="Hyperlink4">
    <w:name w:val="Hyperlink.4"/>
    <w:rPr>
      <w:color w:val="000000"/>
      <w:kern w:val="2"/>
      <w:sz w:val="24"/>
      <w:szCs w:val="24"/>
      <w:u w:val="none" w:color="000000"/>
      <w:lang w:val="en-US"/>
    </w:rPr>
  </w:style>
  <w:style w:type="character" w:customStyle="1" w:styleId="Hyperlink2">
    <w:name w:val="Hyperlink.2"/>
    <w:rPr>
      <w:kern w:val="2"/>
      <w:sz w:val="24"/>
      <w:szCs w:val="24"/>
    </w:rPr>
  </w:style>
  <w:style w:type="character" w:customStyle="1" w:styleId="Hyperlink5">
    <w:name w:val="Hyperlink.5"/>
    <w:rPr>
      <w:color w:val="000000"/>
      <w:kern w:val="2"/>
      <w:sz w:val="24"/>
      <w:szCs w:val="24"/>
      <w:u w:val="single" w:color="000000"/>
      <w:lang w:val="en-US"/>
    </w:rPr>
  </w:style>
  <w:style w:type="character" w:styleId="CommentReference">
    <w:name w:val="annotation reference"/>
    <w:basedOn w:val="DefaultParagraphFont"/>
    <w:semiHidden/>
    <w:unhideWhenUsed/>
    <w:rsid w:val="0057338F"/>
    <w:rPr>
      <w:sz w:val="18"/>
      <w:szCs w:val="18"/>
    </w:rPr>
  </w:style>
  <w:style w:type="paragraph" w:styleId="CommentText">
    <w:name w:val="annotation text"/>
    <w:basedOn w:val="Normal"/>
    <w:link w:val="CommentTextChar"/>
    <w:semiHidden/>
    <w:unhideWhenUsed/>
    <w:rsid w:val="0057338F"/>
    <w:pPr>
      <w:spacing w:line="240" w:lineRule="auto"/>
    </w:pPr>
    <w:rPr>
      <w:sz w:val="24"/>
      <w:szCs w:val="24"/>
    </w:rPr>
  </w:style>
  <w:style w:type="character" w:customStyle="1" w:styleId="CommentTextChar">
    <w:name w:val="Comment Text Char"/>
    <w:basedOn w:val="DefaultParagraphFont"/>
    <w:link w:val="CommentText"/>
    <w:semiHidden/>
    <w:rsid w:val="0057338F"/>
    <w:rPr>
      <w:rFonts w:ascii="Verdana" w:hAnsi="Verdana"/>
      <w:sz w:val="24"/>
      <w:szCs w:val="24"/>
    </w:rPr>
  </w:style>
  <w:style w:type="paragraph" w:styleId="CommentSubject">
    <w:name w:val="annotation subject"/>
    <w:basedOn w:val="CommentText"/>
    <w:next w:val="CommentText"/>
    <w:link w:val="CommentSubjectChar"/>
    <w:semiHidden/>
    <w:unhideWhenUsed/>
    <w:rsid w:val="0057338F"/>
    <w:rPr>
      <w:b/>
      <w:bCs/>
      <w:sz w:val="20"/>
      <w:szCs w:val="20"/>
    </w:rPr>
  </w:style>
  <w:style w:type="character" w:customStyle="1" w:styleId="CommentSubjectChar">
    <w:name w:val="Comment Subject Char"/>
    <w:basedOn w:val="CommentTextChar"/>
    <w:link w:val="CommentSubject"/>
    <w:semiHidden/>
    <w:rsid w:val="0057338F"/>
    <w:rPr>
      <w:rFonts w:ascii="Verdana" w:hAnsi="Verdana"/>
      <w:b/>
      <w:bCs/>
      <w:sz w:val="24"/>
      <w:szCs w:val="24"/>
    </w:rPr>
  </w:style>
  <w:style w:type="paragraph" w:styleId="BalloonText">
    <w:name w:val="Balloon Text"/>
    <w:basedOn w:val="Normal"/>
    <w:link w:val="BalloonTextChar"/>
    <w:semiHidden/>
    <w:unhideWhenUsed/>
    <w:rsid w:val="0057338F"/>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semiHidden/>
    <w:rsid w:val="0057338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94645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42" Type="http://schemas.openxmlformats.org/officeDocument/2006/relationships/footer" Target="footer16.xml"/><Relationship Id="rId143" Type="http://schemas.openxmlformats.org/officeDocument/2006/relationships/image" Target="media/image71.jpeg"/><Relationship Id="rId144" Type="http://schemas.openxmlformats.org/officeDocument/2006/relationships/image" Target="media/image72.jpeg"/><Relationship Id="rId145" Type="http://schemas.openxmlformats.org/officeDocument/2006/relationships/image" Target="media/image73.jpeg"/><Relationship Id="rId146" Type="http://schemas.openxmlformats.org/officeDocument/2006/relationships/image" Target="media/image74.jpeg"/><Relationship Id="rId147" Type="http://schemas.openxmlformats.org/officeDocument/2006/relationships/image" Target="media/image75.jpeg"/><Relationship Id="rId148" Type="http://schemas.openxmlformats.org/officeDocument/2006/relationships/image" Target="media/image76.jpeg"/><Relationship Id="rId149" Type="http://schemas.openxmlformats.org/officeDocument/2006/relationships/image" Target="media/image77.jpeg"/><Relationship Id="rId180" Type="http://schemas.openxmlformats.org/officeDocument/2006/relationships/header" Target="header20.xml"/><Relationship Id="rId181" Type="http://schemas.openxmlformats.org/officeDocument/2006/relationships/footer" Target="footer23.xml"/><Relationship Id="rId182" Type="http://schemas.openxmlformats.org/officeDocument/2006/relationships/header" Target="header21.xml"/><Relationship Id="rId40" Type="http://schemas.openxmlformats.org/officeDocument/2006/relationships/image" Target="media/image9.png"/><Relationship Id="rId41" Type="http://schemas.openxmlformats.org/officeDocument/2006/relationships/image" Target="media/image10.jpeg"/><Relationship Id="rId42" Type="http://schemas.openxmlformats.org/officeDocument/2006/relationships/image" Target="media/image11.jpeg"/><Relationship Id="rId43" Type="http://schemas.openxmlformats.org/officeDocument/2006/relationships/image" Target="media/image12.jpeg"/><Relationship Id="rId44" Type="http://schemas.openxmlformats.org/officeDocument/2006/relationships/image" Target="media/image13.jpeg"/><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image" Target="media/image17.png"/><Relationship Id="rId49" Type="http://schemas.openxmlformats.org/officeDocument/2006/relationships/image" Target="media/image18.png"/><Relationship Id="rId183" Type="http://schemas.openxmlformats.org/officeDocument/2006/relationships/footer" Target="footer24.xml"/><Relationship Id="rId184" Type="http://schemas.openxmlformats.org/officeDocument/2006/relationships/hyperlink" Target="http://dl.acm.org/citation.cfm?id=2366" TargetMode="External"/><Relationship Id="rId185" Type="http://schemas.openxmlformats.org/officeDocument/2006/relationships/hyperlink" Target="http://citeseerx.ist.psu.edu/showciting?cid=2115552" TargetMode="External"/><Relationship Id="rId186" Type="http://schemas.openxmlformats.org/officeDocument/2006/relationships/hyperlink" Target="http://citeseerx.ist.psu.edu/viewdoc/summary?doi=10.1.1.217.8119" TargetMode="External"/><Relationship Id="rId187" Type="http://schemas.openxmlformats.org/officeDocument/2006/relationships/hyperlink" Target="http://esprima.org/index.html." TargetMode="External"/><Relationship Id="rId188" Type="http://schemas.openxmlformats.org/officeDocument/2006/relationships/hyperlink" Target="https://en.wikipedia.org/wiki/interpreter_(computing)" TargetMode="External"/><Relationship Id="rId189" Type="http://schemas.openxmlformats.org/officeDocument/2006/relationships/hyperlink" Target="https://en.wikipedia.org/wiki/syntax_(programming_languages)" TargetMode="External"/><Relationship Id="rId80" Type="http://schemas.openxmlformats.org/officeDocument/2006/relationships/image" Target="media/image33.wmf"/><Relationship Id="rId81" Type="http://schemas.openxmlformats.org/officeDocument/2006/relationships/oleObject" Target="embeddings/oleObject10.bin"/><Relationship Id="rId82" Type="http://schemas.openxmlformats.org/officeDocument/2006/relationships/image" Target="media/image34.jpeg"/><Relationship Id="rId83" Type="http://schemas.openxmlformats.org/officeDocument/2006/relationships/image" Target="media/image35.jpeg"/><Relationship Id="rId84" Type="http://schemas.openxmlformats.org/officeDocument/2006/relationships/image" Target="media/image36.wmf"/><Relationship Id="rId85" Type="http://schemas.openxmlformats.org/officeDocument/2006/relationships/oleObject" Target="embeddings/oleObject11.bin"/><Relationship Id="rId86" Type="http://schemas.openxmlformats.org/officeDocument/2006/relationships/image" Target="media/image37.wmf"/><Relationship Id="rId87" Type="http://schemas.openxmlformats.org/officeDocument/2006/relationships/oleObject" Target="embeddings/oleObject12.bin"/><Relationship Id="rId88" Type="http://schemas.openxmlformats.org/officeDocument/2006/relationships/image" Target="media/image38.png"/><Relationship Id="rId89" Type="http://schemas.openxmlformats.org/officeDocument/2006/relationships/image" Target="media/image39.wmf"/><Relationship Id="rId110" Type="http://schemas.openxmlformats.org/officeDocument/2006/relationships/image" Target="media/image52.wmf"/><Relationship Id="rId111" Type="http://schemas.openxmlformats.org/officeDocument/2006/relationships/oleObject" Target="embeddings/oleObject21.bin"/><Relationship Id="rId112" Type="http://schemas.openxmlformats.org/officeDocument/2006/relationships/image" Target="media/image53.jpeg"/><Relationship Id="rId113" Type="http://schemas.openxmlformats.org/officeDocument/2006/relationships/image" Target="media/image54.jpeg"/><Relationship Id="rId114" Type="http://schemas.openxmlformats.org/officeDocument/2006/relationships/image" Target="media/image55.wmf"/><Relationship Id="rId115" Type="http://schemas.openxmlformats.org/officeDocument/2006/relationships/oleObject" Target="embeddings/oleObject22.bin"/><Relationship Id="rId116" Type="http://schemas.openxmlformats.org/officeDocument/2006/relationships/image" Target="media/image56.wmf"/><Relationship Id="rId117" Type="http://schemas.openxmlformats.org/officeDocument/2006/relationships/oleObject" Target="embeddings/oleObject23.bin"/><Relationship Id="rId118" Type="http://schemas.openxmlformats.org/officeDocument/2006/relationships/image" Target="media/image57.png"/><Relationship Id="rId119" Type="http://schemas.openxmlformats.org/officeDocument/2006/relationships/image" Target="media/image58.png"/><Relationship Id="rId150" Type="http://schemas.openxmlformats.org/officeDocument/2006/relationships/image" Target="media/image78.jpeg"/><Relationship Id="rId151" Type="http://schemas.openxmlformats.org/officeDocument/2006/relationships/header" Target="header13.xml"/><Relationship Id="rId152" Type="http://schemas.openxmlformats.org/officeDocument/2006/relationships/footer" Target="footer17.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3.wmf"/><Relationship Id="rId17" Type="http://schemas.openxmlformats.org/officeDocument/2006/relationships/oleObject" Target="embeddings/oleObject1.bin"/><Relationship Id="rId18" Type="http://schemas.openxmlformats.org/officeDocument/2006/relationships/footer" Target="footer4.xml"/><Relationship Id="rId19" Type="http://schemas.openxmlformats.org/officeDocument/2006/relationships/header" Target="header4.xml"/><Relationship Id="rId153" Type="http://schemas.openxmlformats.org/officeDocument/2006/relationships/header" Target="header14.xml"/><Relationship Id="rId154" Type="http://schemas.openxmlformats.org/officeDocument/2006/relationships/footer" Target="footer18.xml"/><Relationship Id="rId155" Type="http://schemas.openxmlformats.org/officeDocument/2006/relationships/header" Target="header15.xml"/><Relationship Id="rId156" Type="http://schemas.openxmlformats.org/officeDocument/2006/relationships/footer" Target="footer19.xml"/><Relationship Id="rId157" Type="http://schemas.openxmlformats.org/officeDocument/2006/relationships/image" Target="media/image79.jpeg"/><Relationship Id="rId158" Type="http://schemas.openxmlformats.org/officeDocument/2006/relationships/image" Target="media/image80.jpeg"/><Relationship Id="rId159" Type="http://schemas.openxmlformats.org/officeDocument/2006/relationships/header" Target="header16.xml"/><Relationship Id="rId190" Type="http://schemas.openxmlformats.org/officeDocument/2006/relationships/hyperlink" Target="http://matt.might.net/articles/cesk-machines/" TargetMode="External"/><Relationship Id="rId191" Type="http://schemas.openxmlformats.org/officeDocument/2006/relationships/header" Target="header22.xml"/><Relationship Id="rId192" Type="http://schemas.openxmlformats.org/officeDocument/2006/relationships/footer" Target="footer25.xml"/><Relationship Id="rId50" Type="http://schemas.openxmlformats.org/officeDocument/2006/relationships/image" Target="media/image19.jpeg"/><Relationship Id="rId51" Type="http://schemas.openxmlformats.org/officeDocument/2006/relationships/image" Target="media/image20.jpeg"/><Relationship Id="rId52" Type="http://schemas.openxmlformats.org/officeDocument/2006/relationships/header" Target="header9.xml"/><Relationship Id="rId53" Type="http://schemas.openxmlformats.org/officeDocument/2006/relationships/footer" Target="footer12.xml"/><Relationship Id="rId54" Type="http://schemas.openxmlformats.org/officeDocument/2006/relationships/header" Target="header10.xml"/><Relationship Id="rId55" Type="http://schemas.openxmlformats.org/officeDocument/2006/relationships/footer" Target="footer13.xml"/><Relationship Id="rId56" Type="http://schemas.openxmlformats.org/officeDocument/2006/relationships/hyperlink" Target="https://en.wikipedia.org/wiki/computer_program" TargetMode="External"/><Relationship Id="rId57" Type="http://schemas.openxmlformats.org/officeDocument/2006/relationships/hyperlink" Target="https://en.wikipedia.org/wiki/execution_(computers)" TargetMode="External"/><Relationship Id="rId58" Type="http://schemas.openxmlformats.org/officeDocument/2006/relationships/header" Target="header11.xml"/><Relationship Id="rId59" Type="http://schemas.openxmlformats.org/officeDocument/2006/relationships/footer" Target="footer14.xml"/><Relationship Id="rId193" Type="http://schemas.openxmlformats.org/officeDocument/2006/relationships/fontTable" Target="fontTable.xml"/><Relationship Id="rId194" Type="http://schemas.microsoft.com/office/2011/relationships/people" Target="people.xml"/><Relationship Id="rId195" Type="http://schemas.openxmlformats.org/officeDocument/2006/relationships/theme" Target="theme/theme1.xml"/><Relationship Id="rId90" Type="http://schemas.openxmlformats.org/officeDocument/2006/relationships/oleObject" Target="embeddings/oleObject13.bin"/><Relationship Id="rId91" Type="http://schemas.openxmlformats.org/officeDocument/2006/relationships/image" Target="media/image40.wmf"/><Relationship Id="rId92" Type="http://schemas.openxmlformats.org/officeDocument/2006/relationships/oleObject" Target="embeddings/oleObject14.bin"/><Relationship Id="rId93" Type="http://schemas.openxmlformats.org/officeDocument/2006/relationships/image" Target="media/image41.jpeg"/><Relationship Id="rId94" Type="http://schemas.openxmlformats.org/officeDocument/2006/relationships/image" Target="media/image42.jpeg"/><Relationship Id="rId95" Type="http://schemas.openxmlformats.org/officeDocument/2006/relationships/image" Target="media/image43.jpeg"/><Relationship Id="rId96" Type="http://schemas.openxmlformats.org/officeDocument/2006/relationships/image" Target="media/image44.jpeg"/><Relationship Id="rId97" Type="http://schemas.openxmlformats.org/officeDocument/2006/relationships/image" Target="media/image45.wmf"/><Relationship Id="rId98" Type="http://schemas.openxmlformats.org/officeDocument/2006/relationships/oleObject" Target="embeddings/oleObject15.bin"/><Relationship Id="rId99" Type="http://schemas.openxmlformats.org/officeDocument/2006/relationships/image" Target="media/image46.wmf"/><Relationship Id="rId120" Type="http://schemas.openxmlformats.org/officeDocument/2006/relationships/image" Target="media/image59.jpeg"/><Relationship Id="rId121" Type="http://schemas.openxmlformats.org/officeDocument/2006/relationships/image" Target="media/image60.png"/><Relationship Id="rId122" Type="http://schemas.openxmlformats.org/officeDocument/2006/relationships/image" Target="media/image61.png"/><Relationship Id="rId123" Type="http://schemas.openxmlformats.org/officeDocument/2006/relationships/image" Target="media/image62.png"/><Relationship Id="rId124" Type="http://schemas.openxmlformats.org/officeDocument/2006/relationships/image" Target="media/image63.png"/><Relationship Id="rId125" Type="http://schemas.openxmlformats.org/officeDocument/2006/relationships/image" Target="media/image64.wmf"/><Relationship Id="rId126" Type="http://schemas.openxmlformats.org/officeDocument/2006/relationships/oleObject" Target="embeddings/oleObject24.bin"/><Relationship Id="rId127" Type="http://schemas.openxmlformats.org/officeDocument/2006/relationships/image" Target="media/image65.wmf"/><Relationship Id="rId128" Type="http://schemas.openxmlformats.org/officeDocument/2006/relationships/oleObject" Target="embeddings/oleObject25.bin"/><Relationship Id="rId129" Type="http://schemas.openxmlformats.org/officeDocument/2006/relationships/image" Target="media/image66.wmf"/><Relationship Id="rId160" Type="http://schemas.openxmlformats.org/officeDocument/2006/relationships/footer" Target="footer20.xml"/><Relationship Id="rId161" Type="http://schemas.openxmlformats.org/officeDocument/2006/relationships/image" Target="media/image81.jpeg"/><Relationship Id="rId162" Type="http://schemas.openxmlformats.org/officeDocument/2006/relationships/image" Target="media/image82.jpeg"/><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footer" Target="footer6.xml"/><Relationship Id="rId23" Type="http://schemas.openxmlformats.org/officeDocument/2006/relationships/header" Target="header6.xml"/><Relationship Id="rId24" Type="http://schemas.openxmlformats.org/officeDocument/2006/relationships/footer" Target="footer7.xml"/><Relationship Id="rId25" Type="http://schemas.openxmlformats.org/officeDocument/2006/relationships/comments" Target="comments.xml"/><Relationship Id="rId26" Type="http://schemas.microsoft.com/office/2011/relationships/commentsExtended" Target="commentsExtended.xml"/><Relationship Id="rId27" Type="http://schemas.openxmlformats.org/officeDocument/2006/relationships/image" Target="media/image4.png"/><Relationship Id="rId28" Type="http://schemas.openxmlformats.org/officeDocument/2006/relationships/hyperlink" Target="https://soft.vub.ac.be/~lphilips/jspdg/stip/stip-web/stip.html" TargetMode="External"/><Relationship Id="rId29" Type="http://schemas.openxmlformats.org/officeDocument/2006/relationships/header" Target="header7.xml"/><Relationship Id="rId163" Type="http://schemas.openxmlformats.org/officeDocument/2006/relationships/image" Target="media/image83.jpeg"/><Relationship Id="rId164" Type="http://schemas.openxmlformats.org/officeDocument/2006/relationships/image" Target="media/image84.jpeg"/><Relationship Id="rId165" Type="http://schemas.openxmlformats.org/officeDocument/2006/relationships/image" Target="media/image85.jpeg"/><Relationship Id="rId166" Type="http://schemas.openxmlformats.org/officeDocument/2006/relationships/image" Target="media/image86.jpeg"/><Relationship Id="rId167" Type="http://schemas.openxmlformats.org/officeDocument/2006/relationships/image" Target="media/image87.jpeg"/><Relationship Id="rId168" Type="http://schemas.openxmlformats.org/officeDocument/2006/relationships/image" Target="media/image88.jpeg"/><Relationship Id="rId169" Type="http://schemas.openxmlformats.org/officeDocument/2006/relationships/image" Target="media/image89.jpeg"/><Relationship Id="rId60" Type="http://schemas.openxmlformats.org/officeDocument/2006/relationships/image" Target="media/image21.png"/><Relationship Id="rId61" Type="http://schemas.openxmlformats.org/officeDocument/2006/relationships/image" Target="media/image22.wmf"/><Relationship Id="rId62" Type="http://schemas.openxmlformats.org/officeDocument/2006/relationships/oleObject" Target="embeddings/oleObject2.bin"/><Relationship Id="rId63" Type="http://schemas.openxmlformats.org/officeDocument/2006/relationships/image" Target="media/image23.wmf"/><Relationship Id="rId64" Type="http://schemas.openxmlformats.org/officeDocument/2006/relationships/oleObject" Target="embeddings/oleObject3.bin"/><Relationship Id="rId65" Type="http://schemas.openxmlformats.org/officeDocument/2006/relationships/image" Target="media/image24.wmf"/><Relationship Id="rId66" Type="http://schemas.openxmlformats.org/officeDocument/2006/relationships/oleObject" Target="embeddings/oleObject4.bin"/><Relationship Id="rId67" Type="http://schemas.openxmlformats.org/officeDocument/2006/relationships/image" Target="media/image25.wmf"/><Relationship Id="rId68" Type="http://schemas.openxmlformats.org/officeDocument/2006/relationships/oleObject" Target="embeddings/oleObject5.bin"/><Relationship Id="rId69" Type="http://schemas.openxmlformats.org/officeDocument/2006/relationships/image" Target="media/image26.png"/><Relationship Id="rId130" Type="http://schemas.openxmlformats.org/officeDocument/2006/relationships/oleObject" Target="embeddings/oleObject26.bin"/><Relationship Id="rId131" Type="http://schemas.openxmlformats.org/officeDocument/2006/relationships/image" Target="media/image67.wmf"/><Relationship Id="rId132" Type="http://schemas.openxmlformats.org/officeDocument/2006/relationships/oleObject" Target="embeddings/oleObject27.bin"/><Relationship Id="rId133" Type="http://schemas.openxmlformats.org/officeDocument/2006/relationships/image" Target="media/image68.wmf"/><Relationship Id="rId134" Type="http://schemas.openxmlformats.org/officeDocument/2006/relationships/oleObject" Target="embeddings/oleObject28.bin"/><Relationship Id="rId135" Type="http://schemas.openxmlformats.org/officeDocument/2006/relationships/image" Target="media/image69.wmf"/><Relationship Id="rId136" Type="http://schemas.openxmlformats.org/officeDocument/2006/relationships/oleObject" Target="embeddings/oleObject29.bin"/><Relationship Id="rId137" Type="http://schemas.openxmlformats.org/officeDocument/2006/relationships/hyperlink" Target="https://en.wikipedia.org/wiki/program_structure" TargetMode="External"/><Relationship Id="rId138" Type="http://schemas.openxmlformats.org/officeDocument/2006/relationships/hyperlink" Target="https://en.wikipedia.org/wiki/syntax_(programming_languages)" TargetMode="External"/><Relationship Id="rId139" Type="http://schemas.openxmlformats.org/officeDocument/2006/relationships/image" Target="media/image70.jpeg"/><Relationship Id="rId170" Type="http://schemas.openxmlformats.org/officeDocument/2006/relationships/image" Target="media/image90.jpeg"/><Relationship Id="rId171" Type="http://schemas.openxmlformats.org/officeDocument/2006/relationships/image" Target="media/image91.jpeg"/><Relationship Id="rId172" Type="http://schemas.openxmlformats.org/officeDocument/2006/relationships/image" Target="media/image92.jpeg"/><Relationship Id="rId30" Type="http://schemas.openxmlformats.org/officeDocument/2006/relationships/footer" Target="footer8.xml"/><Relationship Id="rId31" Type="http://schemas.openxmlformats.org/officeDocument/2006/relationships/footer" Target="footer9.xml"/><Relationship Id="rId32" Type="http://schemas.openxmlformats.org/officeDocument/2006/relationships/footer" Target="footer10.xml"/><Relationship Id="rId33" Type="http://schemas.openxmlformats.org/officeDocument/2006/relationships/hyperlink" Target="https://github.com/jensnicolay/jipda/" TargetMode="External"/><Relationship Id="rId34" Type="http://schemas.openxmlformats.org/officeDocument/2006/relationships/header" Target="header8.xml"/><Relationship Id="rId35" Type="http://schemas.openxmlformats.org/officeDocument/2006/relationships/footer" Target="footer11.xml"/><Relationship Id="rId36" Type="http://schemas.openxmlformats.org/officeDocument/2006/relationships/image" Target="media/image5.jpeg"/><Relationship Id="rId37" Type="http://schemas.openxmlformats.org/officeDocument/2006/relationships/image" Target="media/image6.png"/><Relationship Id="rId38" Type="http://schemas.openxmlformats.org/officeDocument/2006/relationships/image" Target="media/image7.png"/><Relationship Id="rId39" Type="http://schemas.openxmlformats.org/officeDocument/2006/relationships/image" Target="media/image8.png"/><Relationship Id="rId173" Type="http://schemas.openxmlformats.org/officeDocument/2006/relationships/image" Target="media/image93.jpeg"/><Relationship Id="rId174" Type="http://schemas.openxmlformats.org/officeDocument/2006/relationships/image" Target="media/image94.jpeg"/><Relationship Id="rId175" Type="http://schemas.openxmlformats.org/officeDocument/2006/relationships/header" Target="header17.xml"/><Relationship Id="rId176" Type="http://schemas.openxmlformats.org/officeDocument/2006/relationships/header" Target="header18.xml"/><Relationship Id="rId177" Type="http://schemas.openxmlformats.org/officeDocument/2006/relationships/footer" Target="footer21.xml"/><Relationship Id="rId178" Type="http://schemas.openxmlformats.org/officeDocument/2006/relationships/header" Target="header19.xml"/><Relationship Id="rId179" Type="http://schemas.openxmlformats.org/officeDocument/2006/relationships/footer" Target="footer22.xml"/><Relationship Id="rId70" Type="http://schemas.openxmlformats.org/officeDocument/2006/relationships/image" Target="media/image27.png"/><Relationship Id="rId71" Type="http://schemas.openxmlformats.org/officeDocument/2006/relationships/image" Target="media/image28.png"/><Relationship Id="rId72" Type="http://schemas.openxmlformats.org/officeDocument/2006/relationships/image" Target="media/image29.wmf"/><Relationship Id="rId73" Type="http://schemas.openxmlformats.org/officeDocument/2006/relationships/oleObject" Target="embeddings/oleObject6.bin"/><Relationship Id="rId74" Type="http://schemas.openxmlformats.org/officeDocument/2006/relationships/image" Target="media/image30.wmf"/><Relationship Id="rId75" Type="http://schemas.openxmlformats.org/officeDocument/2006/relationships/oleObject" Target="embeddings/oleObject7.bin"/><Relationship Id="rId76" Type="http://schemas.openxmlformats.org/officeDocument/2006/relationships/image" Target="media/image31.wmf"/><Relationship Id="rId77" Type="http://schemas.openxmlformats.org/officeDocument/2006/relationships/oleObject" Target="embeddings/oleObject8.bin"/><Relationship Id="rId78" Type="http://schemas.openxmlformats.org/officeDocument/2006/relationships/image" Target="media/image32.wmf"/><Relationship Id="rId79" Type="http://schemas.openxmlformats.org/officeDocument/2006/relationships/oleObject" Target="embeddings/oleObject9.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oleObject" Target="embeddings/oleObject16.bin"/><Relationship Id="rId101" Type="http://schemas.openxmlformats.org/officeDocument/2006/relationships/image" Target="media/image47.wmf"/><Relationship Id="rId102" Type="http://schemas.openxmlformats.org/officeDocument/2006/relationships/oleObject" Target="embeddings/oleObject17.bin"/><Relationship Id="rId103" Type="http://schemas.openxmlformats.org/officeDocument/2006/relationships/image" Target="media/image48.wmf"/><Relationship Id="rId104" Type="http://schemas.openxmlformats.org/officeDocument/2006/relationships/oleObject" Target="embeddings/oleObject18.bin"/><Relationship Id="rId105" Type="http://schemas.openxmlformats.org/officeDocument/2006/relationships/image" Target="media/image49.wmf"/><Relationship Id="rId106" Type="http://schemas.openxmlformats.org/officeDocument/2006/relationships/oleObject" Target="embeddings/oleObject19.bin"/><Relationship Id="rId107" Type="http://schemas.openxmlformats.org/officeDocument/2006/relationships/image" Target="media/image50.jpeg"/><Relationship Id="rId108" Type="http://schemas.openxmlformats.org/officeDocument/2006/relationships/image" Target="media/image51.wmf"/><Relationship Id="rId109" Type="http://schemas.openxmlformats.org/officeDocument/2006/relationships/oleObject" Target="embeddings/oleObject20.bin"/><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40" Type="http://schemas.openxmlformats.org/officeDocument/2006/relationships/header" Target="header12.xml"/><Relationship Id="rId141" Type="http://schemas.openxmlformats.org/officeDocument/2006/relationships/footer" Target="foot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63" textRotate="1"/>
    <customShpInfo spid="_x0000_s1064" textRotate="1"/>
    <customShpInfo spid="_x0000_s1067" textRotate="1"/>
    <customShpInfo spid="_x0000_s1068" textRotate="1"/>
    <customShpInfo spid="_x0000_s1069" textRotate="1"/>
    <customShpInfo spid="_x0000_s1070" textRotate="1"/>
    <customShpInfo spid="_x0000_s1071" textRotate="1"/>
    <customShpInfo spid="_x0000_s1072"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85</Pages>
  <Words>19026</Words>
  <Characters>108452</Characters>
  <Application>Microsoft Macintosh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naam en datum document</vt:lpstr>
    </vt:vector>
  </TitlesOfParts>
  <Company>Vrije Universiteit Brussel</Company>
  <LinksUpToDate>false</LinksUpToDate>
  <CharactersWithSpaces>127224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naam en datum document</dc:title>
  <dc:creator>vub</dc:creator>
  <cp:lastModifiedBy>Jens Nicolay</cp:lastModifiedBy>
  <cp:revision>5</cp:revision>
  <cp:lastPrinted>2005-05-09T13:15:00Z</cp:lastPrinted>
  <dcterms:created xsi:type="dcterms:W3CDTF">2014-09-25T08:36:00Z</dcterms:created>
  <dcterms:modified xsi:type="dcterms:W3CDTF">2015-08-21T13:57:00Z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2052-9.1.0.5133</vt:lpwstr>
  </property>
</Properties>
</file>